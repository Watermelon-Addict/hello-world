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A2C23" w14:textId="77777777" w:rsidR="0040504D" w:rsidRPr="00F51D4C" w:rsidRDefault="0040504D" w:rsidP="0040504D">
      <w:pPr>
        <w:pStyle w:val="Title"/>
        <w:suppressLineNumbers w:val="0"/>
        <w:jc w:val="left"/>
        <w:rPr>
          <w:sz w:val="40"/>
          <w:szCs w:val="40"/>
        </w:rPr>
      </w:pPr>
      <w:r>
        <w:rPr>
          <w:sz w:val="40"/>
          <w:szCs w:val="40"/>
        </w:rPr>
        <w:t>A</w:t>
      </w:r>
      <w:r w:rsidRPr="00F51D4C">
        <w:rPr>
          <w:sz w:val="40"/>
          <w:szCs w:val="40"/>
        </w:rPr>
        <w:t xml:space="preserve"> Study on</w:t>
      </w:r>
      <w:r>
        <w:rPr>
          <w:sz w:val="40"/>
          <w:szCs w:val="40"/>
        </w:rPr>
        <w:t xml:space="preserve"> </w:t>
      </w:r>
      <w:r w:rsidRPr="00F51D4C">
        <w:rPr>
          <w:sz w:val="40"/>
          <w:szCs w:val="40"/>
        </w:rPr>
        <w:t>Arctic Sea Ice Dynamics</w:t>
      </w:r>
      <w:r>
        <w:rPr>
          <w:sz w:val="40"/>
          <w:szCs w:val="40"/>
        </w:rPr>
        <w:t xml:space="preserve"> Using the Continuous </w:t>
      </w:r>
      <w:r w:rsidRPr="00F51D4C">
        <w:rPr>
          <w:sz w:val="40"/>
          <w:szCs w:val="40"/>
        </w:rPr>
        <w:t>Spin Ising Model</w:t>
      </w:r>
    </w:p>
    <w:p w14:paraId="0C6C0BCA" w14:textId="0A3A0F22" w:rsidR="0040504D" w:rsidRDefault="0040504D" w:rsidP="0040504D">
      <w:pPr>
        <w:pStyle w:val="AuthorList"/>
        <w:jc w:val="both"/>
        <w:rPr>
          <w:vertAlign w:val="superscript"/>
        </w:rPr>
      </w:pPr>
      <w:r>
        <w:t>Ellen Wang</w:t>
      </w:r>
      <w:r>
        <w:rPr>
          <w:vertAlign w:val="superscript"/>
        </w:rPr>
        <w:t>1</w:t>
      </w:r>
      <w:r w:rsidR="00C963E0">
        <w:rPr>
          <w:vertAlign w:val="superscript"/>
        </w:rPr>
        <w:t xml:space="preserve"> a)</w:t>
      </w:r>
    </w:p>
    <w:p w14:paraId="110F1331" w14:textId="6F3A5D98" w:rsidR="00AD66E0" w:rsidRPr="001D1285" w:rsidRDefault="00AD66E0" w:rsidP="00AD66E0">
      <w:r w:rsidRPr="001D1285">
        <w:t>AFFILIATIONS</w:t>
      </w:r>
    </w:p>
    <w:p w14:paraId="280D0C64" w14:textId="77777777" w:rsidR="0040504D" w:rsidRPr="00376CC5" w:rsidRDefault="0040504D" w:rsidP="0040504D">
      <w:pPr>
        <w:spacing w:before="240" w:after="0"/>
        <w:jc w:val="both"/>
        <w:rPr>
          <w:rFonts w:cs="Times New Roman"/>
          <w:b/>
          <w:szCs w:val="24"/>
        </w:rPr>
      </w:pPr>
      <w:r w:rsidRPr="00376CC5">
        <w:rPr>
          <w:rFonts w:cs="Times New Roman"/>
          <w:szCs w:val="24"/>
          <w:vertAlign w:val="superscript"/>
        </w:rPr>
        <w:t>1</w:t>
      </w:r>
      <w:r>
        <w:rPr>
          <w:rFonts w:cs="Times New Roman"/>
          <w:szCs w:val="24"/>
        </w:rPr>
        <w:t xml:space="preserve"> Horace Mann School, Bronx, NY, USA</w:t>
      </w:r>
    </w:p>
    <w:p w14:paraId="1B81EAA7" w14:textId="61F83491" w:rsidR="0040504D" w:rsidRPr="000A7A05" w:rsidRDefault="00C963E0" w:rsidP="000A7A05">
      <w:pPr>
        <w:spacing w:before="240" w:after="0"/>
        <w:jc w:val="both"/>
        <w:rPr>
          <w:rFonts w:cs="Times New Roman"/>
          <w:szCs w:val="24"/>
        </w:rPr>
      </w:pPr>
      <w:r>
        <w:rPr>
          <w:vertAlign w:val="superscript"/>
        </w:rPr>
        <w:t xml:space="preserve">a)  </w:t>
      </w:r>
      <w:r w:rsidR="00AD66E0">
        <w:t xml:space="preserve">Author to whom correspondence should be addressed: </w:t>
      </w:r>
      <w:hyperlink r:id="rId12" w:history="1">
        <w:r w:rsidR="00AD7206" w:rsidRPr="009650E5">
          <w:rPr>
            <w:rStyle w:val="Hyperlink"/>
            <w:rFonts w:cs="Times New Roman"/>
            <w:szCs w:val="24"/>
          </w:rPr>
          <w:t>ellen.ls.wang@gmail.com</w:t>
        </w:r>
      </w:hyperlink>
    </w:p>
    <w:p w14:paraId="5667F64D" w14:textId="77777777" w:rsidR="000A7A05" w:rsidRPr="000A7A05" w:rsidRDefault="000A7A05" w:rsidP="000A7A05"/>
    <w:p w14:paraId="2C4AB06A" w14:textId="77777777" w:rsidR="0040504D" w:rsidRDefault="0040504D" w:rsidP="0040504D">
      <w:pPr>
        <w:pStyle w:val="AuthorList"/>
        <w:jc w:val="both"/>
      </w:pPr>
      <w:r w:rsidRPr="00376CC5">
        <w:t>Abstract</w:t>
      </w:r>
    </w:p>
    <w:p w14:paraId="485E980B" w14:textId="377A83F0" w:rsidR="0040504D" w:rsidRDefault="0040504D" w:rsidP="0040504D">
      <w:pPr>
        <w:jc w:val="both"/>
      </w:pPr>
      <w:r>
        <w:t xml:space="preserve">The Ising model, initially proposed about 100 years ago to explain ferromagnetism and phase transitions, has become a central pillar of statistical physics and a powerful tool for numerous applications in other fields including environmental studies. In this paper, we introduce continuous spin values </w:t>
      </w:r>
      <w:ins w:id="0" w:author="Ying Zhao" w:date="2024-03-22T19:33:00Z">
        <w:r w:rsidR="00C11A09">
          <w:t xml:space="preserve">between -1 and 1 </w:t>
        </w:r>
      </w:ins>
      <w:r>
        <w:t xml:space="preserve">to a two-dimensional Ising model and utilize the generalized Ising lattice to simulate the dynamics of sea ice/water transition </w:t>
      </w:r>
      <w:ins w:id="1" w:author="Ying Zhao" w:date="2024-03-22T19:33:00Z">
        <w:r w:rsidR="00C11A09">
          <w:t xml:space="preserve">for a large area of </w:t>
        </w:r>
        <w:r w:rsidR="00C11A09">
          <w:rPr>
            <w:rFonts w:eastAsiaTheme="minorEastAsia"/>
          </w:rPr>
          <w:t>1500km x 1500km</w:t>
        </w:r>
        <w:r w:rsidR="00C11A09">
          <w:t xml:space="preserve"> </w:t>
        </w:r>
      </w:ins>
      <w:r>
        <w:t xml:space="preserve">in the Arctic region. The simulation process follows the Metropolis-Hastings algorithm and incorporates an innovative factor to account for the inertia of spin value changes. Using the sea ice concentration data collected by the National Snow and Ice Data Center, our model simulation shows striking similarity with the observed ice melting and freezing dynamics. Two numerical measures from the simulation, the average ice coverage and the ice extent, match closely with the observations. Moreover, the model’s best-fit parameters demonstrate </w:t>
      </w:r>
      <w:r w:rsidR="00437405">
        <w:t xml:space="preserve">the </w:t>
      </w:r>
      <w:r>
        <w:t xml:space="preserve">substantial impact of </w:t>
      </w:r>
      <w:r w:rsidR="00437405">
        <w:t xml:space="preserve">the </w:t>
      </w:r>
      <w:r>
        <w:t xml:space="preserve">external forces, which can be further enriched and linked to the environmental factors in other climate change models. </w:t>
      </w:r>
    </w:p>
    <w:p w14:paraId="5A064403" w14:textId="77777777" w:rsidR="0040504D" w:rsidRPr="00376CC5" w:rsidRDefault="0040504D" w:rsidP="0040504D">
      <w:pPr>
        <w:pStyle w:val="AuthorList"/>
        <w:jc w:val="both"/>
      </w:pPr>
      <w:r w:rsidRPr="00376CC5">
        <w:t xml:space="preserve">Keywords: </w:t>
      </w:r>
      <w:r w:rsidRPr="008B278E">
        <w:rPr>
          <w:b w:val="0"/>
          <w:bCs/>
          <w:i/>
          <w:iCs/>
        </w:rPr>
        <w:t xml:space="preserve">Ising model, </w:t>
      </w:r>
      <w:r>
        <w:rPr>
          <w:b w:val="0"/>
          <w:bCs/>
          <w:i/>
          <w:iCs/>
        </w:rPr>
        <w:t>continuous</w:t>
      </w:r>
      <w:r w:rsidRPr="008B278E">
        <w:rPr>
          <w:b w:val="0"/>
          <w:bCs/>
          <w:i/>
          <w:iCs/>
        </w:rPr>
        <w:t xml:space="preserve"> spin, Metropolis-Hastings algorithm, phase transition, Arctic sea ice, climate change</w:t>
      </w:r>
    </w:p>
    <w:p w14:paraId="4E41EA2D" w14:textId="428BCE84" w:rsidR="0040504D" w:rsidRPr="008E57AC" w:rsidRDefault="0040504D" w:rsidP="008E57AC">
      <w:pPr>
        <w:spacing w:before="0" w:after="200" w:line="276" w:lineRule="auto"/>
        <w:rPr>
          <w:rFonts w:cs="Times New Roman"/>
          <w:b/>
          <w:szCs w:val="24"/>
        </w:rPr>
      </w:pPr>
      <w:r>
        <w:br w:type="page"/>
      </w:r>
    </w:p>
    <w:p w14:paraId="025D861B" w14:textId="77777777" w:rsidR="0040504D" w:rsidRDefault="0040504D" w:rsidP="00961214">
      <w:pPr>
        <w:pStyle w:val="Heading1"/>
        <w:jc w:val="both"/>
      </w:pPr>
      <w:bookmarkStart w:id="2" w:name="_Toc155644300"/>
      <w:r w:rsidRPr="00376CC5">
        <w:lastRenderedPageBreak/>
        <w:t>Introduction</w:t>
      </w:r>
      <w:bookmarkEnd w:id="2"/>
    </w:p>
    <w:p w14:paraId="58EE74A0" w14:textId="78AEF839" w:rsidR="0040504D" w:rsidRDefault="0040504D" w:rsidP="0040504D">
      <w:pPr>
        <w:jc w:val="both"/>
      </w:pPr>
      <w:del w:id="3" w:author="Ying Zhao" w:date="2024-04-02T17:51:00Z">
        <w:r w:rsidDel="00677E50">
          <w:delText xml:space="preserve">The </w:delText>
        </w:r>
      </w:del>
      <w:ins w:id="4" w:author="Ying Zhao" w:date="2024-04-02T17:51:00Z">
        <w:r w:rsidR="00677E50">
          <w:t>R</w:t>
        </w:r>
      </w:ins>
      <w:del w:id="5" w:author="Ying Zhao" w:date="2024-04-02T17:51:00Z">
        <w:r w:rsidDel="00677E50">
          <w:delText>r</w:delText>
        </w:r>
      </w:del>
      <w:r>
        <w:t xml:space="preserve">apid loss of the Arctic sea ice </w:t>
      </w:r>
      <w:ins w:id="6" w:author="Ying Zhao" w:date="2024-04-02T17:54:00Z">
        <w:r w:rsidR="00677E50">
          <w:t xml:space="preserve">observed </w:t>
        </w:r>
      </w:ins>
      <w:r>
        <w:t>over the past four decades</w:t>
      </w:r>
      <w:ins w:id="7" w:author="Ying Zhao" w:date="2024-04-02T18:13:00Z">
        <w:r w:rsidR="00724EB0">
          <w:t>,</w:t>
        </w:r>
      </w:ins>
      <w:ins w:id="8" w:author="Ying Zhao" w:date="2024-04-02T18:14:00Z">
        <w:r w:rsidR="00724EB0">
          <w:t xml:space="preserve"> </w:t>
        </w:r>
      </w:ins>
      <w:ins w:id="9" w:author="Ying Zhao" w:date="2024-04-02T18:13:00Z">
        <w:r w:rsidR="00724EB0">
          <w:t xml:space="preserve">a </w:t>
        </w:r>
      </w:ins>
      <w:ins w:id="10" w:author="Ying Zhao" w:date="2024-04-02T18:12:00Z">
        <w:r w:rsidR="00724EB0">
          <w:t>strong in</w:t>
        </w:r>
      </w:ins>
      <w:ins w:id="11" w:author="Ying Zhao" w:date="2024-04-02T18:13:00Z">
        <w:r w:rsidR="00724EB0">
          <w:t xml:space="preserve">dicator of global warming, poses serious challenges </w:t>
        </w:r>
      </w:ins>
      <w:ins w:id="12" w:author="Ying Zhao" w:date="2024-04-02T18:14:00Z">
        <w:r w:rsidR="00724EB0">
          <w:t>to the earth.</w:t>
        </w:r>
      </w:ins>
      <w:del w:id="13" w:author="Ying Zhao" w:date="2024-04-02T17:54:00Z">
        <w:r w:rsidDel="00677E50">
          <w:delText xml:space="preserve"> has been </w:delText>
        </w:r>
      </w:del>
      <w:del w:id="14" w:author="Ying Zhao" w:date="2024-04-02T18:15:00Z">
        <w:r w:rsidDel="00724EB0">
          <w:delText>an alarming phenomenon that points to drastic global warming, a serious challenge that ca</w:delText>
        </w:r>
        <w:r w:rsidDel="00724EB0">
          <w:rPr>
            <w:rFonts w:eastAsia="Times New Roman" w:cs="Times New Roman"/>
            <w:szCs w:val="24"/>
          </w:rPr>
          <w:delText xml:space="preserve">lls for collective actions by the entire humankind. </w:delText>
        </w:r>
      </w:del>
      <w:r>
        <w:rPr>
          <w:rFonts w:eastAsia="Times New Roman" w:cs="Times New Roman"/>
          <w:szCs w:val="24"/>
        </w:rPr>
        <w:t xml:space="preserve">To accurately predict the Arctic sea ice evolution, which helps prepare for the </w:t>
      </w:r>
      <w:r w:rsidR="004B482F">
        <w:rPr>
          <w:rFonts w:eastAsia="Times New Roman" w:cs="Times New Roman"/>
          <w:szCs w:val="24"/>
        </w:rPr>
        <w:t>subsequent</w:t>
      </w:r>
      <w:r>
        <w:rPr>
          <w:rFonts w:eastAsia="Times New Roman" w:cs="Times New Roman"/>
          <w:szCs w:val="24"/>
        </w:rPr>
        <w:t xml:space="preserve"> environmental and economic impact, therefore has become an urgent task for researchers across many disciplines. The fact that the year 2023 </w:t>
      </w:r>
      <w:ins w:id="15" w:author="Ying Zhao" w:date="2024-04-07T17:44:00Z">
        <w:r w:rsidR="00375064">
          <w:rPr>
            <w:rFonts w:eastAsia="Times New Roman" w:cs="Times New Roman"/>
            <w:szCs w:val="24"/>
          </w:rPr>
          <w:t xml:space="preserve">has recorded the </w:t>
        </w:r>
      </w:ins>
      <w:del w:id="16" w:author="Ying Zhao" w:date="2024-04-07T17:44:00Z">
        <w:r w:rsidDel="00375064">
          <w:rPr>
            <w:rFonts w:eastAsia="Times New Roman" w:cs="Times New Roman"/>
            <w:szCs w:val="24"/>
          </w:rPr>
          <w:delText xml:space="preserve">has witnessed the most sizzling summer on record and the </w:delText>
        </w:r>
      </w:del>
      <w:r>
        <w:rPr>
          <w:rFonts w:eastAsia="Times New Roman" w:cs="Times New Roman"/>
          <w:szCs w:val="24"/>
        </w:rPr>
        <w:t>hottest year in history</w:t>
      </w:r>
      <w:ins w:id="17" w:author="Ying Zhao" w:date="2024-04-07T17:47:00Z">
        <w:r w:rsidR="00D7450A">
          <w:rPr>
            <w:rFonts w:eastAsia="Times New Roman" w:cs="Times New Roman"/>
            <w:szCs w:val="24"/>
          </w:rPr>
          <w:t xml:space="preserve"> </w:t>
        </w:r>
      </w:ins>
      <w:customXmlInsRangeStart w:id="18" w:author="Ying Zhao" w:date="2024-04-07T17:48:00Z"/>
      <w:sdt>
        <w:sdtPr>
          <w:rPr>
            <w:rFonts w:eastAsia="Times New Roman" w:cs="Times New Roman"/>
            <w:szCs w:val="24"/>
          </w:rPr>
          <w:id w:val="-408770787"/>
          <w:citation/>
        </w:sdtPr>
        <w:sdtContent>
          <w:customXmlInsRangeEnd w:id="18"/>
          <w:ins w:id="19" w:author="Ying Zhao" w:date="2024-04-07T17:48:00Z">
            <w:r w:rsidR="00D7450A">
              <w:rPr>
                <w:rFonts w:eastAsia="Times New Roman" w:cs="Times New Roman"/>
                <w:szCs w:val="24"/>
              </w:rPr>
              <w:fldChar w:fldCharType="begin"/>
            </w:r>
          </w:ins>
          <w:ins w:id="20" w:author="Ying Zhao" w:date="2024-04-07T17:50:00Z">
            <w:r w:rsidR="00D7450A">
              <w:rPr>
                <w:rFonts w:eastAsia="Times New Roman" w:cs="Times New Roman"/>
                <w:szCs w:val="24"/>
              </w:rPr>
              <w:instrText xml:space="preserve">CITATION NOA24 \l 1033 </w:instrText>
            </w:r>
          </w:ins>
          <w:r w:rsidR="00D7450A">
            <w:rPr>
              <w:rFonts w:eastAsia="Times New Roman" w:cs="Times New Roman"/>
              <w:szCs w:val="24"/>
            </w:rPr>
            <w:fldChar w:fldCharType="separate"/>
          </w:r>
          <w:r w:rsidR="0066789D" w:rsidRPr="0066789D">
            <w:rPr>
              <w:rFonts w:eastAsia="Times New Roman" w:cs="Times New Roman"/>
              <w:noProof/>
              <w:szCs w:val="24"/>
            </w:rPr>
            <w:t>[1]</w:t>
          </w:r>
          <w:ins w:id="21" w:author="Ying Zhao" w:date="2024-04-07T17:48:00Z">
            <w:r w:rsidR="00D7450A">
              <w:rPr>
                <w:rFonts w:eastAsia="Times New Roman" w:cs="Times New Roman"/>
                <w:szCs w:val="24"/>
              </w:rPr>
              <w:fldChar w:fldCharType="end"/>
            </w:r>
          </w:ins>
          <w:customXmlInsRangeStart w:id="22" w:author="Ying Zhao" w:date="2024-04-07T17:48:00Z"/>
        </w:sdtContent>
      </w:sdt>
      <w:customXmlInsRangeEnd w:id="22"/>
      <w:r>
        <w:rPr>
          <w:rFonts w:eastAsia="Times New Roman" w:cs="Times New Roman"/>
          <w:szCs w:val="24"/>
        </w:rPr>
        <w:t xml:space="preserve"> adds even greater severity to such urgency. As an endeavor to fulfill this task, we innovate </w:t>
      </w:r>
      <w:r w:rsidR="004B482F">
        <w:rPr>
          <w:rFonts w:eastAsia="Times New Roman" w:cs="Times New Roman"/>
          <w:szCs w:val="24"/>
        </w:rPr>
        <w:t>upon</w:t>
      </w:r>
      <w:r>
        <w:rPr>
          <w:rFonts w:eastAsia="Times New Roman" w:cs="Times New Roman"/>
          <w:szCs w:val="24"/>
        </w:rPr>
        <w:t xml:space="preserve"> the classical Ising </w:t>
      </w:r>
      <w:ins w:id="23" w:author="Ying Zhao" w:date="2024-04-07T17:53:00Z">
        <w:r w:rsidR="007B6A0A">
          <w:rPr>
            <w:rFonts w:eastAsia="Times New Roman" w:cs="Times New Roman"/>
            <w:szCs w:val="24"/>
          </w:rPr>
          <w:t>m</w:t>
        </w:r>
      </w:ins>
      <w:del w:id="24" w:author="Ying Zhao" w:date="2024-04-07T17:53:00Z">
        <w:r w:rsidDel="007B6A0A">
          <w:rPr>
            <w:rFonts w:eastAsia="Times New Roman" w:cs="Times New Roman"/>
            <w:szCs w:val="24"/>
          </w:rPr>
          <w:delText>M</w:delText>
        </w:r>
      </w:del>
      <w:r>
        <w:rPr>
          <w:rFonts w:eastAsia="Times New Roman" w:cs="Times New Roman"/>
          <w:szCs w:val="24"/>
        </w:rPr>
        <w:t>odel in statistical physics</w:t>
      </w:r>
      <w:r w:rsidR="003E7EBB">
        <w:rPr>
          <w:rFonts w:eastAsia="Times New Roman" w:cs="Times New Roman"/>
          <w:szCs w:val="24"/>
        </w:rPr>
        <w:t xml:space="preserve">. Our study </w:t>
      </w:r>
      <w:r>
        <w:rPr>
          <w:rFonts w:eastAsia="Times New Roman" w:cs="Times New Roman"/>
          <w:szCs w:val="24"/>
        </w:rPr>
        <w:t>delivers excellent match between model simulations and actual observations</w:t>
      </w:r>
      <w:r w:rsidR="0028269D">
        <w:rPr>
          <w:rFonts w:eastAsia="Times New Roman" w:cs="Times New Roman"/>
          <w:szCs w:val="24"/>
        </w:rPr>
        <w:t>, which</w:t>
      </w:r>
      <w:r>
        <w:rPr>
          <w:rFonts w:eastAsia="Times New Roman" w:cs="Times New Roman"/>
          <w:szCs w:val="24"/>
        </w:rPr>
        <w:t xml:space="preserve"> </w:t>
      </w:r>
      <w:r w:rsidR="003E7EBB">
        <w:rPr>
          <w:rFonts w:eastAsia="Times New Roman" w:cs="Times New Roman"/>
          <w:szCs w:val="24"/>
        </w:rPr>
        <w:t>demonstrates</w:t>
      </w:r>
      <w:r>
        <w:rPr>
          <w:rFonts w:eastAsia="Times New Roman" w:cs="Times New Roman"/>
          <w:szCs w:val="24"/>
        </w:rPr>
        <w:t xml:space="preserve"> the power of classical physics models in climate change research and presents ample possibilities to further enhance the modeling of the Arctic sea ice dynamics.</w:t>
      </w:r>
      <w:r>
        <w:t xml:space="preserve"> </w:t>
      </w:r>
    </w:p>
    <w:p w14:paraId="4EFD0E85" w14:textId="77777777" w:rsidR="0040504D" w:rsidRPr="00376FD0" w:rsidRDefault="0040504D" w:rsidP="0040504D"/>
    <w:p w14:paraId="5D22E07A" w14:textId="77777777" w:rsidR="0040504D" w:rsidRPr="00961214" w:rsidRDefault="0040504D" w:rsidP="00961214">
      <w:pPr>
        <w:pStyle w:val="Heading2"/>
        <w:numPr>
          <w:ilvl w:val="0"/>
          <w:numId w:val="28"/>
        </w:numPr>
        <w:jc w:val="both"/>
      </w:pPr>
      <w:bookmarkStart w:id="25" w:name="_Toc155644301"/>
      <w:r w:rsidRPr="00961214">
        <w:t>Ising model</w:t>
      </w:r>
      <w:bookmarkEnd w:id="25"/>
    </w:p>
    <w:p w14:paraId="1E0A9232" w14:textId="4DD055B1" w:rsidR="0040504D" w:rsidRDefault="0040504D" w:rsidP="0040504D">
      <w:pPr>
        <w:jc w:val="both"/>
        <w:rPr>
          <w:szCs w:val="24"/>
        </w:rPr>
      </w:pPr>
      <w:r>
        <w:rPr>
          <w:szCs w:val="24"/>
        </w:rPr>
        <w:t xml:space="preserve">The classical Ising </w:t>
      </w:r>
      <w:ins w:id="26" w:author="Ying Zhao" w:date="2024-04-07T17:53:00Z">
        <w:r w:rsidR="008A4BE3">
          <w:rPr>
            <w:szCs w:val="24"/>
          </w:rPr>
          <w:t>m</w:t>
        </w:r>
      </w:ins>
      <w:del w:id="27" w:author="Ying Zhao" w:date="2024-04-07T17:53:00Z">
        <w:r w:rsidDel="008A4BE3">
          <w:rPr>
            <w:szCs w:val="24"/>
          </w:rPr>
          <w:delText>M</w:delText>
        </w:r>
      </w:del>
      <w:r>
        <w:rPr>
          <w:szCs w:val="24"/>
        </w:rPr>
        <w:t xml:space="preserve">odel (IM) is the backbone of this study. It was first formalized by physicists Ernst Ising and Wilhelm Lenz to explain the equilibrium and phase transition in magnetic systems. The one-dimensional (1-D) IM was solved by Ising in his 1924 thesis </w:t>
      </w:r>
      <w:sdt>
        <w:sdtPr>
          <w:rPr>
            <w:szCs w:val="24"/>
          </w:rPr>
          <w:id w:val="-286123436"/>
          <w:citation/>
        </w:sdtPr>
        <w:sdtContent>
          <w:r>
            <w:rPr>
              <w:szCs w:val="24"/>
            </w:rPr>
            <w:fldChar w:fldCharType="begin"/>
          </w:r>
          <w:r w:rsidRPr="00FA4BF4">
            <w:rPr>
              <w:color w:val="000000"/>
              <w:szCs w:val="24"/>
              <w:vertAlign w:val="superscript"/>
            </w:rPr>
            <w:instrText xml:space="preserve">CITATION Isi251 \t  \l 1033 </w:instrText>
          </w:r>
          <w:r>
            <w:rPr>
              <w:szCs w:val="24"/>
            </w:rPr>
            <w:fldChar w:fldCharType="separate"/>
          </w:r>
          <w:r w:rsidR="0066789D" w:rsidRPr="0066789D">
            <w:rPr>
              <w:noProof/>
              <w:color w:val="000000"/>
              <w:szCs w:val="24"/>
            </w:rPr>
            <w:t>[2]</w:t>
          </w:r>
          <w:r>
            <w:rPr>
              <w:szCs w:val="24"/>
            </w:rPr>
            <w:fldChar w:fldCharType="end"/>
          </w:r>
        </w:sdtContent>
      </w:sdt>
      <w:r>
        <w:rPr>
          <w:szCs w:val="24"/>
        </w:rPr>
        <w:t xml:space="preserve"> </w:t>
      </w:r>
      <w:sdt>
        <w:sdtPr>
          <w:rPr>
            <w:szCs w:val="24"/>
          </w:rPr>
          <w:id w:val="-1309466017"/>
          <w:citation/>
        </w:sdtPr>
        <w:sdtContent>
          <w:r>
            <w:rPr>
              <w:szCs w:val="24"/>
            </w:rPr>
            <w:fldChar w:fldCharType="begin"/>
          </w:r>
          <w:r w:rsidRPr="00FA4BF4">
            <w:rPr>
              <w:color w:val="000000"/>
              <w:szCs w:val="24"/>
              <w:vertAlign w:val="superscript"/>
            </w:rPr>
            <w:instrText xml:space="preserve">CITATION Isi25 \t  \l 1033 </w:instrText>
          </w:r>
          <w:r>
            <w:rPr>
              <w:szCs w:val="24"/>
            </w:rPr>
            <w:fldChar w:fldCharType="separate"/>
          </w:r>
          <w:r w:rsidR="0066789D" w:rsidRPr="0066789D">
            <w:rPr>
              <w:noProof/>
              <w:color w:val="000000"/>
              <w:szCs w:val="24"/>
            </w:rPr>
            <w:t>[3]</w:t>
          </w:r>
          <w:r>
            <w:rPr>
              <w:szCs w:val="24"/>
            </w:rPr>
            <w:fldChar w:fldCharType="end"/>
          </w:r>
        </w:sdtContent>
      </w:sdt>
      <w:sdt>
        <w:sdtPr>
          <w:rPr>
            <w:szCs w:val="24"/>
          </w:rPr>
          <w:id w:val="1494063931"/>
          <w:citation/>
        </w:sdtPr>
        <w:sdtContent>
          <w:r>
            <w:rPr>
              <w:szCs w:val="24"/>
            </w:rPr>
            <w:fldChar w:fldCharType="begin"/>
          </w:r>
          <w:r w:rsidRPr="00FA4BF4">
            <w:rPr>
              <w:color w:val="000000"/>
              <w:szCs w:val="24"/>
              <w:vertAlign w:val="superscript"/>
            </w:rPr>
            <w:instrText xml:space="preserve"> CITATION Bru67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[4]</w:t>
          </w:r>
          <w:r>
            <w:rPr>
              <w:szCs w:val="24"/>
            </w:rPr>
            <w:fldChar w:fldCharType="end"/>
          </w:r>
        </w:sdtContent>
      </w:sdt>
      <w:r>
        <w:rPr>
          <w:szCs w:val="24"/>
        </w:rPr>
        <w:t xml:space="preserve">, which proves the non-existence  of phase transition in the 1-D IM. In 1944, Lars Onsager </w:t>
      </w:r>
      <w:sdt>
        <w:sdtPr>
          <w:rPr>
            <w:szCs w:val="24"/>
          </w:rPr>
          <w:id w:val="-43298427"/>
          <w:citation/>
        </w:sdtPr>
        <w:sdtContent>
          <w:r>
            <w:rPr>
              <w:szCs w:val="24"/>
            </w:rPr>
            <w:fldChar w:fldCharType="begin"/>
          </w:r>
          <w:r w:rsidRPr="00FA4BF4">
            <w:rPr>
              <w:color w:val="000000"/>
              <w:szCs w:val="24"/>
              <w:vertAlign w:val="superscript"/>
            </w:rPr>
            <w:instrText xml:space="preserve"> CITATION Ons44 \l 1033 </w:instrText>
          </w:r>
          <w:r>
            <w:rPr>
              <w:szCs w:val="24"/>
            </w:rPr>
            <w:fldChar w:fldCharType="separate"/>
          </w:r>
          <w:r w:rsidR="0066789D" w:rsidRPr="0066789D">
            <w:rPr>
              <w:noProof/>
              <w:color w:val="000000"/>
              <w:szCs w:val="24"/>
            </w:rPr>
            <w:t>[5]</w:t>
          </w:r>
          <w:r>
            <w:rPr>
              <w:szCs w:val="24"/>
            </w:rPr>
            <w:fldChar w:fldCharType="end"/>
          </w:r>
        </w:sdtContent>
      </w:sdt>
      <w:r>
        <w:rPr>
          <w:szCs w:val="24"/>
        </w:rPr>
        <w:t xml:space="preserve"> was able to solve the two-dimensional (2-D) square-lattice IM analytically. Contradictory to the 1-D case, Onsager identified that there exists a critical temperature </w:t>
      </w:r>
      <w:r w:rsidRPr="00C8784B">
        <w:rPr>
          <w:i/>
          <w:iCs/>
          <w:sz w:val="22"/>
        </w:rPr>
        <w:t>T</w:t>
      </w:r>
      <w:r w:rsidRPr="00C8784B">
        <w:rPr>
          <w:i/>
          <w:iCs/>
          <w:sz w:val="22"/>
          <w:vertAlign w:val="subscript"/>
        </w:rPr>
        <w:t>c</w:t>
      </w:r>
      <w:r w:rsidRPr="00C8784B">
        <w:rPr>
          <w:i/>
          <w:iCs/>
          <w:szCs w:val="24"/>
        </w:rPr>
        <w:t xml:space="preserve"> = 2.27 J/k</w:t>
      </w:r>
      <w:r>
        <w:rPr>
          <w:i/>
          <w:iCs/>
          <w:szCs w:val="24"/>
          <w:vertAlign w:val="subscript"/>
        </w:rPr>
        <w:t>B</w:t>
      </w:r>
      <w:r>
        <w:rPr>
          <w:szCs w:val="24"/>
        </w:rPr>
        <w:t xml:space="preserve"> when the phase transition happens in a 2-D IM. Later studies of IM in higher dimensions have been closely associated with various developments in advanced 20</w:t>
      </w:r>
      <w:r w:rsidRPr="00710624">
        <w:rPr>
          <w:szCs w:val="24"/>
          <w:vertAlign w:val="superscript"/>
        </w:rPr>
        <w:t>th</w:t>
      </w:r>
      <w:r>
        <w:rPr>
          <w:szCs w:val="24"/>
        </w:rPr>
        <w:t>-century physics and mathematical theories, including the transfer-matrix method</w:t>
      </w:r>
      <w:ins w:id="28" w:author="Ying Zhao" w:date="2024-04-05T19:17:00Z">
        <w:r w:rsidR="00741ABB">
          <w:rPr>
            <w:szCs w:val="24"/>
          </w:rPr>
          <w:t xml:space="preserve"> </w:t>
        </w:r>
      </w:ins>
      <w:customXmlInsRangeStart w:id="29" w:author="Ying Zhao" w:date="2024-04-05T19:18:00Z"/>
      <w:sdt>
        <w:sdtPr>
          <w:rPr>
            <w:szCs w:val="24"/>
          </w:rPr>
          <w:id w:val="1741135195"/>
          <w:citation/>
        </w:sdtPr>
        <w:sdtContent>
          <w:customXmlInsRangeEnd w:id="29"/>
          <w:ins w:id="30" w:author="Ying Zhao" w:date="2024-04-05T19:18:00Z">
            <w:r w:rsidR="00741ABB">
              <w:rPr>
                <w:szCs w:val="24"/>
              </w:rPr>
              <w:fldChar w:fldCharType="begin"/>
            </w:r>
            <w:r w:rsidR="00741ABB">
              <w:rPr>
                <w:szCs w:val="24"/>
              </w:rPr>
              <w:instrText xml:space="preserve"> CITATION Kra41 \l 1033 </w:instrText>
            </w:r>
          </w:ins>
          <w:r w:rsidR="00741ABB">
            <w:rPr>
              <w:szCs w:val="24"/>
            </w:rPr>
            <w:fldChar w:fldCharType="separate"/>
          </w:r>
          <w:r w:rsidR="0066789D" w:rsidRPr="0066789D">
            <w:rPr>
              <w:noProof/>
              <w:szCs w:val="24"/>
            </w:rPr>
            <w:t>[6]</w:t>
          </w:r>
          <w:ins w:id="31" w:author="Ying Zhao" w:date="2024-04-05T19:18:00Z">
            <w:r w:rsidR="00741ABB">
              <w:rPr>
                <w:szCs w:val="24"/>
              </w:rPr>
              <w:fldChar w:fldCharType="end"/>
            </w:r>
          </w:ins>
          <w:customXmlInsRangeStart w:id="32" w:author="Ying Zhao" w:date="2024-04-05T19:18:00Z"/>
        </w:sdtContent>
      </w:sdt>
      <w:customXmlInsRangeEnd w:id="32"/>
      <w:customXmlInsRangeStart w:id="33" w:author="Ying Zhao" w:date="2024-04-05T19:19:00Z"/>
      <w:sdt>
        <w:sdtPr>
          <w:rPr>
            <w:szCs w:val="24"/>
          </w:rPr>
          <w:id w:val="-1488091033"/>
          <w:citation/>
        </w:sdtPr>
        <w:sdtContent>
          <w:customXmlInsRangeEnd w:id="33"/>
          <w:ins w:id="34" w:author="Ying Zhao" w:date="2024-04-05T19:19:00Z">
            <w:r w:rsidR="00741ABB">
              <w:rPr>
                <w:szCs w:val="24"/>
              </w:rPr>
              <w:fldChar w:fldCharType="begin"/>
            </w:r>
            <w:r w:rsidR="00741ABB">
              <w:rPr>
                <w:szCs w:val="24"/>
              </w:rPr>
              <w:instrText xml:space="preserve"> CITATION Kra411 \l 1033 </w:instrText>
            </w:r>
          </w:ins>
          <w:r w:rsidR="00741ABB">
            <w:rPr>
              <w:szCs w:val="24"/>
            </w:rPr>
            <w:fldChar w:fldCharType="separate"/>
          </w:r>
          <w:r w:rsidR="0066789D">
            <w:rPr>
              <w:noProof/>
              <w:szCs w:val="24"/>
            </w:rPr>
            <w:t xml:space="preserve"> </w:t>
          </w:r>
          <w:r w:rsidR="0066789D" w:rsidRPr="0066789D">
            <w:rPr>
              <w:noProof/>
              <w:szCs w:val="24"/>
            </w:rPr>
            <w:t>[7]</w:t>
          </w:r>
          <w:ins w:id="35" w:author="Ying Zhao" w:date="2024-04-05T19:19:00Z">
            <w:r w:rsidR="00741ABB">
              <w:rPr>
                <w:szCs w:val="24"/>
              </w:rPr>
              <w:fldChar w:fldCharType="end"/>
            </w:r>
          </w:ins>
          <w:customXmlInsRangeStart w:id="36" w:author="Ying Zhao" w:date="2024-04-05T19:19:00Z"/>
        </w:sdtContent>
      </w:sdt>
      <w:customXmlInsRangeEnd w:id="36"/>
      <w:r>
        <w:rPr>
          <w:szCs w:val="24"/>
        </w:rPr>
        <w:t>, quantum field theory</w:t>
      </w:r>
      <w:ins w:id="37" w:author="Ying Zhao" w:date="2024-04-05T19:20:00Z">
        <w:r w:rsidR="00741ABB">
          <w:rPr>
            <w:szCs w:val="24"/>
          </w:rPr>
          <w:t xml:space="preserve"> </w:t>
        </w:r>
      </w:ins>
      <w:customXmlInsRangeStart w:id="38" w:author="Ying Zhao" w:date="2024-04-05T19:21:00Z"/>
      <w:sdt>
        <w:sdtPr>
          <w:rPr>
            <w:szCs w:val="24"/>
          </w:rPr>
          <w:id w:val="121889224"/>
          <w:citation/>
        </w:sdtPr>
        <w:sdtContent>
          <w:customXmlInsRangeEnd w:id="38"/>
          <w:ins w:id="39" w:author="Ying Zhao" w:date="2024-04-05T19:21:00Z">
            <w:r w:rsidR="00741ABB">
              <w:rPr>
                <w:szCs w:val="24"/>
              </w:rPr>
              <w:fldChar w:fldCharType="begin"/>
            </w:r>
            <w:r w:rsidR="00741ABB">
              <w:rPr>
                <w:szCs w:val="24"/>
              </w:rPr>
              <w:instrText xml:space="preserve"> CITATION Zub77 \l 1033 </w:instrText>
            </w:r>
          </w:ins>
          <w:r w:rsidR="00741ABB">
            <w:rPr>
              <w:szCs w:val="24"/>
            </w:rPr>
            <w:fldChar w:fldCharType="separate"/>
          </w:r>
          <w:r w:rsidR="0066789D" w:rsidRPr="0066789D">
            <w:rPr>
              <w:noProof/>
              <w:szCs w:val="24"/>
            </w:rPr>
            <w:t>[8]</w:t>
          </w:r>
          <w:ins w:id="40" w:author="Ying Zhao" w:date="2024-04-05T19:21:00Z">
            <w:r w:rsidR="00741ABB">
              <w:rPr>
                <w:szCs w:val="24"/>
              </w:rPr>
              <w:fldChar w:fldCharType="end"/>
            </w:r>
          </w:ins>
          <w:customXmlInsRangeStart w:id="41" w:author="Ying Zhao" w:date="2024-04-05T19:21:00Z"/>
        </w:sdtContent>
      </w:sdt>
      <w:customXmlInsRangeEnd w:id="41"/>
      <w:r>
        <w:rPr>
          <w:szCs w:val="24"/>
        </w:rPr>
        <w:t>, mean-field theory</w:t>
      </w:r>
      <w:ins w:id="42" w:author="Ying Zhao" w:date="2024-04-05T19:15:00Z">
        <w:r w:rsidR="006104F9">
          <w:rPr>
            <w:szCs w:val="24"/>
          </w:rPr>
          <w:t xml:space="preserve"> </w:t>
        </w:r>
      </w:ins>
      <w:customXmlInsRangeStart w:id="43" w:author="Ying Zhao" w:date="2024-04-05T19:15:00Z"/>
      <w:sdt>
        <w:sdtPr>
          <w:rPr>
            <w:szCs w:val="24"/>
          </w:rPr>
          <w:id w:val="-378859656"/>
          <w:citation/>
        </w:sdtPr>
        <w:sdtContent>
          <w:customXmlInsRangeEnd w:id="43"/>
          <w:ins w:id="44" w:author="Ying Zhao" w:date="2024-04-05T19:15:00Z">
            <w:r w:rsidR="006104F9">
              <w:rPr>
                <w:szCs w:val="24"/>
              </w:rPr>
              <w:fldChar w:fldCharType="begin"/>
            </w:r>
            <w:r w:rsidR="006104F9">
              <w:rPr>
                <w:szCs w:val="24"/>
              </w:rPr>
              <w:instrText xml:space="preserve"> CITATION Agu21 \l 1033 </w:instrText>
            </w:r>
          </w:ins>
          <w:r w:rsidR="006104F9">
            <w:rPr>
              <w:szCs w:val="24"/>
            </w:rPr>
            <w:fldChar w:fldCharType="separate"/>
          </w:r>
          <w:r w:rsidR="0066789D" w:rsidRPr="0066789D">
            <w:rPr>
              <w:noProof/>
              <w:szCs w:val="24"/>
            </w:rPr>
            <w:t>[9]</w:t>
          </w:r>
          <w:ins w:id="45" w:author="Ying Zhao" w:date="2024-04-05T19:15:00Z">
            <w:r w:rsidR="006104F9">
              <w:rPr>
                <w:szCs w:val="24"/>
              </w:rPr>
              <w:fldChar w:fldCharType="end"/>
            </w:r>
          </w:ins>
          <w:customXmlInsRangeStart w:id="46" w:author="Ying Zhao" w:date="2024-04-05T19:15:00Z"/>
        </w:sdtContent>
      </w:sdt>
      <w:customXmlInsRangeEnd w:id="46"/>
      <w:r>
        <w:rPr>
          <w:szCs w:val="24"/>
        </w:rPr>
        <w:t>, etc.</w:t>
      </w:r>
    </w:p>
    <w:p w14:paraId="169754E5" w14:textId="429D7436" w:rsidR="0040504D" w:rsidRDefault="0040504D" w:rsidP="0040504D">
      <w:pPr>
        <w:jc w:val="both"/>
        <w:rPr>
          <w:szCs w:val="24"/>
        </w:rPr>
      </w:pPr>
      <w:r>
        <w:rPr>
          <w:szCs w:val="24"/>
        </w:rPr>
        <w:t xml:space="preserve">Over the years, the IM has found wide success beyond physics. Specifically, the Kinetic IM </w:t>
      </w:r>
      <w:sdt>
        <w:sdtPr>
          <w:rPr>
            <w:szCs w:val="24"/>
          </w:rPr>
          <w:id w:val="-662778440"/>
          <w:citation/>
        </w:sdtPr>
        <w:sdtContent>
          <w:r>
            <w:rPr>
              <w:szCs w:val="24"/>
            </w:rPr>
            <w:fldChar w:fldCharType="begin"/>
          </w:r>
          <w:r w:rsidRPr="00FA4BF4">
            <w:rPr>
              <w:color w:val="000000"/>
              <w:szCs w:val="24"/>
              <w:vertAlign w:val="superscript"/>
            </w:rPr>
            <w:instrText xml:space="preserve">CITATION Agu21 \l 1033 </w:instrText>
          </w:r>
          <w:r>
            <w:rPr>
              <w:szCs w:val="24"/>
            </w:rPr>
            <w:fldChar w:fldCharType="separate"/>
          </w:r>
          <w:r w:rsidR="0066789D" w:rsidRPr="0066789D">
            <w:rPr>
              <w:noProof/>
              <w:color w:val="000000"/>
              <w:szCs w:val="24"/>
            </w:rPr>
            <w:t>[9]</w:t>
          </w:r>
          <w:r>
            <w:rPr>
              <w:szCs w:val="24"/>
            </w:rPr>
            <w:fldChar w:fldCharType="end"/>
          </w:r>
        </w:sdtContent>
      </w:sdt>
      <w:r>
        <w:rPr>
          <w:szCs w:val="24"/>
        </w:rPr>
        <w:t xml:space="preserve"> </w:t>
      </w:r>
      <w:sdt>
        <w:sdtPr>
          <w:rPr>
            <w:szCs w:val="24"/>
          </w:rPr>
          <w:id w:val="-523248725"/>
          <w:citation/>
        </w:sdtPr>
        <w:sdtContent>
          <w:r>
            <w:rPr>
              <w:szCs w:val="24"/>
            </w:rPr>
            <w:fldChar w:fldCharType="begin"/>
          </w:r>
          <w:r w:rsidRPr="00FA4BF4">
            <w:rPr>
              <w:color w:val="000000"/>
              <w:szCs w:val="24"/>
              <w:vertAlign w:val="superscript"/>
            </w:rPr>
            <w:instrText xml:space="preserve"> CITATION Sid98 \l 1033 </w:instrText>
          </w:r>
          <w:r>
            <w:rPr>
              <w:szCs w:val="24"/>
            </w:rPr>
            <w:fldChar w:fldCharType="separate"/>
          </w:r>
          <w:r w:rsidR="0066789D" w:rsidRPr="0066789D">
            <w:rPr>
              <w:noProof/>
              <w:color w:val="000000"/>
              <w:szCs w:val="24"/>
            </w:rPr>
            <w:t>[10]</w:t>
          </w:r>
          <w:r>
            <w:rPr>
              <w:szCs w:val="24"/>
            </w:rPr>
            <w:fldChar w:fldCharType="end"/>
          </w:r>
        </w:sdtContent>
      </w:sdt>
      <w:r>
        <w:rPr>
          <w:szCs w:val="24"/>
        </w:rPr>
        <w:t xml:space="preserve"> </w:t>
      </w:r>
      <w:sdt>
        <w:sdtPr>
          <w:rPr>
            <w:szCs w:val="24"/>
          </w:rPr>
          <w:id w:val="-258139910"/>
          <w:citation/>
        </w:sdtPr>
        <w:sdtContent>
          <w:r>
            <w:rPr>
              <w:szCs w:val="24"/>
            </w:rPr>
            <w:fldChar w:fldCharType="begin"/>
          </w:r>
          <w:r w:rsidRPr="00FA4BF4">
            <w:rPr>
              <w:color w:val="000000"/>
              <w:szCs w:val="24"/>
              <w:vertAlign w:val="superscript"/>
            </w:rPr>
            <w:instrText xml:space="preserve"> CITATION Sta08 \l 1033 </w:instrText>
          </w:r>
          <w:r>
            <w:rPr>
              <w:szCs w:val="24"/>
            </w:rPr>
            <w:fldChar w:fldCharType="separate"/>
          </w:r>
          <w:r w:rsidR="0066789D" w:rsidRPr="0066789D">
            <w:rPr>
              <w:noProof/>
              <w:color w:val="000000"/>
              <w:szCs w:val="24"/>
            </w:rPr>
            <w:t>[11]</w:t>
          </w:r>
          <w:r>
            <w:rPr>
              <w:szCs w:val="24"/>
            </w:rPr>
            <w:fldChar w:fldCharType="end"/>
          </w:r>
        </w:sdtContent>
      </w:sdt>
      <w:r>
        <w:rPr>
          <w:szCs w:val="24"/>
        </w:rPr>
        <w:t xml:space="preserve">, built upon the equilibrium version, has been proposed to analyze biology, environmental science, machine learning </w:t>
      </w:r>
      <w:sdt>
        <w:sdtPr>
          <w:rPr>
            <w:szCs w:val="24"/>
          </w:rPr>
          <w:id w:val="306365586"/>
          <w:citation/>
        </w:sdtPr>
        <w:sdtContent>
          <w:r>
            <w:rPr>
              <w:szCs w:val="24"/>
            </w:rPr>
            <w:fldChar w:fldCharType="begin"/>
          </w:r>
          <w:r w:rsidRPr="00FA4BF4">
            <w:rPr>
              <w:color w:val="000000"/>
              <w:szCs w:val="24"/>
              <w:vertAlign w:val="superscript"/>
            </w:rPr>
            <w:instrText xml:space="preserve"> CITATION Cam19 \l 1033 </w:instrText>
          </w:r>
          <w:r>
            <w:rPr>
              <w:szCs w:val="24"/>
            </w:rPr>
            <w:fldChar w:fldCharType="separate"/>
          </w:r>
          <w:r w:rsidR="0066789D" w:rsidRPr="0066789D">
            <w:rPr>
              <w:noProof/>
              <w:color w:val="000000"/>
              <w:szCs w:val="24"/>
            </w:rPr>
            <w:t>[12]</w:t>
          </w:r>
          <w:r>
            <w:rPr>
              <w:szCs w:val="24"/>
            </w:rPr>
            <w:fldChar w:fldCharType="end"/>
          </w:r>
        </w:sdtContent>
      </w:sdt>
      <w:sdt>
        <w:sdtPr>
          <w:rPr>
            <w:szCs w:val="24"/>
          </w:rPr>
          <w:id w:val="1947262789"/>
          <w:citation/>
        </w:sdtPr>
        <w:sdtContent>
          <w:r>
            <w:rPr>
              <w:szCs w:val="24"/>
            </w:rPr>
            <w:fldChar w:fldCharType="begin"/>
          </w:r>
          <w:r w:rsidRPr="00FA4BF4">
            <w:rPr>
              <w:color w:val="000000"/>
              <w:szCs w:val="24"/>
              <w:vertAlign w:val="superscript"/>
            </w:rPr>
            <w:instrText xml:space="preserve"> CITATION Dun13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[13]</w:t>
          </w:r>
          <w:r>
            <w:rPr>
              <w:szCs w:val="24"/>
            </w:rPr>
            <w:fldChar w:fldCharType="end"/>
          </w:r>
        </w:sdtContent>
      </w:sdt>
      <w:r>
        <w:rPr>
          <w:szCs w:val="24"/>
        </w:rPr>
        <w:t>, social science, and economic and financial systems. These applications are usually implemented as a discrete time Markov chain of the spin lattice, with spin interactions bounded to finite distance. In biology and neuroscience, IM applications include but are not limited to the condensation of DNA</w:t>
      </w:r>
      <w:sdt>
        <w:sdtPr>
          <w:rPr>
            <w:szCs w:val="24"/>
          </w:rPr>
          <w:id w:val="-818493975"/>
          <w:citation/>
        </w:sdtPr>
        <w:sdtContent>
          <w:r>
            <w:rPr>
              <w:szCs w:val="24"/>
            </w:rPr>
            <w:fldChar w:fldCharType="begin"/>
          </w:r>
          <w:r w:rsidRPr="00FA4BF4">
            <w:rPr>
              <w:color w:val="000000"/>
              <w:szCs w:val="24"/>
              <w:vertAlign w:val="superscript"/>
            </w:rPr>
            <w:instrText xml:space="preserve"> CITATION Vty16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[14]</w:t>
          </w:r>
          <w:r>
            <w:rPr>
              <w:szCs w:val="24"/>
            </w:rPr>
            <w:fldChar w:fldCharType="end"/>
          </w:r>
        </w:sdtContent>
      </w:sdt>
      <w:r>
        <w:rPr>
          <w:szCs w:val="24"/>
        </w:rPr>
        <w:t>, genetics</w:t>
      </w:r>
      <w:sdt>
        <w:sdtPr>
          <w:rPr>
            <w:szCs w:val="24"/>
          </w:rPr>
          <w:id w:val="113870739"/>
          <w:citation/>
        </w:sdtPr>
        <w:sdtContent>
          <w:r>
            <w:rPr>
              <w:szCs w:val="24"/>
            </w:rPr>
            <w:fldChar w:fldCharType="begin"/>
          </w:r>
          <w:r w:rsidRPr="00FA4BF4">
            <w:rPr>
              <w:color w:val="000000"/>
              <w:szCs w:val="24"/>
              <w:vertAlign w:val="superscript"/>
            </w:rPr>
            <w:instrText xml:space="preserve"> CITATION Maj01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[15]</w:t>
          </w:r>
          <w:r>
            <w:rPr>
              <w:szCs w:val="24"/>
            </w:rPr>
            <w:fldChar w:fldCharType="end"/>
          </w:r>
        </w:sdtContent>
      </w:sdt>
      <w:r>
        <w:rPr>
          <w:szCs w:val="24"/>
        </w:rPr>
        <w:t xml:space="preserve">, neural networks </w:t>
      </w:r>
      <w:sdt>
        <w:sdtPr>
          <w:rPr>
            <w:szCs w:val="24"/>
          </w:rPr>
          <w:id w:val="-872536844"/>
          <w:citation/>
        </w:sdtPr>
        <w:sdtContent>
          <w:r>
            <w:rPr>
              <w:szCs w:val="24"/>
            </w:rPr>
            <w:fldChar w:fldCharType="begin"/>
          </w:r>
          <w:r w:rsidR="001F2E63" w:rsidRPr="00FA4BF4">
            <w:rPr>
              <w:color w:val="000000"/>
              <w:szCs w:val="24"/>
              <w:vertAlign w:val="superscript"/>
            </w:rPr>
            <w:instrText xml:space="preserve">CITATION Wit11 \l 1033 </w:instrText>
          </w:r>
          <w:r>
            <w:rPr>
              <w:szCs w:val="24"/>
            </w:rPr>
            <w:fldChar w:fldCharType="separate"/>
          </w:r>
          <w:r w:rsidR="0066789D" w:rsidRPr="0066789D">
            <w:rPr>
              <w:noProof/>
              <w:color w:val="000000"/>
              <w:szCs w:val="24"/>
            </w:rPr>
            <w:t>[16]</w:t>
          </w:r>
          <w:r>
            <w:rPr>
              <w:szCs w:val="24"/>
            </w:rPr>
            <w:fldChar w:fldCharType="end"/>
          </w:r>
        </w:sdtContent>
      </w:sdt>
      <w:sdt>
        <w:sdtPr>
          <w:rPr>
            <w:szCs w:val="24"/>
          </w:rPr>
          <w:id w:val="-997032186"/>
          <w:citation/>
        </w:sdtPr>
        <w:sdtContent>
          <w:r>
            <w:rPr>
              <w:szCs w:val="24"/>
            </w:rPr>
            <w:fldChar w:fldCharType="begin"/>
          </w:r>
          <w:r w:rsidR="001F2E63" w:rsidRPr="00FA4BF4">
            <w:rPr>
              <w:color w:val="000000"/>
              <w:szCs w:val="24"/>
              <w:vertAlign w:val="superscript"/>
            </w:rPr>
            <w:instrText xml:space="preserve">CITATION Don17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[17]</w:t>
          </w:r>
          <w:r>
            <w:rPr>
              <w:szCs w:val="24"/>
            </w:rPr>
            <w:fldChar w:fldCharType="end"/>
          </w:r>
        </w:sdtContent>
      </w:sdt>
      <w:r>
        <w:rPr>
          <w:szCs w:val="24"/>
        </w:rPr>
        <w:t>, neuron spike</w:t>
      </w:r>
      <w:sdt>
        <w:sdtPr>
          <w:rPr>
            <w:szCs w:val="24"/>
          </w:rPr>
          <w:id w:val="332723569"/>
          <w:citation/>
        </w:sdtPr>
        <w:sdtContent>
          <w:r>
            <w:rPr>
              <w:szCs w:val="24"/>
            </w:rPr>
            <w:fldChar w:fldCharType="begin"/>
          </w:r>
          <w:r w:rsidR="00C64CF8" w:rsidRPr="00FA4BF4">
            <w:rPr>
              <w:color w:val="000000"/>
              <w:szCs w:val="24"/>
              <w:vertAlign w:val="superscript"/>
            </w:rPr>
            <w:instrText xml:space="preserve">CITATION her13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[18]</w:t>
          </w:r>
          <w:r>
            <w:rPr>
              <w:szCs w:val="24"/>
            </w:rPr>
            <w:fldChar w:fldCharType="end"/>
          </w:r>
        </w:sdtContent>
      </w:sdt>
      <w:r>
        <w:rPr>
          <w:szCs w:val="24"/>
        </w:rPr>
        <w:t>, neuron activity in cell assemblies</w:t>
      </w:r>
      <w:sdt>
        <w:sdtPr>
          <w:rPr>
            <w:szCs w:val="24"/>
          </w:rPr>
          <w:id w:val="785312958"/>
          <w:citation/>
        </w:sdtPr>
        <w:sdtContent>
          <w:r>
            <w:rPr>
              <w:szCs w:val="24"/>
            </w:rPr>
            <w:fldChar w:fldCharType="begin"/>
          </w:r>
          <w:r w:rsidRPr="00FA4BF4">
            <w:rPr>
              <w:color w:val="000000"/>
              <w:szCs w:val="24"/>
              <w:vertAlign w:val="superscript"/>
            </w:rPr>
            <w:instrText xml:space="preserve"> CITATION Rou15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[19]</w:t>
          </w:r>
          <w:r>
            <w:rPr>
              <w:szCs w:val="24"/>
            </w:rPr>
            <w:fldChar w:fldCharType="end"/>
          </w:r>
        </w:sdtContent>
      </w:sdt>
      <w:r>
        <w:rPr>
          <w:szCs w:val="24"/>
        </w:rPr>
        <w:t xml:space="preserve">, and ligands to receptors binding in cells </w:t>
      </w:r>
      <w:sdt>
        <w:sdtPr>
          <w:rPr>
            <w:szCs w:val="24"/>
          </w:rPr>
          <w:id w:val="152801299"/>
          <w:citation/>
        </w:sdtPr>
        <w:sdtContent>
          <w:r>
            <w:rPr>
              <w:szCs w:val="24"/>
            </w:rPr>
            <w:fldChar w:fldCharType="begin"/>
          </w:r>
          <w:r w:rsidRPr="00FA4BF4">
            <w:rPr>
              <w:color w:val="000000"/>
              <w:szCs w:val="24"/>
              <w:vertAlign w:val="superscript"/>
            </w:rPr>
            <w:instrText xml:space="preserve"> CITATION Shi98 \l 1033 </w:instrText>
          </w:r>
          <w:r>
            <w:rPr>
              <w:szCs w:val="24"/>
            </w:rPr>
            <w:fldChar w:fldCharType="separate"/>
          </w:r>
          <w:r w:rsidR="0066789D" w:rsidRPr="0066789D">
            <w:rPr>
              <w:noProof/>
              <w:color w:val="000000"/>
              <w:szCs w:val="24"/>
            </w:rPr>
            <w:t>[20]</w:t>
          </w:r>
          <w:r>
            <w:rPr>
              <w:szCs w:val="24"/>
            </w:rPr>
            <w:fldChar w:fldCharType="end"/>
          </w:r>
        </w:sdtContent>
      </w:sdt>
      <w:r>
        <w:rPr>
          <w:szCs w:val="24"/>
        </w:rPr>
        <w:t xml:space="preserve">. In environmental science, </w:t>
      </w:r>
      <w:r w:rsidR="000E08EF">
        <w:rPr>
          <w:szCs w:val="24"/>
        </w:rPr>
        <w:t>the IM</w:t>
      </w:r>
      <w:r>
        <w:rPr>
          <w:szCs w:val="24"/>
        </w:rPr>
        <w:t xml:space="preserve"> has been employed to investigate land pattern dynamics </w:t>
      </w:r>
      <w:sdt>
        <w:sdtPr>
          <w:rPr>
            <w:szCs w:val="24"/>
          </w:rPr>
          <w:id w:val="-494809377"/>
          <w:citation/>
        </w:sdtPr>
        <w:sdtContent>
          <w:r>
            <w:rPr>
              <w:szCs w:val="24"/>
            </w:rPr>
            <w:fldChar w:fldCharType="begin"/>
          </w:r>
          <w:r w:rsidRPr="00FA4BF4">
            <w:rPr>
              <w:color w:val="000000"/>
              <w:szCs w:val="24"/>
              <w:vertAlign w:val="superscript"/>
            </w:rPr>
            <w:instrText xml:space="preserve"> CITATION Ste \l 1033 </w:instrText>
          </w:r>
          <w:r>
            <w:rPr>
              <w:szCs w:val="24"/>
            </w:rPr>
            <w:fldChar w:fldCharType="separate"/>
          </w:r>
          <w:r w:rsidR="0066789D" w:rsidRPr="0066789D">
            <w:rPr>
              <w:noProof/>
              <w:color w:val="000000"/>
              <w:szCs w:val="24"/>
            </w:rPr>
            <w:t>[21]</w:t>
          </w:r>
          <w:r>
            <w:rPr>
              <w:szCs w:val="24"/>
            </w:rPr>
            <w:fldChar w:fldCharType="end"/>
          </w:r>
        </w:sdtContent>
      </w:sdt>
      <w:r>
        <w:rPr>
          <w:szCs w:val="24"/>
        </w:rPr>
        <w:t xml:space="preserve"> </w:t>
      </w:r>
      <w:sdt>
        <w:sdtPr>
          <w:rPr>
            <w:szCs w:val="24"/>
          </w:rPr>
          <w:id w:val="2079623871"/>
          <w:citation/>
        </w:sdtPr>
        <w:sdtContent>
          <w:r>
            <w:rPr>
              <w:szCs w:val="24"/>
            </w:rPr>
            <w:fldChar w:fldCharType="begin"/>
          </w:r>
          <w:ins w:id="47" w:author="Ying Zhao" w:date="2024-04-07T17:12:00Z">
            <w:r w:rsidR="00830286">
              <w:rPr>
                <w:color w:val="000000"/>
                <w:szCs w:val="24"/>
                <w:vertAlign w:val="superscript"/>
              </w:rPr>
              <w:instrText xml:space="preserve">CITATION Ste23 \l 1033 </w:instrText>
            </w:r>
          </w:ins>
          <w:del w:id="48" w:author="Ying Zhao" w:date="2024-04-07T17:12:00Z">
            <w:r w:rsidRPr="00FA4BF4" w:rsidDel="00830286">
              <w:rPr>
                <w:color w:val="000000"/>
                <w:szCs w:val="24"/>
                <w:vertAlign w:val="superscript"/>
              </w:rPr>
              <w:delInstrText xml:space="preserve"> CITATION Ste23 \l 1033 </w:delInstrText>
            </w:r>
          </w:del>
          <w:r>
            <w:rPr>
              <w:szCs w:val="24"/>
            </w:rPr>
            <w:fldChar w:fldCharType="separate"/>
          </w:r>
          <w:r w:rsidR="0066789D" w:rsidRPr="0066789D">
            <w:rPr>
              <w:noProof/>
              <w:color w:val="000000"/>
              <w:szCs w:val="24"/>
            </w:rPr>
            <w:t>[22]</w:t>
          </w:r>
          <w:r>
            <w:rPr>
              <w:szCs w:val="24"/>
            </w:rPr>
            <w:fldChar w:fldCharType="end"/>
          </w:r>
        </w:sdtContent>
      </w:sdt>
      <w:r w:rsidR="003B26EA">
        <w:rPr>
          <w:szCs w:val="24"/>
        </w:rPr>
        <w:t xml:space="preserve">. </w:t>
      </w:r>
      <w:r w:rsidR="000E08EF">
        <w:rPr>
          <w:szCs w:val="24"/>
        </w:rPr>
        <w:t xml:space="preserve">Recently, </w:t>
      </w:r>
      <w:r w:rsidR="003B26EA">
        <w:rPr>
          <w:szCs w:val="24"/>
        </w:rPr>
        <w:t xml:space="preserve">Ma, Sudakov, Strong and Golden </w:t>
      </w:r>
      <w:r w:rsidR="00AC5D62">
        <w:rPr>
          <w:szCs w:val="24"/>
        </w:rPr>
        <w:t xml:space="preserve">have </w:t>
      </w:r>
      <w:r w:rsidR="000E08EF">
        <w:rPr>
          <w:szCs w:val="24"/>
        </w:rPr>
        <w:t xml:space="preserve">successfully used </w:t>
      </w:r>
      <w:r w:rsidR="005243FB">
        <w:rPr>
          <w:szCs w:val="24"/>
        </w:rPr>
        <w:t>the</w:t>
      </w:r>
      <w:r w:rsidR="00620432">
        <w:rPr>
          <w:szCs w:val="24"/>
        </w:rPr>
        <w:t xml:space="preserve"> 2-D </w:t>
      </w:r>
      <w:r w:rsidR="00876C28">
        <w:rPr>
          <w:szCs w:val="24"/>
        </w:rPr>
        <w:t>IM</w:t>
      </w:r>
      <w:r w:rsidR="000E08EF">
        <w:rPr>
          <w:szCs w:val="24"/>
        </w:rPr>
        <w:t xml:space="preserve"> to capture the essential mechanism of the </w:t>
      </w:r>
      <w:r>
        <w:rPr>
          <w:szCs w:val="24"/>
        </w:rPr>
        <w:t xml:space="preserve">ice melt ponds </w:t>
      </w:r>
      <w:r w:rsidR="000E08EF">
        <w:rPr>
          <w:szCs w:val="24"/>
        </w:rPr>
        <w:t xml:space="preserve">equilibrium configuration </w:t>
      </w:r>
      <w:sdt>
        <w:sdtPr>
          <w:rPr>
            <w:szCs w:val="24"/>
          </w:rPr>
          <w:id w:val="-1999801181"/>
          <w:citation/>
        </w:sdtPr>
        <w:sdtContent>
          <w:r>
            <w:rPr>
              <w:szCs w:val="24"/>
            </w:rPr>
            <w:fldChar w:fldCharType="begin"/>
          </w:r>
          <w:r w:rsidRPr="00FA4BF4">
            <w:rPr>
              <w:color w:val="000000"/>
              <w:szCs w:val="24"/>
              <w:vertAlign w:val="superscript"/>
            </w:rPr>
            <w:instrText xml:space="preserve"> CITATION MaY19 \l 1033 </w:instrText>
          </w:r>
          <w:r>
            <w:rPr>
              <w:szCs w:val="24"/>
            </w:rPr>
            <w:fldChar w:fldCharType="separate"/>
          </w:r>
          <w:r w:rsidR="0066789D" w:rsidRPr="0066789D">
            <w:rPr>
              <w:noProof/>
              <w:color w:val="000000"/>
              <w:szCs w:val="24"/>
            </w:rPr>
            <w:t>[23]</w:t>
          </w:r>
          <w:r>
            <w:rPr>
              <w:szCs w:val="24"/>
            </w:rPr>
            <w:fldChar w:fldCharType="end"/>
          </w:r>
        </w:sdtContent>
      </w:sdt>
      <w:r>
        <w:rPr>
          <w:szCs w:val="24"/>
        </w:rPr>
        <w:t xml:space="preserve">. In social science, economics, and finance, the IM has been applied to research in urban segregation </w:t>
      </w:r>
      <w:sdt>
        <w:sdtPr>
          <w:rPr>
            <w:szCs w:val="24"/>
          </w:rPr>
          <w:id w:val="-1906065947"/>
          <w:citation/>
        </w:sdtPr>
        <w:sdtContent>
          <w:r>
            <w:rPr>
              <w:szCs w:val="24"/>
            </w:rPr>
            <w:fldChar w:fldCharType="begin"/>
          </w:r>
          <w:r w:rsidRPr="00FA4BF4">
            <w:rPr>
              <w:color w:val="000000"/>
              <w:szCs w:val="24"/>
              <w:vertAlign w:val="superscript"/>
            </w:rPr>
            <w:instrText xml:space="preserve"> CITATION Sch71 \l 1033 </w:instrText>
          </w:r>
          <w:r>
            <w:rPr>
              <w:szCs w:val="24"/>
            </w:rPr>
            <w:fldChar w:fldCharType="separate"/>
          </w:r>
          <w:r w:rsidR="0066789D" w:rsidRPr="0066789D">
            <w:rPr>
              <w:noProof/>
              <w:color w:val="000000"/>
              <w:szCs w:val="24"/>
            </w:rPr>
            <w:t>[24]</w:t>
          </w:r>
          <w:r>
            <w:rPr>
              <w:szCs w:val="24"/>
            </w:rPr>
            <w:fldChar w:fldCharType="end"/>
          </w:r>
        </w:sdtContent>
      </w:sdt>
      <w:r>
        <w:rPr>
          <w:szCs w:val="24"/>
        </w:rPr>
        <w:t>, crisis study</w:t>
      </w:r>
      <w:sdt>
        <w:sdtPr>
          <w:rPr>
            <w:szCs w:val="24"/>
          </w:rPr>
          <w:id w:val="-1933197272"/>
          <w:citation/>
        </w:sdtPr>
        <w:sdtContent>
          <w:r>
            <w:rPr>
              <w:szCs w:val="24"/>
            </w:rPr>
            <w:fldChar w:fldCharType="begin"/>
          </w:r>
          <w:r w:rsidRPr="00FA4BF4">
            <w:rPr>
              <w:color w:val="000000"/>
              <w:szCs w:val="24"/>
              <w:vertAlign w:val="superscript"/>
            </w:rPr>
            <w:instrText xml:space="preserve"> CITATION Bou13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[25]</w:t>
          </w:r>
          <w:r>
            <w:rPr>
              <w:szCs w:val="24"/>
            </w:rPr>
            <w:fldChar w:fldCharType="end"/>
          </w:r>
        </w:sdtContent>
      </w:sdt>
      <w:r>
        <w:rPr>
          <w:szCs w:val="24"/>
        </w:rPr>
        <w:t xml:space="preserve">, stability of money </w:t>
      </w:r>
      <w:sdt>
        <w:sdtPr>
          <w:rPr>
            <w:szCs w:val="24"/>
          </w:rPr>
          <w:id w:val="-567726732"/>
          <w:citation/>
        </w:sdtPr>
        <w:sdtContent>
          <w:r>
            <w:rPr>
              <w:szCs w:val="24"/>
            </w:rPr>
            <w:fldChar w:fldCharType="begin"/>
          </w:r>
          <w:r w:rsidRPr="00FA4BF4">
            <w:rPr>
              <w:color w:val="000000"/>
              <w:szCs w:val="24"/>
              <w:vertAlign w:val="superscript"/>
            </w:rPr>
            <w:instrText xml:space="preserve"> CITATION Bor02 \l 1033 </w:instrText>
          </w:r>
          <w:r>
            <w:rPr>
              <w:szCs w:val="24"/>
            </w:rPr>
            <w:fldChar w:fldCharType="separate"/>
          </w:r>
          <w:r w:rsidR="0066789D" w:rsidRPr="0066789D">
            <w:rPr>
              <w:noProof/>
              <w:color w:val="000000"/>
              <w:szCs w:val="24"/>
            </w:rPr>
            <w:t>[26]</w:t>
          </w:r>
          <w:r>
            <w:rPr>
              <w:szCs w:val="24"/>
            </w:rPr>
            <w:fldChar w:fldCharType="end"/>
          </w:r>
        </w:sdtContent>
      </w:sdt>
      <w:r>
        <w:rPr>
          <w:szCs w:val="24"/>
        </w:rPr>
        <w:t>, etc.</w:t>
      </w:r>
    </w:p>
    <w:p w14:paraId="5340AF4D" w14:textId="77777777" w:rsidR="0040504D" w:rsidRDefault="0040504D" w:rsidP="0040504D">
      <w:pPr>
        <w:jc w:val="both"/>
        <w:rPr>
          <w:szCs w:val="24"/>
        </w:rPr>
      </w:pPr>
    </w:p>
    <w:p w14:paraId="73920F4F" w14:textId="77777777" w:rsidR="0040504D" w:rsidRPr="00961214" w:rsidRDefault="0040504D" w:rsidP="00961214">
      <w:pPr>
        <w:pStyle w:val="Heading2"/>
        <w:numPr>
          <w:ilvl w:val="0"/>
          <w:numId w:val="28"/>
        </w:numPr>
        <w:jc w:val="both"/>
        <w:rPr>
          <w:i/>
          <w:iCs/>
        </w:rPr>
      </w:pPr>
      <w:bookmarkStart w:id="49" w:name="_Toc155644302"/>
      <w:r w:rsidRPr="00961214">
        <w:rPr>
          <w:i/>
          <w:iCs/>
        </w:rPr>
        <w:t>Arctic sea ice</w:t>
      </w:r>
      <w:bookmarkEnd w:id="49"/>
    </w:p>
    <w:p w14:paraId="456250F2" w14:textId="6EF1E8EB" w:rsidR="0040504D" w:rsidRDefault="0040504D" w:rsidP="0040504D">
      <w:pPr>
        <w:jc w:val="both"/>
        <w:rPr>
          <w:szCs w:val="24"/>
        </w:rPr>
      </w:pPr>
      <w:r>
        <w:rPr>
          <w:szCs w:val="24"/>
        </w:rPr>
        <w:t>The reversible phase transition between water and ice makes the IM a great tool to study the dynamics of a surface region with the co-existence of both states. In this paper, we apply a 2-D IM lattice to study the dynamics of Arctic sea ice melting and freezing cycles, a major climate change indicator that is of significant environmental, economic</w:t>
      </w:r>
      <w:r w:rsidR="00701620">
        <w:rPr>
          <w:szCs w:val="24"/>
        </w:rPr>
        <w:t>,</w:t>
      </w:r>
      <w:r>
        <w:rPr>
          <w:szCs w:val="24"/>
        </w:rPr>
        <w:t xml:space="preserve"> and social significance</w:t>
      </w:r>
      <w:ins w:id="50" w:author="Ying Zhao" w:date="2024-04-07T18:09:00Z">
        <w:r w:rsidR="007F4C90">
          <w:rPr>
            <w:szCs w:val="24"/>
          </w:rPr>
          <w:t xml:space="preserve"> </w:t>
        </w:r>
      </w:ins>
      <w:customXmlInsRangeStart w:id="51" w:author="Ying Zhao" w:date="2024-04-07T18:09:00Z"/>
      <w:sdt>
        <w:sdtPr>
          <w:rPr>
            <w:szCs w:val="24"/>
          </w:rPr>
          <w:id w:val="-975370127"/>
          <w:citation/>
        </w:sdtPr>
        <w:sdtContent>
          <w:customXmlInsRangeEnd w:id="51"/>
          <w:ins w:id="52" w:author="Ying Zhao" w:date="2024-04-07T18:09:00Z">
            <w:r w:rsidR="007F4C90">
              <w:rPr>
                <w:szCs w:val="24"/>
              </w:rPr>
              <w:fldChar w:fldCharType="begin"/>
            </w:r>
            <w:r w:rsidR="007F4C90">
              <w:rPr>
                <w:szCs w:val="24"/>
              </w:rPr>
              <w:instrText xml:space="preserve"> CITATION Age \l 1033 </w:instrText>
            </w:r>
          </w:ins>
          <w:r w:rsidR="007F4C90">
            <w:rPr>
              <w:szCs w:val="24"/>
            </w:rPr>
            <w:fldChar w:fldCharType="separate"/>
          </w:r>
          <w:r w:rsidR="0066789D" w:rsidRPr="0066789D">
            <w:rPr>
              <w:noProof/>
              <w:szCs w:val="24"/>
            </w:rPr>
            <w:t>[27]</w:t>
          </w:r>
          <w:ins w:id="53" w:author="Ying Zhao" w:date="2024-04-07T18:09:00Z">
            <w:r w:rsidR="007F4C90">
              <w:rPr>
                <w:szCs w:val="24"/>
              </w:rPr>
              <w:fldChar w:fldCharType="end"/>
            </w:r>
          </w:ins>
          <w:customXmlInsRangeStart w:id="54" w:author="Ying Zhao" w:date="2024-04-07T18:09:00Z"/>
        </w:sdtContent>
      </w:sdt>
      <w:customXmlInsRangeEnd w:id="54"/>
      <w:r>
        <w:rPr>
          <w:szCs w:val="24"/>
        </w:rPr>
        <w:t>.</w:t>
      </w:r>
    </w:p>
    <w:p w14:paraId="67C82882" w14:textId="4B7CFC1A" w:rsidR="0040504D" w:rsidRDefault="0040504D" w:rsidP="0040504D">
      <w:pPr>
        <w:jc w:val="both"/>
        <w:rPr>
          <w:szCs w:val="24"/>
        </w:rPr>
      </w:pPr>
      <w:r>
        <w:rPr>
          <w:szCs w:val="24"/>
        </w:rPr>
        <w:lastRenderedPageBreak/>
        <w:t xml:space="preserve">Sea ice is undoubtedly an integral part of the Arctic Ocean and the earth </w:t>
      </w:r>
      <w:sdt>
        <w:sdtPr>
          <w:rPr>
            <w:szCs w:val="24"/>
          </w:rPr>
          <w:id w:val="571165211"/>
          <w:citation/>
        </w:sdtPr>
        <w:sdtContent>
          <w:r>
            <w:rPr>
              <w:szCs w:val="24"/>
            </w:rPr>
            <w:fldChar w:fldCharType="begin"/>
          </w:r>
          <w:ins w:id="55" w:author="Ying Zhao" w:date="2024-04-07T18:08:00Z">
            <w:r w:rsidR="007F4C90">
              <w:rPr>
                <w:color w:val="000000"/>
                <w:szCs w:val="24"/>
                <w:vertAlign w:val="superscript"/>
              </w:rPr>
              <w:instrText xml:space="preserve">CITATION Age \l 1033 </w:instrText>
            </w:r>
          </w:ins>
          <w:del w:id="56" w:author="Ying Zhao" w:date="2024-04-07T18:08:00Z">
            <w:r w:rsidRPr="00FA4BF4" w:rsidDel="007F4C90">
              <w:rPr>
                <w:color w:val="000000"/>
                <w:szCs w:val="24"/>
                <w:vertAlign w:val="superscript"/>
              </w:rPr>
              <w:delInstrText xml:space="preserve">CITATION Age \l 1033 </w:delInstrText>
            </w:r>
          </w:del>
          <w:r>
            <w:rPr>
              <w:szCs w:val="24"/>
            </w:rPr>
            <w:fldChar w:fldCharType="separate"/>
          </w:r>
          <w:r w:rsidR="0066789D" w:rsidRPr="0066789D">
            <w:rPr>
              <w:noProof/>
              <w:color w:val="000000"/>
              <w:szCs w:val="24"/>
            </w:rPr>
            <w:t>[27]</w:t>
          </w:r>
          <w:r>
            <w:rPr>
              <w:szCs w:val="24"/>
            </w:rPr>
            <w:fldChar w:fldCharType="end"/>
          </w:r>
        </w:sdtContent>
      </w:sdt>
      <w:r>
        <w:rPr>
          <w:szCs w:val="24"/>
        </w:rPr>
        <w:t>. In the dark winter months, ice covers almost the entirety of the Arctic Ocean, and the ice extent—defined as the percentage of the areas that are covered by at least 15% ice—and the ice thickness typically reaches its peak around March. Starting in late spring, ice melting gradually exceeds water freezing due to higher temperatures and longer hours of sunlight exposure. Sea ice typically reaches the minimum extent and thickness in mid-September, when ice coverage can drop to under half of the winter maximum</w:t>
      </w:r>
      <w:sdt>
        <w:sdtPr>
          <w:rPr>
            <w:szCs w:val="24"/>
          </w:rPr>
          <w:id w:val="1591115443"/>
          <w:citation/>
        </w:sdtPr>
        <w:sdtContent>
          <w:r>
            <w:rPr>
              <w:szCs w:val="24"/>
            </w:rPr>
            <w:fldChar w:fldCharType="begin"/>
          </w:r>
          <w:r w:rsidRPr="00FA4BF4">
            <w:rPr>
              <w:color w:val="000000"/>
              <w:szCs w:val="24"/>
              <w:vertAlign w:val="superscript"/>
            </w:rPr>
            <w:instrText xml:space="preserve"> CITATION Lin22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[28]</w:t>
          </w:r>
          <w:r>
            <w:rPr>
              <w:szCs w:val="24"/>
            </w:rPr>
            <w:fldChar w:fldCharType="end"/>
          </w:r>
        </w:sdtContent>
      </w:sdt>
      <w:r>
        <w:rPr>
          <w:szCs w:val="24"/>
        </w:rPr>
        <w:t>. After mid-September, sea water freezing starts to exceed ice melting, so ice coverage expands. This cycle repeats annually.</w:t>
      </w:r>
    </w:p>
    <w:p w14:paraId="04C6DFD8" w14:textId="0BBFB595" w:rsidR="0040504D" w:rsidRDefault="0040504D" w:rsidP="0040504D">
      <w:pPr>
        <w:jc w:val="both"/>
        <w:rPr>
          <w:szCs w:val="24"/>
        </w:rPr>
      </w:pPr>
      <w:r>
        <w:rPr>
          <w:szCs w:val="24"/>
        </w:rPr>
        <w:t xml:space="preserve">Ice coverage is widely acknowledged as a crucial indicator of global climate change. Albedo, the percentage of incident light reflected from the surface of the earth, is highly dependent on the ice extent </w:t>
      </w:r>
      <w:sdt>
        <w:sdtPr>
          <w:rPr>
            <w:szCs w:val="24"/>
          </w:rPr>
          <w:id w:val="-1805462871"/>
          <w:citation/>
        </w:sdtPr>
        <w:sdtContent>
          <w:r>
            <w:rPr>
              <w:szCs w:val="24"/>
            </w:rPr>
            <w:fldChar w:fldCharType="begin"/>
          </w:r>
          <w:r w:rsidR="00160B5C" w:rsidRPr="00FA4BF4">
            <w:rPr>
              <w:color w:val="000000"/>
              <w:szCs w:val="24"/>
              <w:vertAlign w:val="superscript"/>
            </w:rPr>
            <w:instrText xml:space="preserve">CITATION Cen20 \l 1033 </w:instrText>
          </w:r>
          <w:r>
            <w:rPr>
              <w:szCs w:val="24"/>
            </w:rPr>
            <w:fldChar w:fldCharType="separate"/>
          </w:r>
          <w:r w:rsidR="0066789D" w:rsidRPr="0066789D">
            <w:rPr>
              <w:noProof/>
              <w:color w:val="000000"/>
              <w:szCs w:val="24"/>
            </w:rPr>
            <w:t>[29]</w:t>
          </w:r>
          <w:r>
            <w:rPr>
              <w:szCs w:val="24"/>
            </w:rPr>
            <w:fldChar w:fldCharType="end"/>
          </w:r>
        </w:sdtContent>
      </w:sdt>
      <w:r>
        <w:rPr>
          <w:szCs w:val="24"/>
        </w:rPr>
        <w:t xml:space="preserve">. Light-colored ice or snow reflects more light than blue-colored liquid water; therefore, ice is essential to keeping the Arctic at a cooler temperature and subsequently maintaining the energy balance around the globe. If the energy balance is broken, as ice decline has been detected in recent years, the feedback loop effect may occur, i.e., less reflection and more absorption of solar energy, leading to even more ice loss and further global warming. </w:t>
      </w:r>
      <w:ins w:id="57" w:author="Ying Zhao" w:date="2024-04-02T19:14:00Z">
        <w:r w:rsidR="00BC664A">
          <w:rPr>
            <w:szCs w:val="24"/>
          </w:rPr>
          <w:t>This is called the ice-albedo feedback</w:t>
        </w:r>
      </w:ins>
      <w:ins w:id="58" w:author="Ying Zhao" w:date="2024-04-02T19:15:00Z">
        <w:r w:rsidR="00BC664A">
          <w:rPr>
            <w:szCs w:val="24"/>
          </w:rPr>
          <w:t xml:space="preserve"> effect. </w:t>
        </w:r>
      </w:ins>
      <w:r>
        <w:rPr>
          <w:szCs w:val="24"/>
        </w:rPr>
        <w:t>Moreover, the Arctic ecosystem is directly impacted by the change in sea ice coverage, which, for instance, threatens the lives of polar bears and walruses who rely on sea ice for hunting and breeding</w:t>
      </w:r>
      <w:ins w:id="59" w:author="Ying Zhao" w:date="2024-04-07T18:12:00Z">
        <w:r w:rsidR="00CA1031">
          <w:rPr>
            <w:szCs w:val="24"/>
          </w:rPr>
          <w:t xml:space="preserve"> </w:t>
        </w:r>
      </w:ins>
      <w:customXmlInsRangeStart w:id="60" w:author="Ying Zhao" w:date="2024-04-07T18:14:00Z"/>
      <w:sdt>
        <w:sdtPr>
          <w:rPr>
            <w:szCs w:val="24"/>
          </w:rPr>
          <w:id w:val="845756097"/>
          <w:citation/>
        </w:sdtPr>
        <w:sdtContent>
          <w:customXmlInsRangeEnd w:id="60"/>
          <w:ins w:id="61" w:author="Ying Zhao" w:date="2024-04-07T18:14:00Z">
            <w:r w:rsidR="00CA1031">
              <w:rPr>
                <w:szCs w:val="24"/>
              </w:rPr>
              <w:fldChar w:fldCharType="begin"/>
            </w:r>
            <w:r w:rsidR="00CA1031">
              <w:rPr>
                <w:szCs w:val="24"/>
              </w:rPr>
              <w:instrText xml:space="preserve"> CITATION Oak12 \l 1033 </w:instrText>
            </w:r>
          </w:ins>
          <w:r w:rsidR="00CA1031">
            <w:rPr>
              <w:szCs w:val="24"/>
            </w:rPr>
            <w:fldChar w:fldCharType="separate"/>
          </w:r>
          <w:r w:rsidR="0066789D" w:rsidRPr="0066789D">
            <w:rPr>
              <w:noProof/>
              <w:szCs w:val="24"/>
            </w:rPr>
            <w:t>[30]</w:t>
          </w:r>
          <w:ins w:id="62" w:author="Ying Zhao" w:date="2024-04-07T18:14:00Z">
            <w:r w:rsidR="00CA1031">
              <w:rPr>
                <w:szCs w:val="24"/>
              </w:rPr>
              <w:fldChar w:fldCharType="end"/>
            </w:r>
          </w:ins>
          <w:customXmlInsRangeStart w:id="63" w:author="Ying Zhao" w:date="2024-04-07T18:14:00Z"/>
        </w:sdtContent>
      </w:sdt>
      <w:customXmlInsRangeEnd w:id="63"/>
      <w:r>
        <w:rPr>
          <w:szCs w:val="24"/>
        </w:rPr>
        <w:t xml:space="preserve">. </w:t>
      </w:r>
    </w:p>
    <w:p w14:paraId="5C860210" w14:textId="106A73DD" w:rsidR="0040504D" w:rsidRDefault="0040504D" w:rsidP="0040504D">
      <w:pPr>
        <w:jc w:val="both"/>
        <w:rPr>
          <w:szCs w:val="24"/>
        </w:rPr>
      </w:pPr>
      <w:r>
        <w:rPr>
          <w:szCs w:val="24"/>
        </w:rPr>
        <w:t xml:space="preserve">Data recorded by the </w:t>
      </w:r>
      <w:r w:rsidRPr="00531D2F">
        <w:rPr>
          <w:szCs w:val="24"/>
        </w:rPr>
        <w:t>National Aeronautics and Space Administration (</w:t>
      </w:r>
      <w:r>
        <w:rPr>
          <w:szCs w:val="24"/>
        </w:rPr>
        <w:t xml:space="preserve">NASA) and the National Snow and Ice Data Center (NSIDC) since 1979 has shown substantial declines in both ice extent and thickness in the Arctic, despite the year-over-year fluctuations in either direction. The lowest Arctic sea ice extent was observed in September of 2012 </w:t>
      </w:r>
      <w:sdt>
        <w:sdtPr>
          <w:rPr>
            <w:szCs w:val="24"/>
          </w:rPr>
          <w:id w:val="269754773"/>
          <w:citation/>
        </w:sdtPr>
        <w:sdtContent>
          <w:r>
            <w:rPr>
              <w:szCs w:val="24"/>
            </w:rPr>
            <w:fldChar w:fldCharType="begin"/>
          </w:r>
          <w:r w:rsidRPr="00FA4BF4">
            <w:rPr>
              <w:color w:val="000000"/>
              <w:szCs w:val="24"/>
              <w:vertAlign w:val="superscript"/>
            </w:rPr>
            <w:instrText xml:space="preserve">CITATION Cen21 \l 1033 </w:instrText>
          </w:r>
          <w:r>
            <w:rPr>
              <w:szCs w:val="24"/>
            </w:rPr>
            <w:fldChar w:fldCharType="separate"/>
          </w:r>
          <w:r w:rsidR="0066789D" w:rsidRPr="0066789D">
            <w:rPr>
              <w:noProof/>
              <w:color w:val="000000"/>
              <w:szCs w:val="24"/>
            </w:rPr>
            <w:t>[31]</w:t>
          </w:r>
          <w:r>
            <w:rPr>
              <w:szCs w:val="24"/>
            </w:rPr>
            <w:fldChar w:fldCharType="end"/>
          </w:r>
        </w:sdtContent>
      </w:sdt>
      <w:r>
        <w:rPr>
          <w:szCs w:val="24"/>
        </w:rPr>
        <w:t xml:space="preserve"> </w:t>
      </w:r>
      <w:sdt>
        <w:sdtPr>
          <w:rPr>
            <w:szCs w:val="24"/>
          </w:rPr>
          <w:id w:val="2048563303"/>
          <w:citation/>
        </w:sdtPr>
        <w:sdtContent>
          <w:r>
            <w:rPr>
              <w:szCs w:val="24"/>
            </w:rPr>
            <w:fldChar w:fldCharType="begin"/>
          </w:r>
          <w:r w:rsidRPr="00FA4BF4">
            <w:rPr>
              <w:color w:val="000000"/>
              <w:szCs w:val="24"/>
              <w:vertAlign w:val="superscript"/>
            </w:rPr>
            <w:instrText xml:space="preserve">CITATION Cen211 \l 1033 </w:instrText>
          </w:r>
          <w:r>
            <w:rPr>
              <w:szCs w:val="24"/>
            </w:rPr>
            <w:fldChar w:fldCharType="separate"/>
          </w:r>
          <w:r w:rsidR="0066789D" w:rsidRPr="0066789D">
            <w:rPr>
              <w:noProof/>
              <w:color w:val="000000"/>
              <w:szCs w:val="24"/>
            </w:rPr>
            <w:t>[32]</w:t>
          </w:r>
          <w:r>
            <w:rPr>
              <w:szCs w:val="24"/>
            </w:rPr>
            <w:fldChar w:fldCharType="end"/>
          </w:r>
        </w:sdtContent>
      </w:sdt>
      <w:r>
        <w:rPr>
          <w:szCs w:val="24"/>
        </w:rPr>
        <w:t xml:space="preserve">; between 2013 and 2022, the ice extent has been higher than the 2012 minimum, but still much lower than the average of the past four decades. July 2023 </w:t>
      </w:r>
      <w:r w:rsidR="00C85C10">
        <w:rPr>
          <w:szCs w:val="24"/>
        </w:rPr>
        <w:t>was</w:t>
      </w:r>
      <w:r>
        <w:rPr>
          <w:szCs w:val="24"/>
        </w:rPr>
        <w:t xml:space="preserve"> reported as the hottest month of the earth on record </w:t>
      </w:r>
      <w:sdt>
        <w:sdtPr>
          <w:rPr>
            <w:szCs w:val="24"/>
          </w:rPr>
          <w:id w:val="-418557227"/>
          <w:citation/>
        </w:sdtPr>
        <w:sdtContent>
          <w:r>
            <w:rPr>
              <w:szCs w:val="24"/>
            </w:rPr>
            <w:fldChar w:fldCharType="begin"/>
          </w:r>
          <w:r w:rsidRPr="00FA4BF4">
            <w:rPr>
              <w:color w:val="000000"/>
              <w:szCs w:val="24"/>
              <w:vertAlign w:val="superscript"/>
            </w:rPr>
            <w:instrText xml:space="preserve">CITATION Org23 \l 1033 </w:instrText>
          </w:r>
          <w:r>
            <w:rPr>
              <w:szCs w:val="24"/>
            </w:rPr>
            <w:fldChar w:fldCharType="separate"/>
          </w:r>
          <w:r w:rsidR="0066789D" w:rsidRPr="0066789D">
            <w:rPr>
              <w:noProof/>
              <w:color w:val="000000"/>
              <w:szCs w:val="24"/>
            </w:rPr>
            <w:t>[33]</w:t>
          </w:r>
          <w:r>
            <w:rPr>
              <w:szCs w:val="24"/>
            </w:rPr>
            <w:fldChar w:fldCharType="end"/>
          </w:r>
        </w:sdtContent>
      </w:sdt>
      <w:r>
        <w:rPr>
          <w:szCs w:val="24"/>
        </w:rPr>
        <w:t>, and 2023 the hottest year on record by a significant margin</w:t>
      </w:r>
      <w:ins w:id="64" w:author="Ying Zhao" w:date="2024-04-07T18:00:00Z">
        <w:r w:rsidR="00155964">
          <w:rPr>
            <w:szCs w:val="24"/>
          </w:rPr>
          <w:t xml:space="preserve"> </w:t>
        </w:r>
      </w:ins>
      <w:customXmlInsRangeStart w:id="65" w:author="Ying Zhao" w:date="2024-04-07T18:00:00Z"/>
      <w:sdt>
        <w:sdtPr>
          <w:rPr>
            <w:szCs w:val="24"/>
          </w:rPr>
          <w:id w:val="-66113882"/>
          <w:citation/>
        </w:sdtPr>
        <w:sdtContent>
          <w:customXmlInsRangeEnd w:id="65"/>
          <w:ins w:id="66" w:author="Ying Zhao" w:date="2024-04-07T18:00:00Z">
            <w:r w:rsidR="00155964">
              <w:rPr>
                <w:szCs w:val="24"/>
              </w:rPr>
              <w:fldChar w:fldCharType="begin"/>
            </w:r>
            <w:r w:rsidR="00155964">
              <w:rPr>
                <w:szCs w:val="24"/>
              </w:rPr>
              <w:instrText xml:space="preserve"> CITATION NOA24 \l 1033 </w:instrText>
            </w:r>
          </w:ins>
          <w:r w:rsidR="00155964">
            <w:rPr>
              <w:szCs w:val="24"/>
            </w:rPr>
            <w:fldChar w:fldCharType="separate"/>
          </w:r>
          <w:r w:rsidR="0066789D" w:rsidRPr="0066789D">
            <w:rPr>
              <w:noProof/>
              <w:szCs w:val="24"/>
            </w:rPr>
            <w:t>[1]</w:t>
          </w:r>
          <w:ins w:id="67" w:author="Ying Zhao" w:date="2024-04-07T18:00:00Z">
            <w:r w:rsidR="00155964">
              <w:rPr>
                <w:szCs w:val="24"/>
              </w:rPr>
              <w:fldChar w:fldCharType="end"/>
            </w:r>
          </w:ins>
          <w:customXmlInsRangeStart w:id="68" w:author="Ying Zhao" w:date="2024-04-07T18:00:00Z"/>
        </w:sdtContent>
      </w:sdt>
      <w:customXmlInsRangeEnd w:id="68"/>
      <w:r>
        <w:rPr>
          <w:szCs w:val="24"/>
        </w:rPr>
        <w:t xml:space="preserve"> </w:t>
      </w:r>
      <w:sdt>
        <w:sdtPr>
          <w:rPr>
            <w:szCs w:val="24"/>
          </w:rPr>
          <w:id w:val="-1315177123"/>
          <w:citation/>
        </w:sdtPr>
        <w:sdtContent>
          <w:r>
            <w:rPr>
              <w:szCs w:val="24"/>
            </w:rPr>
            <w:fldChar w:fldCharType="begin"/>
          </w:r>
          <w:r w:rsidR="00D61B2F" w:rsidRPr="00FA4BF4">
            <w:rPr>
              <w:color w:val="000000"/>
              <w:szCs w:val="24"/>
              <w:vertAlign w:val="superscript"/>
            </w:rPr>
            <w:instrText xml:space="preserve">CITATION Cop23 \l 1033 </w:instrText>
          </w:r>
          <w:r>
            <w:rPr>
              <w:szCs w:val="24"/>
            </w:rPr>
            <w:fldChar w:fldCharType="separate"/>
          </w:r>
          <w:r w:rsidR="0066789D" w:rsidRPr="0066789D">
            <w:rPr>
              <w:noProof/>
              <w:color w:val="000000"/>
              <w:szCs w:val="24"/>
            </w:rPr>
            <w:t>[34]</w:t>
          </w:r>
          <w:r>
            <w:rPr>
              <w:szCs w:val="24"/>
            </w:rPr>
            <w:fldChar w:fldCharType="end"/>
          </w:r>
        </w:sdtContent>
      </w:sdt>
      <w:r>
        <w:rPr>
          <w:szCs w:val="24"/>
        </w:rPr>
        <w:t xml:space="preserve">. Some questions then come to us naturally: how does the Artic sea ice extent in 2023 compare to the 2012 level? And can our model simulations closely match the comparison observed in the real data? These questions will be addressed in Section </w:t>
      </w:r>
      <w:r w:rsidR="00941CDA">
        <w:rPr>
          <w:szCs w:val="24"/>
        </w:rPr>
        <w:t>V.D</w:t>
      </w:r>
      <w:r>
        <w:rPr>
          <w:szCs w:val="24"/>
        </w:rPr>
        <w:t xml:space="preserve">.  </w:t>
      </w:r>
    </w:p>
    <w:p w14:paraId="1C09FA2E" w14:textId="77777777" w:rsidR="0040504D" w:rsidRDefault="0040504D" w:rsidP="0040504D">
      <w:pPr>
        <w:jc w:val="both"/>
        <w:rPr>
          <w:ins w:id="69" w:author="Ying Zhao" w:date="2024-04-09T19:53:00Z"/>
          <w:szCs w:val="24"/>
        </w:rPr>
      </w:pPr>
    </w:p>
    <w:p w14:paraId="21184E8E" w14:textId="5D512FE9" w:rsidR="003F08C5" w:rsidRPr="00961214" w:rsidRDefault="0083131D" w:rsidP="003F08C5">
      <w:pPr>
        <w:pStyle w:val="Heading2"/>
        <w:numPr>
          <w:ilvl w:val="0"/>
          <w:numId w:val="28"/>
        </w:numPr>
        <w:jc w:val="both"/>
        <w:rPr>
          <w:ins w:id="70" w:author="Ying Zhao" w:date="2024-04-09T19:54:00Z"/>
          <w:i/>
          <w:iCs/>
        </w:rPr>
        <w:pPrChange w:id="71" w:author="Ying Zhao" w:date="2024-04-09T19:54:00Z">
          <w:pPr>
            <w:pStyle w:val="Heading2"/>
            <w:numPr>
              <w:ilvl w:val="0"/>
              <w:numId w:val="38"/>
            </w:numPr>
            <w:tabs>
              <w:tab w:val="num" w:pos="567"/>
            </w:tabs>
            <w:ind w:left="567" w:hanging="567"/>
            <w:jc w:val="both"/>
          </w:pPr>
        </w:pPrChange>
      </w:pPr>
      <w:ins w:id="72" w:author="Ying Zhao" w:date="2024-04-09T21:15:00Z">
        <w:r>
          <w:rPr>
            <w:i/>
            <w:iCs/>
          </w:rPr>
          <w:t>Research f</w:t>
        </w:r>
      </w:ins>
      <w:ins w:id="73" w:author="Ying Zhao" w:date="2024-04-09T19:56:00Z">
        <w:r w:rsidR="000F6AC6">
          <w:rPr>
            <w:i/>
            <w:iCs/>
          </w:rPr>
          <w:t>ramework</w:t>
        </w:r>
      </w:ins>
    </w:p>
    <w:p w14:paraId="14E90D08" w14:textId="2CC2C83A" w:rsidR="003F08C5" w:rsidRDefault="009A70C1" w:rsidP="0040504D">
      <w:pPr>
        <w:jc w:val="both"/>
        <w:rPr>
          <w:ins w:id="74" w:author="Ying Zhao" w:date="2024-04-09T19:53:00Z"/>
          <w:szCs w:val="24"/>
        </w:rPr>
      </w:pPr>
      <w:ins w:id="75" w:author="Ying Zhao" w:date="2024-04-09T19:58:00Z">
        <w:r>
          <w:rPr>
            <w:szCs w:val="24"/>
          </w:rPr>
          <w:t xml:space="preserve">The goal of this paper is </w:t>
        </w:r>
      </w:ins>
      <w:ins w:id="76" w:author="Ying Zhao" w:date="2024-04-09T20:01:00Z">
        <w:r>
          <w:rPr>
            <w:szCs w:val="24"/>
          </w:rPr>
          <w:t xml:space="preserve">to </w:t>
        </w:r>
      </w:ins>
      <w:ins w:id="77" w:author="Ying Zhao" w:date="2024-04-09T19:59:00Z">
        <w:r>
          <w:rPr>
            <w:szCs w:val="24"/>
          </w:rPr>
          <w:t xml:space="preserve">simulate Arctic sea ice dynamics </w:t>
        </w:r>
      </w:ins>
      <w:ins w:id="78" w:author="Ying Zhao" w:date="2024-04-09T20:02:00Z">
        <w:r>
          <w:rPr>
            <w:szCs w:val="24"/>
          </w:rPr>
          <w:t>at</w:t>
        </w:r>
      </w:ins>
      <w:ins w:id="79" w:author="Ying Zhao" w:date="2024-04-09T19:59:00Z">
        <w:r>
          <w:rPr>
            <w:szCs w:val="24"/>
          </w:rPr>
          <w:t xml:space="preserve"> a large scale using the </w:t>
        </w:r>
      </w:ins>
      <w:ins w:id="80" w:author="Ying Zhao" w:date="2024-04-09T20:00:00Z">
        <w:r>
          <w:rPr>
            <w:szCs w:val="24"/>
          </w:rPr>
          <w:t xml:space="preserve">IM. </w:t>
        </w:r>
        <w:r>
          <w:t>We</w:t>
        </w:r>
      </w:ins>
      <w:ins w:id="81" w:author="Ying Zhao" w:date="2024-04-09T19:58:00Z">
        <w:r>
          <w:t xml:space="preserve"> will enhance</w:t>
        </w:r>
        <w:r>
          <w:t xml:space="preserve"> </w:t>
        </w:r>
      </w:ins>
      <w:ins w:id="82" w:author="Ying Zhao" w:date="2024-04-09T20:00:00Z">
        <w:r>
          <w:t xml:space="preserve">the </w:t>
        </w:r>
      </w:ins>
      <w:ins w:id="83" w:author="Ying Zhao" w:date="2024-04-09T19:58:00Z">
        <w:r>
          <w:t xml:space="preserve">continuous spin </w:t>
        </w:r>
      </w:ins>
      <w:ins w:id="84" w:author="Ying Zhao" w:date="2024-04-09T20:00:00Z">
        <w:r>
          <w:t>IM</w:t>
        </w:r>
      </w:ins>
      <w:ins w:id="85" w:author="Ying Zhao" w:date="2024-04-09T20:03:00Z">
        <w:r>
          <w:t xml:space="preserve"> </w:t>
        </w:r>
      </w:ins>
      <w:customXmlInsRangeStart w:id="86" w:author="Ying Zhao" w:date="2024-04-09T21:25:00Z"/>
      <w:sdt>
        <w:sdtPr>
          <w:id w:val="-282276429"/>
          <w:citation/>
        </w:sdtPr>
        <w:sdtContent>
          <w:customXmlInsRangeEnd w:id="86"/>
          <w:ins w:id="87" w:author="Ying Zhao" w:date="2024-04-09T21:25:00Z">
            <w:r w:rsidR="00566F10">
              <w:fldChar w:fldCharType="begin"/>
            </w:r>
            <w:r w:rsidR="00566F10">
              <w:instrText xml:space="preserve"> CITATION Syl78 \l 1033 </w:instrText>
            </w:r>
          </w:ins>
          <w:r w:rsidR="00566F10">
            <w:fldChar w:fldCharType="separate"/>
          </w:r>
          <w:ins w:id="88" w:author="Ying Zhao" w:date="2024-04-09T21:25:00Z">
            <w:r w:rsidR="00566F10" w:rsidRPr="00566F10">
              <w:rPr>
                <w:noProof/>
                <w:rPrChange w:id="89" w:author="Ying Zhao" w:date="2024-04-09T21:25:00Z">
                  <w:rPr>
                    <w:rFonts w:eastAsia="Times New Roman"/>
                  </w:rPr>
                </w:rPrChange>
              </w:rPr>
              <w:t>[35]</w:t>
            </w:r>
            <w:r w:rsidR="00566F10">
              <w:fldChar w:fldCharType="end"/>
            </w:r>
          </w:ins>
          <w:customXmlInsRangeStart w:id="90" w:author="Ying Zhao" w:date="2024-04-09T21:25:00Z"/>
        </w:sdtContent>
      </w:sdt>
      <w:customXmlInsRangeEnd w:id="90"/>
      <w:customXmlInsRangeStart w:id="91" w:author="Ying Zhao" w:date="2024-04-09T21:25:00Z"/>
      <w:sdt>
        <w:sdtPr>
          <w:id w:val="-937524168"/>
          <w:citation/>
        </w:sdtPr>
        <w:sdtContent>
          <w:customXmlInsRangeEnd w:id="91"/>
          <w:ins w:id="92" w:author="Ying Zhao" w:date="2024-04-09T21:25:00Z">
            <w:r w:rsidR="00383A16">
              <w:fldChar w:fldCharType="begin"/>
            </w:r>
            <w:r w:rsidR="00383A16">
              <w:instrText xml:space="preserve"> CITATION Bay99 \l 1033 </w:instrText>
            </w:r>
          </w:ins>
          <w:r w:rsidR="00383A16">
            <w:fldChar w:fldCharType="separate"/>
          </w:r>
          <w:ins w:id="93" w:author="Ying Zhao" w:date="2024-04-09T21:25:00Z">
            <w:r w:rsidR="00383A16">
              <w:rPr>
                <w:noProof/>
              </w:rPr>
              <w:t xml:space="preserve"> </w:t>
            </w:r>
            <w:r w:rsidR="00383A16" w:rsidRPr="00383A16">
              <w:rPr>
                <w:noProof/>
                <w:rPrChange w:id="94" w:author="Ying Zhao" w:date="2024-04-09T21:25:00Z">
                  <w:rPr>
                    <w:rFonts w:eastAsia="Times New Roman"/>
                  </w:rPr>
                </w:rPrChange>
              </w:rPr>
              <w:t>[36]</w:t>
            </w:r>
            <w:r w:rsidR="00383A16">
              <w:fldChar w:fldCharType="end"/>
            </w:r>
          </w:ins>
          <w:customXmlInsRangeStart w:id="95" w:author="Ying Zhao" w:date="2024-04-09T21:25:00Z"/>
        </w:sdtContent>
      </w:sdt>
      <w:customXmlInsRangeEnd w:id="95"/>
      <w:ins w:id="96" w:author="Ying Zhao" w:date="2024-04-09T21:25:00Z">
        <w:r w:rsidR="00383A16">
          <w:t xml:space="preserve"> </w:t>
        </w:r>
      </w:ins>
      <w:ins w:id="97" w:author="Ying Zhao" w:date="2024-04-09T20:03:00Z">
        <w:r>
          <w:t>to</w:t>
        </w:r>
        <w:r w:rsidRPr="009A70C1">
          <w:t xml:space="preserve"> </w:t>
        </w:r>
        <w:r>
          <w:t xml:space="preserve">incorporate an innovative factor to account for the inertia </w:t>
        </w:r>
      </w:ins>
      <w:ins w:id="98" w:author="Ying Zhao" w:date="2024-04-09T21:16:00Z">
        <w:r w:rsidR="0014200F">
          <w:t>to resist</w:t>
        </w:r>
      </w:ins>
      <w:ins w:id="99" w:author="Ying Zhao" w:date="2024-04-09T20:03:00Z">
        <w:r>
          <w:t xml:space="preserve"> spin value changes</w:t>
        </w:r>
        <w:r>
          <w:t>.</w:t>
        </w:r>
      </w:ins>
      <w:ins w:id="100" w:author="Ying Zhao" w:date="2024-04-09T20:02:00Z">
        <w:r>
          <w:t xml:space="preserve"> </w:t>
        </w:r>
      </w:ins>
      <w:ins w:id="101" w:author="Ying Zhao" w:date="2024-04-09T20:04:00Z">
        <w:r>
          <w:t xml:space="preserve">The </w:t>
        </w:r>
      </w:ins>
      <w:ins w:id="102" w:author="Ying Zhao" w:date="2024-04-09T21:16:00Z">
        <w:r w:rsidR="0014200F">
          <w:t>evolution</w:t>
        </w:r>
      </w:ins>
      <w:ins w:id="103" w:author="Ying Zhao" w:date="2024-04-09T19:58:00Z">
        <w:r>
          <w:t xml:space="preserve"> of sea ice/water </w:t>
        </w:r>
      </w:ins>
      <w:ins w:id="104" w:author="Ying Zhao" w:date="2024-04-09T20:03:00Z">
        <w:r>
          <w:t xml:space="preserve">phase </w:t>
        </w:r>
      </w:ins>
      <w:ins w:id="105" w:author="Ying Zhao" w:date="2024-04-09T19:58:00Z">
        <w:r>
          <w:t xml:space="preserve">transition </w:t>
        </w:r>
      </w:ins>
      <w:ins w:id="106" w:author="Ying Zhao" w:date="2024-04-09T20:04:00Z">
        <w:r>
          <w:t xml:space="preserve">will </w:t>
        </w:r>
      </w:ins>
      <w:ins w:id="107" w:author="Ying Zhao" w:date="2024-04-09T20:05:00Z">
        <w:r>
          <w:t>follow</w:t>
        </w:r>
        <w:r>
          <w:t xml:space="preserve"> the Metropolis-Hastings </w:t>
        </w:r>
      </w:ins>
      <w:customXmlInsRangeStart w:id="108" w:author="Ying Zhao" w:date="2024-04-09T21:26:00Z"/>
      <w:sdt>
        <w:sdtPr>
          <w:id w:val="973415322"/>
          <w:citation/>
        </w:sdtPr>
        <w:sdtContent>
          <w:customXmlInsRangeEnd w:id="108"/>
          <w:ins w:id="109" w:author="Ying Zhao" w:date="2024-04-09T21:26:00Z">
            <w:r w:rsidR="00383A16">
              <w:fldChar w:fldCharType="begin"/>
            </w:r>
            <w:r w:rsidR="00383A16">
              <w:instrText xml:space="preserve"> CITATION Met53 \l 1033 </w:instrText>
            </w:r>
          </w:ins>
          <w:r w:rsidR="00383A16">
            <w:fldChar w:fldCharType="separate"/>
          </w:r>
          <w:ins w:id="110" w:author="Ying Zhao" w:date="2024-04-09T21:26:00Z">
            <w:r w:rsidR="00383A16" w:rsidRPr="00383A16">
              <w:rPr>
                <w:noProof/>
                <w:rPrChange w:id="111" w:author="Ying Zhao" w:date="2024-04-09T21:26:00Z">
                  <w:rPr>
                    <w:rFonts w:eastAsia="Times New Roman"/>
                  </w:rPr>
                </w:rPrChange>
              </w:rPr>
              <w:t>[37]</w:t>
            </w:r>
            <w:r w:rsidR="00383A16">
              <w:fldChar w:fldCharType="end"/>
            </w:r>
          </w:ins>
          <w:customXmlInsRangeStart w:id="112" w:author="Ying Zhao" w:date="2024-04-09T21:26:00Z"/>
        </w:sdtContent>
      </w:sdt>
      <w:customXmlInsRangeEnd w:id="112"/>
      <w:ins w:id="113" w:author="Ying Zhao" w:date="2024-04-09T21:25:00Z">
        <w:r w:rsidR="00383A16">
          <w:t xml:space="preserve"> </w:t>
        </w:r>
      </w:ins>
      <w:ins w:id="114" w:author="Ying Zhao" w:date="2024-04-09T20:05:00Z">
        <w:r>
          <w:t>Monte Carlo process</w:t>
        </w:r>
        <w:r>
          <w:t xml:space="preserve"> </w:t>
        </w:r>
      </w:ins>
      <w:ins w:id="115" w:author="Ying Zhao" w:date="2024-04-09T20:04:00Z">
        <w:r>
          <w:t>governed by th</w:t>
        </w:r>
      </w:ins>
      <w:ins w:id="116" w:author="Ying Zhao" w:date="2024-04-09T20:05:00Z">
        <w:r>
          <w:t xml:space="preserve">is generalized IM. </w:t>
        </w:r>
      </w:ins>
      <w:ins w:id="117" w:author="Ying Zhao" w:date="2024-04-09T21:17:00Z">
        <w:r w:rsidR="0014200F">
          <w:t>Based on</w:t>
        </w:r>
      </w:ins>
      <w:ins w:id="118" w:author="Ying Zhao" w:date="2024-04-09T20:06:00Z">
        <w:r>
          <w:t xml:space="preserve"> the</w:t>
        </w:r>
      </w:ins>
      <w:ins w:id="119" w:author="Ying Zhao" w:date="2024-04-09T19:58:00Z">
        <w:r>
          <w:t xml:space="preserve"> </w:t>
        </w:r>
      </w:ins>
      <w:ins w:id="120" w:author="Ying Zhao" w:date="2024-04-09T21:18:00Z">
        <w:r w:rsidR="0014200F">
          <w:t xml:space="preserve">Arctic </w:t>
        </w:r>
      </w:ins>
      <w:ins w:id="121" w:author="Ying Zhao" w:date="2024-04-09T19:58:00Z">
        <w:r>
          <w:t xml:space="preserve">sea ice </w:t>
        </w:r>
      </w:ins>
      <w:ins w:id="122" w:author="Ying Zhao" w:date="2024-04-09T21:18:00Z">
        <w:r w:rsidR="0014200F">
          <w:t>images</w:t>
        </w:r>
      </w:ins>
      <w:ins w:id="123" w:author="Ying Zhao" w:date="2024-04-09T19:58:00Z">
        <w:r>
          <w:t xml:space="preserve"> collected by the National Snow and Ice Data Center</w:t>
        </w:r>
      </w:ins>
      <w:ins w:id="124" w:author="Ying Zhao" w:date="2024-04-09T20:06:00Z">
        <w:r>
          <w:t xml:space="preserve"> </w:t>
        </w:r>
      </w:ins>
      <w:customXmlInsRangeStart w:id="125" w:author="Ying Zhao" w:date="2024-04-09T21:27:00Z"/>
      <w:sdt>
        <w:sdtPr>
          <w:id w:val="-641042368"/>
          <w:citation/>
        </w:sdtPr>
        <w:sdtContent>
          <w:customXmlInsRangeEnd w:id="125"/>
          <w:ins w:id="126" w:author="Ying Zhao" w:date="2024-04-09T21:27:00Z">
            <w:r w:rsidR="00383A16">
              <w:fldChar w:fldCharType="begin"/>
            </w:r>
            <w:r w:rsidR="00383A16">
              <w:instrText xml:space="preserve"> CITATION Mei23 \l 1033 </w:instrText>
            </w:r>
          </w:ins>
          <w:r w:rsidR="00383A16">
            <w:fldChar w:fldCharType="separate"/>
          </w:r>
          <w:ins w:id="127" w:author="Ying Zhao" w:date="2024-04-09T21:27:00Z">
            <w:r w:rsidR="00383A16" w:rsidRPr="00383A16">
              <w:rPr>
                <w:noProof/>
                <w:rPrChange w:id="128" w:author="Ying Zhao" w:date="2024-04-09T21:27:00Z">
                  <w:rPr>
                    <w:rFonts w:eastAsia="Times New Roman"/>
                  </w:rPr>
                </w:rPrChange>
              </w:rPr>
              <w:t>[38]</w:t>
            </w:r>
            <w:r w:rsidR="00383A16">
              <w:fldChar w:fldCharType="end"/>
            </w:r>
          </w:ins>
          <w:customXmlInsRangeStart w:id="129" w:author="Ying Zhao" w:date="2024-04-09T21:27:00Z"/>
        </w:sdtContent>
      </w:sdt>
      <w:customXmlInsRangeEnd w:id="129"/>
      <w:ins w:id="130" w:author="Ying Zhao" w:date="2024-04-09T21:27:00Z">
        <w:r w:rsidR="00383A16">
          <w:t xml:space="preserve"> </w:t>
        </w:r>
      </w:ins>
      <w:ins w:id="131" w:author="Ying Zhao" w:date="2024-04-09T20:06:00Z">
        <w:r>
          <w:t xml:space="preserve">as </w:t>
        </w:r>
      </w:ins>
      <w:ins w:id="132" w:author="Ying Zhao" w:date="2024-04-09T20:07:00Z">
        <w:r>
          <w:t>inputs</w:t>
        </w:r>
      </w:ins>
      <w:ins w:id="133" w:author="Ying Zhao" w:date="2024-04-09T20:08:00Z">
        <w:r w:rsidR="00FA29BC">
          <w:t xml:space="preserve">, </w:t>
        </w:r>
      </w:ins>
      <w:ins w:id="134" w:author="Ying Zhao" w:date="2024-04-09T21:17:00Z">
        <w:r w:rsidR="0014200F">
          <w:t xml:space="preserve">our model will </w:t>
        </w:r>
      </w:ins>
      <w:ins w:id="135" w:author="Ying Zhao" w:date="2024-04-09T21:27:00Z">
        <w:r w:rsidR="00383A16">
          <w:t>output</w:t>
        </w:r>
      </w:ins>
      <w:ins w:id="136" w:author="Ying Zhao" w:date="2024-04-09T20:08:00Z">
        <w:r w:rsidR="00FA29BC">
          <w:t xml:space="preserve"> the best-fit Ising parameters</w:t>
        </w:r>
      </w:ins>
      <w:ins w:id="137" w:author="Ying Zhao" w:date="2024-04-09T21:18:00Z">
        <w:r w:rsidR="0014200F">
          <w:t xml:space="preserve"> </w:t>
        </w:r>
      </w:ins>
      <w:ins w:id="138" w:author="Ying Zhao" w:date="2024-04-09T20:08:00Z">
        <w:r w:rsidR="00FA29BC">
          <w:t>and</w:t>
        </w:r>
      </w:ins>
      <w:ins w:id="139" w:author="Ying Zhao" w:date="2024-04-09T21:17:00Z">
        <w:r w:rsidR="0014200F">
          <w:t xml:space="preserve"> </w:t>
        </w:r>
      </w:ins>
      <w:ins w:id="140" w:author="Ying Zhao" w:date="2024-04-09T21:19:00Z">
        <w:r w:rsidR="0014200F">
          <w:t>simulated</w:t>
        </w:r>
      </w:ins>
      <w:ins w:id="141" w:author="Ying Zhao" w:date="2024-04-09T21:17:00Z">
        <w:r w:rsidR="0014200F">
          <w:t xml:space="preserve"> sea ice configurations. </w:t>
        </w:r>
      </w:ins>
      <w:ins w:id="142" w:author="Ying Zhao" w:date="2024-04-09T21:24:00Z">
        <w:r w:rsidR="003508DE">
          <w:t xml:space="preserve">The </w:t>
        </w:r>
      </w:ins>
      <w:ins w:id="143" w:author="Ying Zhao" w:date="2024-04-09T21:27:00Z">
        <w:r w:rsidR="00B52C41">
          <w:t>analysis</w:t>
        </w:r>
      </w:ins>
      <w:ins w:id="144" w:author="Ying Zhao" w:date="2024-04-09T21:21:00Z">
        <w:r w:rsidR="0014200F">
          <w:t xml:space="preserve"> of the n</w:t>
        </w:r>
      </w:ins>
      <w:ins w:id="145" w:author="Ying Zhao" w:date="2024-04-09T21:20:00Z">
        <w:r w:rsidR="0014200F">
          <w:t xml:space="preserve">umeric measures </w:t>
        </w:r>
      </w:ins>
      <w:ins w:id="146" w:author="Ying Zhao" w:date="2024-04-09T21:24:00Z">
        <w:r w:rsidR="003508DE">
          <w:t>from</w:t>
        </w:r>
      </w:ins>
      <w:ins w:id="147" w:author="Ying Zhao" w:date="2024-04-09T21:21:00Z">
        <w:r w:rsidR="0014200F">
          <w:t xml:space="preserve"> </w:t>
        </w:r>
      </w:ins>
      <w:ins w:id="148" w:author="Ying Zhao" w:date="2024-04-09T21:20:00Z">
        <w:r w:rsidR="0014200F">
          <w:t>the</w:t>
        </w:r>
      </w:ins>
      <w:ins w:id="149" w:author="Ying Zhao" w:date="2024-04-09T21:21:00Z">
        <w:r w:rsidR="0014200F">
          <w:t>se</w:t>
        </w:r>
      </w:ins>
      <w:ins w:id="150" w:author="Ying Zhao" w:date="2024-04-09T21:20:00Z">
        <w:r w:rsidR="0014200F">
          <w:t xml:space="preserve"> simulation results will </w:t>
        </w:r>
      </w:ins>
      <w:ins w:id="151" w:author="Ying Zhao" w:date="2024-04-09T21:21:00Z">
        <w:r w:rsidR="0014200F">
          <w:t xml:space="preserve">validate the </w:t>
        </w:r>
      </w:ins>
      <w:ins w:id="152" w:author="Ying Zhao" w:date="2024-04-09T21:22:00Z">
        <w:r w:rsidR="0014200F">
          <w:t xml:space="preserve">applicability of </w:t>
        </w:r>
      </w:ins>
      <w:ins w:id="153" w:author="Ying Zhao" w:date="2024-04-09T21:23:00Z">
        <w:r w:rsidR="0014200F">
          <w:t>the IM in sea ice studies.</w:t>
        </w:r>
      </w:ins>
    </w:p>
    <w:p w14:paraId="79BD5F1C" w14:textId="77777777" w:rsidR="003F08C5" w:rsidRDefault="003F08C5" w:rsidP="0040504D">
      <w:pPr>
        <w:jc w:val="both"/>
        <w:rPr>
          <w:szCs w:val="24"/>
        </w:rPr>
      </w:pPr>
    </w:p>
    <w:p w14:paraId="45CF6C6F" w14:textId="77777777" w:rsidR="0040504D" w:rsidRDefault="0040504D" w:rsidP="0040504D">
      <w:pPr>
        <w:pStyle w:val="Heading1"/>
        <w:jc w:val="both"/>
      </w:pPr>
      <w:bookmarkStart w:id="154" w:name="_Toc155644303"/>
      <w:r>
        <w:t>Theoretical framework</w:t>
      </w:r>
      <w:bookmarkEnd w:id="154"/>
    </w:p>
    <w:p w14:paraId="417FC13B" w14:textId="77777777" w:rsidR="0040504D" w:rsidRPr="00961214" w:rsidRDefault="0040504D" w:rsidP="00961214">
      <w:pPr>
        <w:pStyle w:val="Heading2"/>
        <w:numPr>
          <w:ilvl w:val="0"/>
          <w:numId w:val="30"/>
        </w:numPr>
        <w:jc w:val="both"/>
      </w:pPr>
      <w:bookmarkStart w:id="155" w:name="_Toc155644304"/>
      <w:r w:rsidRPr="00961214">
        <w:t>Classical Ising model</w:t>
      </w:r>
      <w:bookmarkEnd w:id="155"/>
    </w:p>
    <w:p w14:paraId="5D24C548" w14:textId="07A567C3" w:rsidR="0040504D" w:rsidRDefault="0040504D" w:rsidP="0040504D">
      <w:pPr>
        <w:jc w:val="both"/>
      </w:pPr>
      <w:r>
        <w:t xml:space="preserve">The system described by an IM is a set of lattice sites, each having a spin that interacts with its neighbors. The Hamiltonian function </w:t>
      </w:r>
      <w:sdt>
        <w:sdtPr>
          <w:id w:val="-1354721482"/>
          <w:citation/>
        </w:sdtPr>
        <w:sdtContent>
          <w:r>
            <w:fldChar w:fldCharType="begin"/>
          </w:r>
          <w:r w:rsidRPr="00FA4BF4">
            <w:rPr>
              <w:color w:val="000000"/>
              <w:vertAlign w:val="superscript"/>
            </w:rPr>
            <w:instrText xml:space="preserve"> CITATION Isi251 \l 1033 </w:instrText>
          </w:r>
          <w:r>
            <w:fldChar w:fldCharType="separate"/>
          </w:r>
          <w:r w:rsidR="0066789D" w:rsidRPr="0066789D">
            <w:rPr>
              <w:noProof/>
              <w:color w:val="000000"/>
            </w:rPr>
            <w:t>[2]</w:t>
          </w:r>
          <w:r>
            <w:fldChar w:fldCharType="end"/>
          </w:r>
        </w:sdtContent>
      </w:sdt>
      <w:r>
        <w:t xml:space="preserve"> </w:t>
      </w:r>
      <w:sdt>
        <w:sdtPr>
          <w:id w:val="1517579723"/>
          <w:citation/>
        </w:sdtPr>
        <w:sdtContent>
          <w:r>
            <w:fldChar w:fldCharType="begin"/>
          </w:r>
          <w:r w:rsidRPr="00FA4BF4">
            <w:rPr>
              <w:color w:val="000000"/>
              <w:vertAlign w:val="superscript"/>
            </w:rPr>
            <w:instrText xml:space="preserve"> CITATION Isi25 \l 1033 </w:instrText>
          </w:r>
          <w:r>
            <w:fldChar w:fldCharType="separate"/>
          </w:r>
          <w:r w:rsidR="0066789D" w:rsidRPr="0066789D">
            <w:rPr>
              <w:noProof/>
              <w:color w:val="000000"/>
            </w:rPr>
            <w:t>[3]</w:t>
          </w:r>
          <w:r>
            <w:fldChar w:fldCharType="end"/>
          </w:r>
        </w:sdtContent>
      </w:sdt>
      <w:r>
        <w:t xml:space="preserve"> </w:t>
      </w:r>
      <w:sdt>
        <w:sdtPr>
          <w:id w:val="1538163285"/>
          <w:citation/>
        </w:sdtPr>
        <w:sdtContent>
          <w:r>
            <w:fldChar w:fldCharType="begin"/>
          </w:r>
          <w:r w:rsidRPr="00FA4BF4">
            <w:rPr>
              <w:color w:val="000000"/>
              <w:vertAlign w:val="superscript"/>
            </w:rPr>
            <w:instrText xml:space="preserve"> CITATION Bru67 \l 1033 </w:instrText>
          </w:r>
          <w:r>
            <w:fldChar w:fldCharType="separate"/>
          </w:r>
          <w:r w:rsidR="0066789D" w:rsidRPr="0066789D">
            <w:rPr>
              <w:noProof/>
              <w:color w:val="000000"/>
            </w:rPr>
            <w:t>[4]</w:t>
          </w:r>
          <w:r>
            <w:fldChar w:fldCharType="end"/>
          </w:r>
        </w:sdtContent>
      </w:sdt>
      <w:r>
        <w:t xml:space="preserve"> for the lattice </w:t>
      </w:r>
      <m:oMath>
        <m:r>
          <w:rPr>
            <w:rFonts w:ascii="Cambria Math" w:hAnsi="Cambria Math"/>
          </w:rPr>
          <m:t>σ</m:t>
        </m:r>
      </m:oMath>
      <w:r>
        <w:t xml:space="preserve"> in a standard IM is given as </w:t>
      </w:r>
    </w:p>
    <w:p w14:paraId="66B1349E" w14:textId="33CBA7FA" w:rsidR="0040504D" w:rsidRPr="00F95393" w:rsidRDefault="0040504D" w:rsidP="00F95393">
      <w:pPr>
        <w:jc w:val="both"/>
      </w:pPr>
      <m:oMathPara>
        <m:oMathParaPr>
          <m:jc m:val="right"/>
        </m:oMathParaPr>
        <m:oMath>
          <m:r>
            <w:rPr>
              <w:rFonts w:ascii="Cambria Math" w:eastAsiaTheme="minorEastAsia" w:hAnsi="Cambria Math"/>
            </w:rPr>
            <w:lastRenderedPageBreak/>
            <m:t xml:space="preserve"> H</m:t>
          </m:r>
          <m:d>
            <m:dPr>
              <m:ctrlPr>
                <w:rPr>
                  <w:rFonts w:ascii="Cambria Math" w:eastAsiaTheme="minorEastAsia" w:hAnsi="Cambria Math"/>
                  <w:i/>
                </w:rPr>
              </m:ctrlPr>
            </m:dPr>
            <m:e>
              <m:r>
                <w:rPr>
                  <w:rFonts w:ascii="Cambria Math" w:hAnsi="Cambria Math"/>
                </w:rPr>
                <m:t>σ</m:t>
              </m:r>
              <m:ctrlPr>
                <w:rPr>
                  <w:rFonts w:ascii="Cambria Math" w:hAnsi="Cambria Math"/>
                  <w:i/>
                </w:rPr>
              </m:ctrlPr>
            </m:e>
          </m:d>
          <m:r>
            <w:rPr>
              <w:rFonts w:ascii="Cambria Math" w:hAnsi="Cambria Math"/>
            </w:rPr>
            <m:t>=-</m:t>
          </m:r>
          <m:nary>
            <m:naryPr>
              <m:chr m:val="∑"/>
              <m:limLoc m:val="undOvr"/>
              <m:supHide m:val="1"/>
              <m:ctrlPr>
                <w:rPr>
                  <w:rFonts w:ascii="Cambria Math" w:eastAsiaTheme="minorEastAsia" w:hAnsi="Cambria Math"/>
                  <w:i/>
                </w:rPr>
              </m:ctrlPr>
            </m:naryPr>
            <m:sub>
              <m:r>
                <w:rPr>
                  <w:rFonts w:ascii="Cambria Math" w:hAnsi="Cambria Math"/>
                </w:rPr>
                <m:t>&lt;i,j&gt;</m:t>
              </m:r>
            </m:sub>
            <m:sup/>
            <m:e>
              <m:sSub>
                <m:sSubPr>
                  <m:ctrlPr>
                    <w:rPr>
                      <w:rFonts w:ascii="Cambria Math" w:hAnsi="Cambria Math"/>
                      <w:i/>
                    </w:rPr>
                  </m:ctrlPr>
                </m:sSubPr>
                <m:e>
                  <m:r>
                    <w:rPr>
                      <w:rFonts w:ascii="Cambria Math" w:hAnsi="Cambria Math"/>
                    </w:rPr>
                    <m:t>J</m:t>
                  </m:r>
                </m:e>
                <m:sub>
                  <m:r>
                    <w:rPr>
                      <w:rFonts w:ascii="Cambria Math" w:hAnsi="Cambria Math"/>
                    </w:rPr>
                    <m:t>ij</m:t>
                  </m:r>
                </m:sub>
              </m:sSub>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j</m:t>
                  </m:r>
                </m:sub>
              </m:sSub>
            </m:e>
          </m:nary>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e>
          </m:nary>
          <m:r>
            <w:rPr>
              <w:rFonts w:ascii="Cambria Math" w:eastAsiaTheme="minorEastAsia" w:hAnsi="Cambria Math"/>
            </w:rPr>
            <m:t xml:space="preserve">                                                   (1)</m:t>
          </m:r>
        </m:oMath>
      </m:oMathPara>
    </w:p>
    <w:p w14:paraId="373C8CF5" w14:textId="28C3521C" w:rsidR="0040504D" w:rsidRDefault="0040504D" w:rsidP="0040504D">
      <w:pPr>
        <w:jc w:val="both"/>
        <w:rPr>
          <w:rFonts w:eastAsiaTheme="minorEastAsia"/>
        </w:rPr>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eastAsiaTheme="minorEastAsia"/>
        </w:rPr>
        <w:t xml:space="preserve"> represents the spin variables at site </w:t>
      </w:r>
      <w:r w:rsidRPr="000D6985">
        <w:rPr>
          <w:rFonts w:eastAsiaTheme="minorEastAsia"/>
          <w:i/>
          <w:iCs/>
        </w:rPr>
        <w:t>i</w:t>
      </w:r>
      <w:r>
        <w:rPr>
          <w:rFonts w:eastAsiaTheme="minorEastAsia"/>
        </w:rPr>
        <w:t xml:space="preserve">, taking the values of +1 or </w:t>
      </w:r>
      <m:oMath>
        <m:r>
          <w:rPr>
            <w:rFonts w:ascii="Cambria Math" w:hAnsi="Cambria Math"/>
          </w:rPr>
          <m:t>-</m:t>
        </m:r>
      </m:oMath>
      <w:r>
        <w:rPr>
          <w:rFonts w:eastAsiaTheme="minorEastAsia"/>
        </w:rPr>
        <w:t xml:space="preserve">1, </w:t>
      </w:r>
      <m:oMath>
        <m:sSub>
          <m:sSubPr>
            <m:ctrlPr>
              <w:rPr>
                <w:rFonts w:ascii="Cambria Math" w:hAnsi="Cambria Math"/>
                <w:i/>
              </w:rPr>
            </m:ctrlPr>
          </m:sSubPr>
          <m:e>
            <m:r>
              <w:rPr>
                <w:rFonts w:ascii="Cambria Math" w:hAnsi="Cambria Math"/>
              </w:rPr>
              <m:t>J</m:t>
            </m:r>
          </m:e>
          <m:sub>
            <m:r>
              <w:rPr>
                <w:rFonts w:ascii="Cambria Math" w:hAnsi="Cambria Math"/>
              </w:rPr>
              <m:t>ij</m:t>
            </m:r>
          </m:sub>
        </m:sSub>
      </m:oMath>
      <w:r>
        <w:rPr>
          <w:rFonts w:eastAsiaTheme="minorEastAsia"/>
        </w:rPr>
        <w:t xml:space="preserve"> represents the interaction between sites, and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represents the interaction of the external field with the spin at site </w:t>
      </w:r>
      <w:r w:rsidRPr="000D6985">
        <w:rPr>
          <w:rFonts w:eastAsiaTheme="minorEastAsia"/>
          <w:i/>
          <w:iCs/>
        </w:rPr>
        <w:t>i</w:t>
      </w:r>
      <w:r>
        <w:rPr>
          <w:rFonts w:eastAsiaTheme="minorEastAsia"/>
        </w:rPr>
        <w:t xml:space="preserve">. </w:t>
      </w:r>
      <w:r w:rsidRPr="000D6985">
        <w:rPr>
          <w:rFonts w:eastAsiaTheme="minorEastAsia"/>
          <w:i/>
          <w:iCs/>
        </w:rPr>
        <w:t>i</w:t>
      </w:r>
      <w:r>
        <w:rPr>
          <w:rFonts w:eastAsiaTheme="minorEastAsia"/>
        </w:rPr>
        <w:t xml:space="preserve"> and </w:t>
      </w:r>
      <w:r w:rsidRPr="000D6985">
        <w:rPr>
          <w:rFonts w:eastAsiaTheme="minorEastAsia"/>
          <w:i/>
          <w:iCs/>
        </w:rPr>
        <w:t>j</w:t>
      </w:r>
      <w:r>
        <w:rPr>
          <w:rFonts w:eastAsiaTheme="minorEastAsia"/>
        </w:rPr>
        <w:t xml:space="preserve"> range across the full lattice, which can be one, two or higher dimensions, and </w:t>
      </w:r>
      <w:r w:rsidRPr="00AF64B3">
        <w:rPr>
          <w:rFonts w:eastAsiaTheme="minorEastAsia"/>
          <w:i/>
          <w:iCs/>
        </w:rPr>
        <w:t>&lt;i,j&gt;</w:t>
      </w:r>
      <w:r>
        <w:rPr>
          <w:rFonts w:eastAsiaTheme="minorEastAsia"/>
        </w:rPr>
        <w:t xml:space="preserve"> represents pairs of spins that interact with each other. In the usual scenario, each spin only interacts with its nearest neighbors, so </w:t>
      </w:r>
      <w:r w:rsidRPr="00AF64B3">
        <w:rPr>
          <w:rFonts w:eastAsiaTheme="minorEastAsia"/>
          <w:i/>
          <w:iCs/>
        </w:rPr>
        <w:t>&lt;i,j&gt;</w:t>
      </w:r>
      <w:r>
        <w:rPr>
          <w:rFonts w:eastAsiaTheme="minorEastAsia"/>
          <w:i/>
          <w:iCs/>
        </w:rPr>
        <w:t xml:space="preserve"> </w:t>
      </w:r>
      <w:r w:rsidRPr="00AF64B3">
        <w:rPr>
          <w:rFonts w:eastAsiaTheme="minorEastAsia"/>
        </w:rPr>
        <w:t>sums over all adjacent sites.</w:t>
      </w:r>
      <w:r>
        <w:rPr>
          <w:rFonts w:eastAsiaTheme="minorEastAsia"/>
        </w:rPr>
        <w:t xml:space="preserve"> For example, in a simple 2-D IM, each spin interacts only with four sites that are directly left, right, above</w:t>
      </w:r>
      <w:r w:rsidR="00701620">
        <w:rPr>
          <w:rFonts w:eastAsiaTheme="minorEastAsia"/>
        </w:rPr>
        <w:t>,</w:t>
      </w:r>
      <w:r>
        <w:rPr>
          <w:rFonts w:eastAsiaTheme="minorEastAsia"/>
        </w:rPr>
        <w:t xml:space="preserve"> and below. </w:t>
      </w:r>
      <m:oMath>
        <m:sSub>
          <m:sSubPr>
            <m:ctrlPr>
              <w:rPr>
                <w:rFonts w:ascii="Cambria Math" w:hAnsi="Cambria Math"/>
                <w:i/>
              </w:rPr>
            </m:ctrlPr>
          </m:sSubPr>
          <m:e>
            <m:r>
              <w:rPr>
                <w:rFonts w:ascii="Cambria Math" w:hAnsi="Cambria Math"/>
              </w:rPr>
              <m:t>J</m:t>
            </m:r>
          </m:e>
          <m:sub>
            <m:r>
              <w:rPr>
                <w:rFonts w:ascii="Cambria Math" w:hAnsi="Cambria Math"/>
              </w:rPr>
              <m:t>ij</m:t>
            </m:r>
          </m:sub>
        </m:sSub>
      </m:oMath>
      <w:r>
        <w:rPr>
          <w:rFonts w:eastAsiaTheme="minorEastAsia"/>
        </w:rPr>
        <w:t xml:space="preserve"> </w:t>
      </w:r>
      <w:ins w:id="156" w:author="Ying Zhao" w:date="2024-04-02T19:24:00Z">
        <w:r w:rsidR="00E87A21">
          <w:rPr>
            <w:rFonts w:eastAsiaTheme="minorEastAsia"/>
          </w:rPr>
          <w:t xml:space="preserve">can </w:t>
        </w:r>
      </w:ins>
      <w:ins w:id="157" w:author="Ying Zhao" w:date="2024-04-08T19:19:00Z">
        <w:r w:rsidR="00383B80">
          <w:rPr>
            <w:rFonts w:eastAsiaTheme="minorEastAsia"/>
          </w:rPr>
          <w:t>be</w:t>
        </w:r>
      </w:ins>
      <w:ins w:id="158" w:author="Ying Zhao" w:date="2024-04-02T19:42:00Z">
        <w:r w:rsidR="004C66DF">
          <w:rPr>
            <w:rFonts w:eastAsiaTheme="minorEastAsia"/>
          </w:rPr>
          <w:t xml:space="preserve"> </w:t>
        </w:r>
      </w:ins>
      <w:del w:id="159" w:author="Ying Zhao" w:date="2024-04-02T19:43:00Z">
        <w:r w:rsidDel="004C66DF">
          <w:rPr>
            <w:rFonts w:eastAsiaTheme="minorEastAsia"/>
          </w:rPr>
          <w:delText xml:space="preserve">is usually </w:delText>
        </w:r>
      </w:del>
      <w:r>
        <w:rPr>
          <w:rFonts w:eastAsiaTheme="minorEastAsia"/>
        </w:rPr>
        <w:t>positive</w:t>
      </w:r>
      <w:ins w:id="160" w:author="Ying Zhao" w:date="2024-04-02T20:15:00Z">
        <w:r w:rsidR="00CD2538">
          <w:rPr>
            <w:rFonts w:eastAsiaTheme="minorEastAsia"/>
          </w:rPr>
          <w:t xml:space="preserve"> values </w:t>
        </w:r>
      </w:ins>
      <w:ins w:id="161" w:author="Ying Zhao" w:date="2024-04-02T19:43:00Z">
        <w:r w:rsidR="004C66DF">
          <w:rPr>
            <w:rFonts w:eastAsiaTheme="minorEastAsia"/>
          </w:rPr>
          <w:t>for ferromagneti</w:t>
        </w:r>
      </w:ins>
      <w:ins w:id="162" w:author="Ying Zhao" w:date="2024-04-02T19:44:00Z">
        <w:r w:rsidR="004C66DF">
          <w:rPr>
            <w:rFonts w:eastAsiaTheme="minorEastAsia"/>
          </w:rPr>
          <w:t xml:space="preserve">c </w:t>
        </w:r>
        <w:r w:rsidR="0037536B">
          <w:rPr>
            <w:rFonts w:eastAsiaTheme="minorEastAsia"/>
          </w:rPr>
          <w:t xml:space="preserve">and paramagnetic </w:t>
        </w:r>
        <w:r w:rsidR="004C66DF">
          <w:rPr>
            <w:rFonts w:eastAsiaTheme="minorEastAsia"/>
          </w:rPr>
          <w:t>materials</w:t>
        </w:r>
      </w:ins>
      <w:ins w:id="163" w:author="Ying Zhao" w:date="2024-04-02T19:45:00Z">
        <w:r w:rsidR="0037536B">
          <w:rPr>
            <w:rFonts w:eastAsiaTheme="minorEastAsia"/>
          </w:rPr>
          <w:t>,</w:t>
        </w:r>
      </w:ins>
      <w:del w:id="164" w:author="Ying Zhao" w:date="2024-04-02T19:43:00Z">
        <w:r w:rsidDel="004C66DF">
          <w:rPr>
            <w:rFonts w:eastAsiaTheme="minorEastAsia"/>
          </w:rPr>
          <w:delText xml:space="preserve">, meaning </w:delText>
        </w:r>
      </w:del>
      <w:del w:id="165" w:author="Ying Zhao" w:date="2024-04-02T19:45:00Z">
        <w:r w:rsidDel="0037536B">
          <w:rPr>
            <w:rFonts w:eastAsiaTheme="minorEastAsia"/>
          </w:rPr>
          <w:delText xml:space="preserve">that </w:delText>
        </w:r>
      </w:del>
      <w:del w:id="166" w:author="Ying Zhao" w:date="2024-04-02T20:17:00Z">
        <w:r w:rsidDel="00CD2538">
          <w:rPr>
            <w:rFonts w:eastAsiaTheme="minorEastAsia"/>
          </w:rPr>
          <w:delText>adjacent spins are inclined to maintain the same value</w:delText>
        </w:r>
      </w:del>
      <w:del w:id="167" w:author="Ying Zhao" w:date="2024-04-02T19:45:00Z">
        <w:r w:rsidDel="0037536B">
          <w:rPr>
            <w:rFonts w:eastAsiaTheme="minorEastAsia"/>
          </w:rPr>
          <w:delText xml:space="preserve"> to achieve low energy</w:delText>
        </w:r>
      </w:del>
      <w:ins w:id="168" w:author="Ying Zhao" w:date="2024-04-02T19:45:00Z">
        <w:r w:rsidR="0037536B">
          <w:rPr>
            <w:rFonts w:eastAsiaTheme="minorEastAsia"/>
          </w:rPr>
          <w:t xml:space="preserve"> </w:t>
        </w:r>
      </w:ins>
      <w:ins w:id="169" w:author="Ying Zhao" w:date="2024-04-02T19:43:00Z">
        <w:r w:rsidR="004C66DF">
          <w:rPr>
            <w:rFonts w:eastAsiaTheme="minorEastAsia"/>
          </w:rPr>
          <w:t>or negative</w:t>
        </w:r>
      </w:ins>
      <w:ins w:id="170" w:author="Ying Zhao" w:date="2024-04-02T20:15:00Z">
        <w:r w:rsidR="00CD2538">
          <w:rPr>
            <w:rFonts w:eastAsiaTheme="minorEastAsia"/>
          </w:rPr>
          <w:t xml:space="preserve"> values</w:t>
        </w:r>
      </w:ins>
      <w:ins w:id="171" w:author="Ying Zhao" w:date="2024-04-02T19:43:00Z">
        <w:r w:rsidR="004C66DF">
          <w:rPr>
            <w:rFonts w:eastAsiaTheme="minorEastAsia"/>
          </w:rPr>
          <w:t xml:space="preserve"> for antiferromagnet</w:t>
        </w:r>
      </w:ins>
      <w:ins w:id="172" w:author="Ying Zhao" w:date="2024-04-02T19:44:00Z">
        <w:r w:rsidR="004C66DF">
          <w:rPr>
            <w:rFonts w:eastAsiaTheme="minorEastAsia"/>
          </w:rPr>
          <w:t>ic materials.</w:t>
        </w:r>
      </w:ins>
      <w:del w:id="173" w:author="Ying Zhao" w:date="2024-04-02T19:43:00Z">
        <w:r w:rsidDel="004C66DF">
          <w:rPr>
            <w:rFonts w:eastAsiaTheme="minorEastAsia"/>
          </w:rPr>
          <w:delText>.</w:delText>
        </w:r>
      </w:del>
    </w:p>
    <w:p w14:paraId="28F85AA3" w14:textId="3ED08D3B" w:rsidR="0040504D" w:rsidRDefault="0040504D" w:rsidP="0040504D">
      <w:pPr>
        <w:jc w:val="both"/>
        <w:rPr>
          <w:rFonts w:eastAsiaTheme="minorEastAsia"/>
        </w:rPr>
      </w:pPr>
      <w:r>
        <w:rPr>
          <w:rFonts w:eastAsiaTheme="minorEastAsia"/>
        </w:rPr>
        <w:t xml:space="preserve">In statistical physics, the configuration probability follows the Boltzmann distribution </w:t>
      </w:r>
      <w:sdt>
        <w:sdtPr>
          <w:rPr>
            <w:rFonts w:eastAsiaTheme="minorEastAsia"/>
          </w:rPr>
          <w:id w:val="226340975"/>
          <w:citation/>
        </w:sdtPr>
        <w:sdtContent>
          <w:r>
            <w:rPr>
              <w:rFonts w:eastAsiaTheme="minorEastAsia"/>
            </w:rPr>
            <w:fldChar w:fldCharType="begin"/>
          </w:r>
          <w:r w:rsidRPr="00FA4BF4">
            <w:rPr>
              <w:rFonts w:eastAsiaTheme="minorEastAsia"/>
              <w:color w:val="000000"/>
              <w:vertAlign w:val="superscript"/>
            </w:rPr>
            <w:instrText xml:space="preserve"> CITATION Bol68 \l 1033 </w:instrText>
          </w:r>
          <w:r>
            <w:rPr>
              <w:rFonts w:eastAsiaTheme="minorEastAsia"/>
            </w:rPr>
            <w:fldChar w:fldCharType="separate"/>
          </w:r>
          <w:r w:rsidR="0066789D" w:rsidRPr="0066789D">
            <w:rPr>
              <w:rFonts w:eastAsiaTheme="minorEastAsia"/>
              <w:noProof/>
              <w:color w:val="000000"/>
            </w:rPr>
            <w:t>[35]</w:t>
          </w:r>
          <w:r>
            <w:rPr>
              <w:rFonts w:eastAsiaTheme="minorEastAsia"/>
            </w:rPr>
            <w:fldChar w:fldCharType="end"/>
          </w:r>
        </w:sdtContent>
      </w:sdt>
      <w:r w:rsidR="009D7F9B">
        <w:rPr>
          <w:rFonts w:eastAsiaTheme="minorEastAsia"/>
        </w:rPr>
        <w:t>:</w:t>
      </w:r>
    </w:p>
    <w:bookmarkStart w:id="174" w:name="_Hlk163407610"/>
    <w:p w14:paraId="5AB9EB91" w14:textId="77777777" w:rsidR="0040504D" w:rsidRPr="00020CD0" w:rsidRDefault="00000000" w:rsidP="0040504D">
      <w:pPr>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β</m:t>
              </m:r>
            </m:sub>
          </m:sSub>
          <m:d>
            <m:dPr>
              <m:ctrlPr>
                <w:rPr>
                  <w:rFonts w:ascii="Cambria Math" w:eastAsiaTheme="minorEastAsia" w:hAnsi="Cambria Math"/>
                  <w:i/>
                </w:rPr>
              </m:ctrlPr>
            </m:dPr>
            <m:e>
              <m:r>
                <w:rPr>
                  <w:rFonts w:ascii="Cambria Math" w:hAnsi="Cambria Math"/>
                </w:rPr>
                <m:t>σ</m:t>
              </m:r>
              <m:ctrlPr>
                <w:rPr>
                  <w:rFonts w:ascii="Cambria Math" w:hAnsi="Cambria Math"/>
                  <w:i/>
                </w:rPr>
              </m:ctrlP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den>
          </m:f>
          <m:r>
            <w:rPr>
              <w:rFonts w:ascii="Cambria Math" w:eastAsiaTheme="minorEastAsia" w:hAnsi="Cambria Math"/>
            </w:rPr>
            <m:t xml:space="preserve">, </m:t>
          </m:r>
          <w:bookmarkEnd w:id="174"/>
          <m:r>
            <w:rPr>
              <w:rFonts w:ascii="Cambria Math" w:eastAsiaTheme="minorEastAsia" w:hAnsi="Cambria Math"/>
            </w:rPr>
            <m:t xml:space="preserve">                                                              (2)</m:t>
          </m:r>
        </m:oMath>
      </m:oMathPara>
    </w:p>
    <w:p w14:paraId="298EF70A" w14:textId="77777777" w:rsidR="0040504D" w:rsidRDefault="0040504D" w:rsidP="0040504D">
      <w:pPr>
        <w:jc w:val="both"/>
        <w:rPr>
          <w:rFonts w:eastAsiaTheme="minorEastAsia"/>
        </w:rPr>
      </w:pPr>
      <w:r>
        <w:rPr>
          <w:rFonts w:eastAsiaTheme="minorEastAsia"/>
        </w:rPr>
        <w:t xml:space="preserve">where </w:t>
      </w:r>
      <w:r w:rsidRPr="00DE4A51">
        <w:rPr>
          <w:rFonts w:eastAsiaTheme="minorEastAsia"/>
          <w:i/>
          <w:iCs/>
        </w:rPr>
        <w:t>Z</w:t>
      </w:r>
      <w:r w:rsidRPr="00DE4A51">
        <w:rPr>
          <w:rFonts w:eastAsiaTheme="minorEastAsia" w:cs="Times New Roman"/>
          <w:i/>
          <w:iCs/>
          <w:vertAlign w:val="subscript"/>
        </w:rPr>
        <w:t>β</w:t>
      </w:r>
      <w:r>
        <w:rPr>
          <w:rFonts w:eastAsiaTheme="minorEastAsia"/>
        </w:rPr>
        <w:t xml:space="preserve"> is the partition function:</w:t>
      </w:r>
    </w:p>
    <w:p w14:paraId="6CA7FA8B" w14:textId="77777777" w:rsidR="0040504D" w:rsidRPr="00020CD0" w:rsidRDefault="00000000" w:rsidP="0040504D">
      <w:pPr>
        <w:jc w:val="both"/>
        <w:rPr>
          <w:rFonts w:eastAsiaTheme="minorEastAsia"/>
        </w:rPr>
      </w:pPr>
      <m:oMathPara>
        <m:oMathParaPr>
          <m:jc m:val="right"/>
        </m:oMathPara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σ</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e>
          </m:nary>
          <m:r>
            <w:rPr>
              <w:rFonts w:ascii="Cambria Math" w:eastAsiaTheme="minorEastAsia" w:hAnsi="Cambria Math"/>
            </w:rPr>
            <m:t>,                                                           (3)</m:t>
          </m:r>
        </m:oMath>
      </m:oMathPara>
    </w:p>
    <w:p w14:paraId="0343A461" w14:textId="77777777" w:rsidR="0040504D" w:rsidRDefault="0040504D" w:rsidP="0040504D">
      <w:pPr>
        <w:jc w:val="both"/>
        <w:rPr>
          <w:rFonts w:eastAsiaTheme="minorEastAsia"/>
        </w:rPr>
      </w:pPr>
      <w:r>
        <w:rPr>
          <w:rFonts w:eastAsiaTheme="minorEastAsia"/>
        </w:rPr>
        <w:t xml:space="preserve">and </w:t>
      </w:r>
    </w:p>
    <w:p w14:paraId="5505D6B5" w14:textId="77777777" w:rsidR="0040504D" w:rsidRPr="00020CD0" w:rsidRDefault="0040504D" w:rsidP="0040504D">
      <w:pPr>
        <w:jc w:val="both"/>
        <w:rPr>
          <w:rFonts w:eastAsiaTheme="minorEastAsia"/>
        </w:rPr>
      </w:pPr>
      <m:oMathPara>
        <m:oMathParaPr>
          <m:jc m:val="right"/>
        </m:oMathParaPr>
        <m:oMath>
          <m:r>
            <w:rPr>
              <w:rFonts w:ascii="Cambria Math" w:eastAsiaTheme="minorEastAsia" w:hAnsi="Cambria Math"/>
            </w:rPr>
            <m:t>β=</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e>
            <m:sup>
              <m:r>
                <w:rPr>
                  <w:rFonts w:ascii="Cambria Math" w:eastAsiaTheme="minorEastAsia" w:hAnsi="Cambria Math"/>
                </w:rPr>
                <m:t>-1</m:t>
              </m:r>
            </m:sup>
          </m:sSup>
          <m:r>
            <w:rPr>
              <w:rFonts w:ascii="Cambria Math" w:eastAsiaTheme="minorEastAsia" w:hAnsi="Cambria Math"/>
            </w:rPr>
            <m:t>.                                                               (4)</m:t>
          </m:r>
        </m:oMath>
      </m:oMathPara>
    </w:p>
    <w:p w14:paraId="5C0AC3CF" w14:textId="77777777" w:rsidR="0040504D" w:rsidRDefault="0040504D" w:rsidP="0040504D">
      <w:pPr>
        <w:jc w:val="both"/>
        <w:rPr>
          <w:rFonts w:eastAsiaTheme="minorEastAsia"/>
          <w:color w:val="FF0000"/>
        </w:rPr>
      </w:pPr>
    </w:p>
    <w:p w14:paraId="2406B5D1" w14:textId="77777777" w:rsidR="0040504D" w:rsidRDefault="0040504D" w:rsidP="0040504D">
      <w:pPr>
        <w:jc w:val="both"/>
        <w:rPr>
          <w:rFonts w:eastAsiaTheme="minorEastAsia"/>
        </w:rPr>
      </w:pPr>
      <m:oMath>
        <m:r>
          <w:rPr>
            <w:rFonts w:ascii="Cambria Math" w:eastAsiaTheme="minorEastAsia" w:hAnsi="Cambria Math"/>
          </w:rPr>
          <m:t>β</m:t>
        </m:r>
      </m:oMath>
      <w:r>
        <w:rPr>
          <w:rFonts w:eastAsiaTheme="minorEastAsia"/>
        </w:rPr>
        <w:t xml:space="preserve"> is the inverse temperature; </w:t>
      </w:r>
      <w:r w:rsidRPr="001767C3">
        <w:rPr>
          <w:rFonts w:eastAsiaTheme="minorEastAsia"/>
          <w:i/>
          <w:iCs/>
        </w:rPr>
        <w:t>k</w:t>
      </w:r>
      <w:r w:rsidRPr="001767C3">
        <w:rPr>
          <w:rFonts w:eastAsiaTheme="minorEastAsia"/>
          <w:i/>
          <w:iCs/>
          <w:vertAlign w:val="subscript"/>
        </w:rPr>
        <w:t>B</w:t>
      </w:r>
      <w:r>
        <w:rPr>
          <w:rFonts w:eastAsiaTheme="minorEastAsia"/>
        </w:rPr>
        <w:t xml:space="preserve"> is the Boltzmann constant; </w:t>
      </w:r>
      <w:r w:rsidRPr="00DB47B2">
        <w:rPr>
          <w:rFonts w:eastAsiaTheme="minorEastAsia"/>
          <w:i/>
          <w:iCs/>
        </w:rPr>
        <w:t>T</w:t>
      </w:r>
      <w:r>
        <w:rPr>
          <w:rFonts w:eastAsiaTheme="minorEastAsia"/>
        </w:rPr>
        <w:t xml:space="preserve"> is the IM temperature (it is called IM temperature in this paper to differentiate from the ambient temperature that will also be discussed for our sea ice freezing and melting studies).</w:t>
      </w:r>
    </w:p>
    <w:p w14:paraId="3079CFB2" w14:textId="09C7ACCD" w:rsidR="0040504D" w:rsidRDefault="0040504D" w:rsidP="0040504D">
      <w:pPr>
        <w:jc w:val="both"/>
        <w:rPr>
          <w:rFonts w:eastAsiaTheme="minorEastAsia"/>
        </w:rPr>
      </w:pPr>
      <w:r>
        <w:rPr>
          <w:rFonts w:eastAsiaTheme="minorEastAsia"/>
        </w:rPr>
        <w:t xml:space="preserve">The evolution of the kinetic IM runs through a series of spin flips over the lattice. The probability of each spin flip depends on whether such a flip increases or reduces </w:t>
      </w:r>
      <w:ins w:id="175" w:author="Ying Zhao" w:date="2024-04-07T17:27:00Z">
        <w:r w:rsidR="00830286">
          <w:rPr>
            <w:rFonts w:eastAsiaTheme="minorEastAsia"/>
          </w:rPr>
          <w:t>the Hamiltonian</w:t>
        </w:r>
        <w:r w:rsidR="007B176F">
          <w:rPr>
            <w:rFonts w:eastAsiaTheme="minorEastAsia"/>
          </w:rPr>
          <w:t xml:space="preserve"> of the system</w:t>
        </w:r>
      </w:ins>
      <w:del w:id="176" w:author="Ying Zhao" w:date="2024-04-07T17:27:00Z">
        <w:r w:rsidDel="00830286">
          <w:rPr>
            <w:rFonts w:eastAsiaTheme="minorEastAsia"/>
          </w:rPr>
          <w:delText>energy</w:delText>
        </w:r>
      </w:del>
      <w:r>
        <w:rPr>
          <w:rFonts w:eastAsiaTheme="minorEastAsia"/>
        </w:rPr>
        <w:t xml:space="preserve">. Mathematically the probability is determined by </w:t>
      </w:r>
      <w:bookmarkStart w:id="177" w:name="_Hlk163409044"/>
      <m:oMath>
        <m:r>
          <m:rPr>
            <m:sty m:val="p"/>
          </m:rPr>
          <w:rPr>
            <w:rFonts w:ascii="Cambria Math" w:eastAsiaTheme="minorEastAsia" w:hAnsi="Cambria Math"/>
          </w:rPr>
          <m:t>min⁡</m:t>
        </m:r>
        <m:r>
          <w:ins w:id="178" w:author="Ying Zhao" w:date="2024-04-08T19:20:00Z">
            <w:rPr>
              <w:rFonts w:ascii="Cambria Math" w:eastAsiaTheme="minorEastAsia" w:hAnsi="Cambria Math"/>
            </w:rPr>
            <m:t>(1,</m:t>
          </w:ins>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m:rPr>
                <m:sty m:val="p"/>
              </m:rPr>
              <w:rPr>
                <w:rFonts w:ascii="Cambria Math" w:eastAsiaTheme="minorEastAsia" w:hAnsi="Cambria Math" w:cs="Times New Roman"/>
                <w:vertAlign w:val="subscript"/>
              </w:rPr>
              <m:t>)</m:t>
            </m:r>
          </m:sup>
        </m:sSup>
        <w:bookmarkEnd w:id="177"/>
        <m:r>
          <w:ins w:id="179" w:author="Ying Zhao" w:date="2024-04-08T19:20:00Z">
            <w:rPr>
              <w:rFonts w:ascii="Cambria Math" w:eastAsiaTheme="minorEastAsia" w:hAnsi="Cambria Math"/>
            </w:rPr>
            <m:t>)</m:t>
          </w:ins>
        </m:r>
      </m:oMath>
      <w:ins w:id="180" w:author="Ying Zhao" w:date="2024-04-07T18:55:00Z">
        <w:r w:rsidR="00731CE3">
          <w:rPr>
            <w:rFonts w:eastAsiaTheme="minorEastAsia"/>
          </w:rPr>
          <w:t xml:space="preserve"> </w:t>
        </w:r>
      </w:ins>
      <w:customXmlInsRangeStart w:id="181" w:author="Ying Zhao" w:date="2024-04-07T18:58:00Z"/>
      <w:sdt>
        <w:sdtPr>
          <w:rPr>
            <w:rFonts w:eastAsiaTheme="minorEastAsia"/>
          </w:rPr>
          <w:id w:val="-1217576660"/>
          <w:citation/>
        </w:sdtPr>
        <w:sdtContent>
          <w:customXmlInsRangeEnd w:id="181"/>
          <w:ins w:id="182" w:author="Ying Zhao" w:date="2024-04-07T18:58:00Z">
            <w:r w:rsidR="00731CE3">
              <w:rPr>
                <w:rFonts w:eastAsiaTheme="minorEastAsia"/>
              </w:rPr>
              <w:fldChar w:fldCharType="begin"/>
            </w:r>
            <w:r w:rsidR="00731CE3">
              <w:rPr>
                <w:rFonts w:eastAsiaTheme="minorEastAsia"/>
              </w:rPr>
              <w:instrText xml:space="preserve"> CITATION She21 \l 1033 </w:instrText>
            </w:r>
          </w:ins>
          <w:r w:rsidR="00731CE3">
            <w:rPr>
              <w:rFonts w:eastAsiaTheme="minorEastAsia"/>
            </w:rPr>
            <w:fldChar w:fldCharType="separate"/>
          </w:r>
          <w:r w:rsidR="0066789D" w:rsidRPr="0066789D">
            <w:rPr>
              <w:rFonts w:eastAsiaTheme="minorEastAsia"/>
              <w:noProof/>
            </w:rPr>
            <w:t>[36]</w:t>
          </w:r>
          <w:ins w:id="183" w:author="Ying Zhao" w:date="2024-04-07T18:58:00Z">
            <w:r w:rsidR="00731CE3">
              <w:rPr>
                <w:rFonts w:eastAsiaTheme="minorEastAsia"/>
              </w:rPr>
              <w:fldChar w:fldCharType="end"/>
            </w:r>
          </w:ins>
          <w:customXmlInsRangeStart w:id="184" w:author="Ying Zhao" w:date="2024-04-07T18:58:00Z"/>
        </w:sdtContent>
      </w:sdt>
      <w:customXmlInsRangeEnd w:id="184"/>
      <w:r>
        <w:rPr>
          <w:rFonts w:eastAsiaTheme="minorEastAsia"/>
        </w:rPr>
        <w:t xml:space="preserve">, where </w:t>
      </w:r>
      <w:r w:rsidRPr="002A0BA6">
        <w:rPr>
          <w:rFonts w:eastAsiaTheme="minorEastAsia"/>
          <w:i/>
          <w:iCs/>
        </w:rPr>
        <w:t>H</w:t>
      </w:r>
      <w:r>
        <w:rPr>
          <w:rFonts w:ascii="Calibri" w:eastAsiaTheme="minorEastAsia" w:hAnsi="Calibri" w:cs="Calibri"/>
          <w:i/>
          <w:iCs/>
          <w:vertAlign w:val="subscript"/>
        </w:rPr>
        <w:t>v</w:t>
      </w:r>
      <w:r>
        <w:rPr>
          <w:rFonts w:eastAsiaTheme="minorEastAsia"/>
        </w:rPr>
        <w:t xml:space="preserve"> and </w:t>
      </w:r>
      <w:r w:rsidRPr="002A0BA6">
        <w:rPr>
          <w:rFonts w:eastAsiaTheme="minorEastAsia"/>
          <w:i/>
          <w:iCs/>
        </w:rPr>
        <w:t>H</w:t>
      </w:r>
      <w:r w:rsidRPr="002A0BA6">
        <w:rPr>
          <w:rFonts w:eastAsiaTheme="minorEastAsia" w:cs="Times New Roman"/>
          <w:i/>
          <w:iCs/>
          <w:vertAlign w:val="subscript"/>
        </w:rPr>
        <w:t>µ</w:t>
      </w:r>
      <w:r>
        <w:rPr>
          <w:rFonts w:eastAsiaTheme="minorEastAsia"/>
        </w:rPr>
        <w:t xml:space="preserve"> represent the Hamiltonian of the system before and after the flip</w:t>
      </w:r>
      <w:ins w:id="185" w:author="Ying Zhao" w:date="2024-04-07T18:41:00Z">
        <w:r w:rsidR="007517C4">
          <w:rPr>
            <w:rFonts w:eastAsiaTheme="minorEastAsia"/>
          </w:rPr>
          <w:t xml:space="preserve"> </w:t>
        </w:r>
      </w:ins>
      <w:r>
        <w:rPr>
          <w:rFonts w:eastAsiaTheme="minorEastAsia"/>
        </w:rPr>
        <w:t xml:space="preserve">. It can be easily seen that a higher IM temperature leads to more thermal fluctuations and greater </w:t>
      </w:r>
      <w:ins w:id="186" w:author="Ying Zhao" w:date="2024-04-07T18:38:00Z">
        <w:r w:rsidR="007517C4">
          <w:rPr>
            <w:rFonts w:eastAsiaTheme="minorEastAsia"/>
          </w:rPr>
          <w:t>variances</w:t>
        </w:r>
      </w:ins>
      <w:del w:id="187" w:author="Ying Zhao" w:date="2024-04-07T18:38:00Z">
        <w:r w:rsidDel="007517C4">
          <w:rPr>
            <w:rFonts w:eastAsiaTheme="minorEastAsia"/>
          </w:rPr>
          <w:delText>randomness</w:delText>
        </w:r>
      </w:del>
      <w:r>
        <w:rPr>
          <w:rFonts w:eastAsiaTheme="minorEastAsia"/>
        </w:rPr>
        <w:t xml:space="preserve"> in the spin value distribution, while a lower IM temperature shows </w:t>
      </w:r>
      <w:ins w:id="188" w:author="Ying Zhao" w:date="2024-04-07T18:15:00Z">
        <w:r w:rsidR="00CA1031">
          <w:rPr>
            <w:rFonts w:eastAsiaTheme="minorEastAsia"/>
          </w:rPr>
          <w:t>fewer</w:t>
        </w:r>
      </w:ins>
      <w:del w:id="189" w:author="Ying Zhao" w:date="2024-04-07T18:15:00Z">
        <w:r w:rsidDel="00CA1031">
          <w:rPr>
            <w:rFonts w:eastAsiaTheme="minorEastAsia"/>
          </w:rPr>
          <w:delText>less</w:delText>
        </w:r>
      </w:del>
      <w:r>
        <w:rPr>
          <w:rFonts w:eastAsiaTheme="minorEastAsia"/>
        </w:rPr>
        <w:t xml:space="preserve"> fluctuations.</w:t>
      </w:r>
    </w:p>
    <w:p w14:paraId="4C219F0E" w14:textId="77777777" w:rsidR="0040504D" w:rsidRPr="00D641F9" w:rsidRDefault="0040504D" w:rsidP="0040504D">
      <w:pPr>
        <w:jc w:val="both"/>
        <w:rPr>
          <w:rFonts w:eastAsiaTheme="minorEastAsia"/>
        </w:rPr>
      </w:pPr>
    </w:p>
    <w:p w14:paraId="40DFA930" w14:textId="346DF1B1" w:rsidR="0040504D" w:rsidRPr="00961214" w:rsidRDefault="0040504D" w:rsidP="00961214">
      <w:pPr>
        <w:pStyle w:val="Heading2"/>
        <w:numPr>
          <w:ilvl w:val="0"/>
          <w:numId w:val="30"/>
        </w:numPr>
        <w:jc w:val="both"/>
      </w:pPr>
      <w:bookmarkStart w:id="190" w:name="_Toc155644305"/>
      <w:r w:rsidRPr="00961214">
        <w:t xml:space="preserve">Continuous </w:t>
      </w:r>
      <w:ins w:id="191" w:author="Ying Zhao" w:date="2024-04-07T17:54:00Z">
        <w:r w:rsidR="004711A6">
          <w:t>s</w:t>
        </w:r>
      </w:ins>
      <w:del w:id="192" w:author="Ying Zhao" w:date="2024-04-07T17:54:00Z">
        <w:r w:rsidRPr="00961214" w:rsidDel="004711A6">
          <w:delText>S</w:delText>
        </w:r>
      </w:del>
      <w:r w:rsidRPr="00961214">
        <w:t>pin Ising model</w:t>
      </w:r>
      <w:bookmarkEnd w:id="190"/>
    </w:p>
    <w:p w14:paraId="5F6A6CC1" w14:textId="2B1F0628" w:rsidR="0040504D" w:rsidRDefault="0040504D" w:rsidP="0040504D">
      <w:pPr>
        <w:jc w:val="both"/>
        <w:rPr>
          <w:rFonts w:eastAsiaTheme="minorEastAsia"/>
        </w:rPr>
      </w:pPr>
      <w:r>
        <w:rPr>
          <w:rFonts w:eastAsiaTheme="minorEastAsia"/>
        </w:rPr>
        <w:t>Most</w:t>
      </w:r>
      <w:ins w:id="193" w:author="Ying Zhao" w:date="2024-04-07T20:28:00Z">
        <w:r w:rsidR="003F79DE">
          <w:rPr>
            <w:rFonts w:eastAsiaTheme="minorEastAsia"/>
          </w:rPr>
          <w:t xml:space="preserve"> of the</w:t>
        </w:r>
      </w:ins>
      <w:r>
        <w:rPr>
          <w:rFonts w:eastAsiaTheme="minorEastAsia"/>
        </w:rPr>
        <w:t xml:space="preserve"> </w:t>
      </w:r>
      <w:ins w:id="194" w:author="Ying Zhao" w:date="2024-04-07T20:28:00Z">
        <w:r w:rsidR="003F79DE">
          <w:rPr>
            <w:rFonts w:eastAsiaTheme="minorEastAsia"/>
          </w:rPr>
          <w:t>literature</w:t>
        </w:r>
      </w:ins>
      <w:ins w:id="195" w:author="Ying Zhao" w:date="2024-04-07T20:34:00Z">
        <w:r w:rsidR="005553BB">
          <w:rPr>
            <w:rFonts w:eastAsiaTheme="minorEastAsia"/>
          </w:rPr>
          <w:t xml:space="preserve"> </w:t>
        </w:r>
      </w:ins>
      <w:del w:id="196" w:author="Ying Zhao" w:date="2024-04-07T20:28:00Z">
        <w:r w:rsidDel="003F79DE">
          <w:rPr>
            <w:rFonts w:eastAsiaTheme="minorEastAsia"/>
          </w:rPr>
          <w:delText>studies</w:delText>
        </w:r>
      </w:del>
      <w:r>
        <w:rPr>
          <w:rFonts w:eastAsiaTheme="minorEastAsia"/>
        </w:rPr>
        <w:t xml:space="preserve"> </w:t>
      </w:r>
      <w:ins w:id="197" w:author="Ying Zhao" w:date="2024-04-07T20:28:00Z">
        <w:r w:rsidR="003F79DE">
          <w:rPr>
            <w:rFonts w:eastAsiaTheme="minorEastAsia"/>
          </w:rPr>
          <w:t>on</w:t>
        </w:r>
      </w:ins>
      <w:del w:id="198" w:author="Ying Zhao" w:date="2024-04-07T20:28:00Z">
        <w:r w:rsidDel="003F79DE">
          <w:rPr>
            <w:rFonts w:eastAsiaTheme="minorEastAsia"/>
          </w:rPr>
          <w:delText>of</w:delText>
        </w:r>
      </w:del>
      <w:r>
        <w:rPr>
          <w:rFonts w:eastAsiaTheme="minorEastAsia"/>
        </w:rPr>
        <w:t xml:space="preserve"> the IM </w:t>
      </w:r>
      <w:ins w:id="199" w:author="Ying Zhao" w:date="2024-04-07T20:28:00Z">
        <w:r w:rsidR="003F79DE">
          <w:rPr>
            <w:rFonts w:eastAsiaTheme="minorEastAsia"/>
          </w:rPr>
          <w:t xml:space="preserve">cited in </w:t>
        </w:r>
      </w:ins>
      <w:ins w:id="200" w:author="Ying Zhao" w:date="2024-04-07T20:29:00Z">
        <w:r w:rsidR="003F79DE">
          <w:rPr>
            <w:rFonts w:eastAsiaTheme="minorEastAsia"/>
          </w:rPr>
          <w:t xml:space="preserve">earlier sections </w:t>
        </w:r>
      </w:ins>
      <w:customXmlInsRangeStart w:id="201" w:author="Ying Zhao" w:date="2024-04-07T23:41:00Z"/>
      <w:sdt>
        <w:sdtPr>
          <w:rPr>
            <w:rFonts w:eastAsiaTheme="minorEastAsia"/>
          </w:rPr>
          <w:id w:val="-1396509372"/>
          <w:citation/>
        </w:sdtPr>
        <w:sdtContent>
          <w:customXmlInsRangeEnd w:id="201"/>
          <w:ins w:id="202" w:author="Ying Zhao" w:date="2024-04-07T23:41:00Z">
            <w:r w:rsidR="002B10E0">
              <w:rPr>
                <w:rFonts w:eastAsiaTheme="minorEastAsia"/>
              </w:rPr>
              <w:fldChar w:fldCharType="begin"/>
            </w:r>
            <w:r w:rsidR="002B10E0">
              <w:rPr>
                <w:rFonts w:eastAsiaTheme="minorEastAsia"/>
              </w:rPr>
              <w:instrText xml:space="preserve"> CITATION Isi25 \l 1033 </w:instrText>
            </w:r>
          </w:ins>
          <w:r w:rsidR="002B10E0">
            <w:rPr>
              <w:rFonts w:eastAsiaTheme="minorEastAsia"/>
            </w:rPr>
            <w:fldChar w:fldCharType="separate"/>
          </w:r>
          <w:r w:rsidR="0066789D" w:rsidRPr="0066789D">
            <w:rPr>
              <w:rFonts w:eastAsiaTheme="minorEastAsia"/>
              <w:noProof/>
            </w:rPr>
            <w:t>[3]</w:t>
          </w:r>
          <w:ins w:id="203" w:author="Ying Zhao" w:date="2024-04-07T23:41:00Z">
            <w:r w:rsidR="002B10E0">
              <w:rPr>
                <w:rFonts w:eastAsiaTheme="minorEastAsia"/>
              </w:rPr>
              <w:fldChar w:fldCharType="end"/>
            </w:r>
          </w:ins>
          <w:customXmlInsRangeStart w:id="204" w:author="Ying Zhao" w:date="2024-04-07T23:41:00Z"/>
        </w:sdtContent>
      </w:sdt>
      <w:customXmlInsRangeEnd w:id="204"/>
      <w:customXmlInsRangeStart w:id="205" w:author="Ying Zhao" w:date="2024-04-07T23:41:00Z"/>
      <w:sdt>
        <w:sdtPr>
          <w:rPr>
            <w:rFonts w:eastAsiaTheme="minorEastAsia"/>
          </w:rPr>
          <w:id w:val="618341120"/>
          <w:citation/>
        </w:sdtPr>
        <w:sdtContent>
          <w:customXmlInsRangeEnd w:id="205"/>
          <w:ins w:id="206" w:author="Ying Zhao" w:date="2024-04-07T23:41:00Z">
            <w:r w:rsidR="002B10E0">
              <w:rPr>
                <w:rFonts w:eastAsiaTheme="minorEastAsia"/>
              </w:rPr>
              <w:fldChar w:fldCharType="begin"/>
            </w:r>
            <w:r w:rsidR="002B10E0">
              <w:rPr>
                <w:rFonts w:eastAsiaTheme="minorEastAsia"/>
              </w:rPr>
              <w:instrText xml:space="preserve"> CITATION Bru67 \l 1033 </w:instrText>
            </w:r>
          </w:ins>
          <w:r w:rsidR="002B10E0">
            <w:rPr>
              <w:rFonts w:eastAsiaTheme="minorEastAsia"/>
            </w:rPr>
            <w:fldChar w:fldCharType="separate"/>
          </w:r>
          <w:r w:rsidR="0066789D">
            <w:rPr>
              <w:rFonts w:eastAsiaTheme="minorEastAsia"/>
              <w:noProof/>
            </w:rPr>
            <w:t xml:space="preserve"> </w:t>
          </w:r>
          <w:r w:rsidR="0066789D" w:rsidRPr="0066789D">
            <w:rPr>
              <w:rFonts w:eastAsiaTheme="minorEastAsia"/>
              <w:noProof/>
            </w:rPr>
            <w:t>[4]</w:t>
          </w:r>
          <w:ins w:id="207" w:author="Ying Zhao" w:date="2024-04-07T23:41:00Z">
            <w:r w:rsidR="002B10E0">
              <w:rPr>
                <w:rFonts w:eastAsiaTheme="minorEastAsia"/>
              </w:rPr>
              <w:fldChar w:fldCharType="end"/>
            </w:r>
          </w:ins>
          <w:customXmlInsRangeStart w:id="208" w:author="Ying Zhao" w:date="2024-04-07T23:41:00Z"/>
        </w:sdtContent>
      </w:sdt>
      <w:customXmlInsRangeEnd w:id="208"/>
      <w:ins w:id="209" w:author="Ying Zhao" w:date="2024-04-07T23:42:00Z">
        <w:r w:rsidR="002B10E0">
          <w:rPr>
            <w:rFonts w:eastAsiaTheme="minorEastAsia"/>
          </w:rPr>
          <w:t xml:space="preserve"> </w:t>
        </w:r>
      </w:ins>
      <w:customXmlInsRangeStart w:id="210" w:author="Ying Zhao" w:date="2024-04-07T23:42:00Z"/>
      <w:sdt>
        <w:sdtPr>
          <w:rPr>
            <w:rFonts w:eastAsiaTheme="minorEastAsia"/>
          </w:rPr>
          <w:id w:val="1806579867"/>
          <w:citation/>
        </w:sdtPr>
        <w:sdtContent>
          <w:customXmlInsRangeEnd w:id="210"/>
          <w:ins w:id="211" w:author="Ying Zhao" w:date="2024-04-07T23:42:00Z">
            <w:r w:rsidR="002B10E0">
              <w:rPr>
                <w:rFonts w:eastAsiaTheme="minorEastAsia"/>
              </w:rPr>
              <w:fldChar w:fldCharType="begin"/>
            </w:r>
            <w:r w:rsidR="002B10E0">
              <w:rPr>
                <w:rFonts w:eastAsiaTheme="minorEastAsia"/>
              </w:rPr>
              <w:instrText xml:space="preserve"> CITATION Maj01 \l 1033 </w:instrText>
            </w:r>
          </w:ins>
          <w:r w:rsidR="002B10E0">
            <w:rPr>
              <w:rFonts w:eastAsiaTheme="minorEastAsia"/>
            </w:rPr>
            <w:fldChar w:fldCharType="separate"/>
          </w:r>
          <w:r w:rsidR="0066789D" w:rsidRPr="0066789D">
            <w:rPr>
              <w:rFonts w:eastAsiaTheme="minorEastAsia"/>
              <w:noProof/>
            </w:rPr>
            <w:t>[15]</w:t>
          </w:r>
          <w:ins w:id="212" w:author="Ying Zhao" w:date="2024-04-07T23:42:00Z">
            <w:r w:rsidR="002B10E0">
              <w:rPr>
                <w:rFonts w:eastAsiaTheme="minorEastAsia"/>
              </w:rPr>
              <w:fldChar w:fldCharType="end"/>
            </w:r>
          </w:ins>
          <w:customXmlInsRangeStart w:id="213" w:author="Ying Zhao" w:date="2024-04-07T23:42:00Z"/>
        </w:sdtContent>
      </w:sdt>
      <w:customXmlInsRangeEnd w:id="213"/>
      <w:ins w:id="214" w:author="Ying Zhao" w:date="2024-04-07T23:42:00Z">
        <w:r w:rsidR="002B10E0">
          <w:rPr>
            <w:rFonts w:eastAsiaTheme="minorEastAsia"/>
          </w:rPr>
          <w:t xml:space="preserve"> </w:t>
        </w:r>
      </w:ins>
      <w:customXmlInsRangeStart w:id="215" w:author="Ying Zhao" w:date="2024-04-07T23:42:00Z"/>
      <w:sdt>
        <w:sdtPr>
          <w:rPr>
            <w:rFonts w:eastAsiaTheme="minorEastAsia"/>
          </w:rPr>
          <w:id w:val="664132560"/>
          <w:citation/>
        </w:sdtPr>
        <w:sdtContent>
          <w:customXmlInsRangeEnd w:id="215"/>
          <w:ins w:id="216" w:author="Ying Zhao" w:date="2024-04-07T23:42:00Z">
            <w:r w:rsidR="002B10E0">
              <w:rPr>
                <w:rFonts w:eastAsiaTheme="minorEastAsia"/>
              </w:rPr>
              <w:fldChar w:fldCharType="begin"/>
            </w:r>
            <w:r w:rsidR="002B10E0">
              <w:rPr>
                <w:rFonts w:eastAsiaTheme="minorEastAsia"/>
              </w:rPr>
              <w:instrText xml:space="preserve"> CITATION Ste23 \l 1033 </w:instrText>
            </w:r>
          </w:ins>
          <w:r w:rsidR="002B10E0">
            <w:rPr>
              <w:rFonts w:eastAsiaTheme="minorEastAsia"/>
            </w:rPr>
            <w:fldChar w:fldCharType="separate"/>
          </w:r>
          <w:r w:rsidR="0066789D" w:rsidRPr="0066789D">
            <w:rPr>
              <w:rFonts w:eastAsiaTheme="minorEastAsia"/>
              <w:noProof/>
            </w:rPr>
            <w:t>[22]</w:t>
          </w:r>
          <w:ins w:id="217" w:author="Ying Zhao" w:date="2024-04-07T23:42:00Z">
            <w:r w:rsidR="002B10E0">
              <w:rPr>
                <w:rFonts w:eastAsiaTheme="minorEastAsia"/>
              </w:rPr>
              <w:fldChar w:fldCharType="end"/>
            </w:r>
          </w:ins>
          <w:customXmlInsRangeStart w:id="218" w:author="Ying Zhao" w:date="2024-04-07T23:42:00Z"/>
        </w:sdtContent>
      </w:sdt>
      <w:customXmlInsRangeEnd w:id="218"/>
      <w:customXmlInsRangeStart w:id="219" w:author="Ying Zhao" w:date="2024-04-07T23:42:00Z"/>
      <w:sdt>
        <w:sdtPr>
          <w:rPr>
            <w:rFonts w:eastAsiaTheme="minorEastAsia"/>
          </w:rPr>
          <w:id w:val="1066918062"/>
          <w:citation/>
        </w:sdtPr>
        <w:sdtContent>
          <w:customXmlInsRangeEnd w:id="219"/>
          <w:ins w:id="220" w:author="Ying Zhao" w:date="2024-04-07T23:42:00Z">
            <w:r w:rsidR="002B10E0">
              <w:rPr>
                <w:rFonts w:eastAsiaTheme="minorEastAsia"/>
              </w:rPr>
              <w:fldChar w:fldCharType="begin"/>
            </w:r>
            <w:r w:rsidR="002B10E0">
              <w:rPr>
                <w:rFonts w:eastAsiaTheme="minorEastAsia"/>
              </w:rPr>
              <w:instrText xml:space="preserve"> CITATION MaY19 \l 1033 </w:instrText>
            </w:r>
          </w:ins>
          <w:r w:rsidR="002B10E0">
            <w:rPr>
              <w:rFonts w:eastAsiaTheme="minorEastAsia"/>
            </w:rPr>
            <w:fldChar w:fldCharType="separate"/>
          </w:r>
          <w:r w:rsidR="0066789D">
            <w:rPr>
              <w:rFonts w:eastAsiaTheme="minorEastAsia"/>
              <w:noProof/>
            </w:rPr>
            <w:t xml:space="preserve"> </w:t>
          </w:r>
          <w:r w:rsidR="0066789D" w:rsidRPr="0066789D">
            <w:rPr>
              <w:rFonts w:eastAsiaTheme="minorEastAsia"/>
              <w:noProof/>
            </w:rPr>
            <w:t>[23]</w:t>
          </w:r>
          <w:ins w:id="221" w:author="Ying Zhao" w:date="2024-04-07T23:42:00Z">
            <w:r w:rsidR="002B10E0">
              <w:rPr>
                <w:rFonts w:eastAsiaTheme="minorEastAsia"/>
              </w:rPr>
              <w:fldChar w:fldCharType="end"/>
            </w:r>
          </w:ins>
          <w:customXmlInsRangeStart w:id="222" w:author="Ying Zhao" w:date="2024-04-07T23:42:00Z"/>
        </w:sdtContent>
      </w:sdt>
      <w:customXmlInsRangeEnd w:id="222"/>
      <w:ins w:id="223" w:author="Ying Zhao" w:date="2024-04-07T20:29:00Z">
        <w:r w:rsidR="003F79DE">
          <w:rPr>
            <w:rFonts w:eastAsiaTheme="minorEastAsia"/>
          </w:rPr>
          <w:t xml:space="preserve"> </w:t>
        </w:r>
      </w:ins>
      <w:r>
        <w:rPr>
          <w:rFonts w:eastAsiaTheme="minorEastAsia"/>
        </w:rPr>
        <w:t xml:space="preserve">focus on binary values of the spins, i.e.,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eastAsiaTheme="minorEastAsia"/>
        </w:rPr>
        <w:t xml:space="preserve"> taking values of +1 or </w:t>
      </w:r>
      <m:oMath>
        <m:r>
          <w:rPr>
            <w:rFonts w:ascii="Cambria Math" w:hAnsi="Cambria Math"/>
          </w:rPr>
          <m:t>-1</m:t>
        </m:r>
      </m:oMath>
      <w:r>
        <w:rPr>
          <w:rFonts w:eastAsiaTheme="minorEastAsia"/>
        </w:rPr>
        <w:t xml:space="preserve"> only. However, the sea ice data for each lattice location takes varying values between 0 and 1 that represent the percentage of ice coverage. Therefore, we generalize the IM to allow for continuous spin values that can take any real number between </w:t>
      </w:r>
      <m:oMath>
        <m:r>
          <w:rPr>
            <w:rFonts w:ascii="Cambria Math" w:hAnsi="Cambria Math"/>
          </w:rPr>
          <m:t>-</m:t>
        </m:r>
      </m:oMath>
      <w:r>
        <w:rPr>
          <w:rFonts w:eastAsiaTheme="minorEastAsia"/>
        </w:rPr>
        <w:t xml:space="preserve">1 and +1. This generalization enables the IM to examine more realistic systems, but also adds a high degree of complexity to the mathematical solutions. Past research has studied phase transitions and </w:t>
      </w:r>
      <w:r>
        <w:rPr>
          <w:rFonts w:eastAsiaTheme="minorEastAsia"/>
        </w:rPr>
        <w:lastRenderedPageBreak/>
        <w:t>critical behaviors of the continuous IM</w:t>
      </w:r>
      <w:sdt>
        <w:sdtPr>
          <w:rPr>
            <w:rFonts w:eastAsiaTheme="minorEastAsia"/>
          </w:rPr>
          <w:id w:val="-902359903"/>
          <w:citation/>
        </w:sdtPr>
        <w:sdtContent>
          <w:r>
            <w:rPr>
              <w:rFonts w:eastAsiaTheme="minorEastAsia"/>
            </w:rPr>
            <w:fldChar w:fldCharType="begin"/>
          </w:r>
          <w:r w:rsidRPr="00FA4BF4">
            <w:rPr>
              <w:rFonts w:eastAsiaTheme="minorEastAsia"/>
              <w:color w:val="000000"/>
              <w:vertAlign w:val="superscript"/>
            </w:rPr>
            <w:instrText xml:space="preserve"> CITATION Syl78 \l 1033 </w:instrText>
          </w:r>
          <w:r>
            <w:rPr>
              <w:rFonts w:eastAsiaTheme="minorEastAsia"/>
            </w:rPr>
            <w:fldChar w:fldCharType="separate"/>
          </w:r>
          <w:r w:rsidR="0066789D">
            <w:rPr>
              <w:rFonts w:eastAsiaTheme="minorEastAsia"/>
              <w:noProof/>
              <w:color w:val="000000"/>
              <w:vertAlign w:val="superscript"/>
            </w:rPr>
            <w:t xml:space="preserve"> </w:t>
          </w:r>
          <w:r w:rsidR="0066789D" w:rsidRPr="0066789D">
            <w:rPr>
              <w:rFonts w:eastAsiaTheme="minorEastAsia"/>
              <w:noProof/>
              <w:color w:val="000000"/>
            </w:rPr>
            <w:t>[37]</w:t>
          </w:r>
          <w:r>
            <w:rPr>
              <w:rFonts w:eastAsiaTheme="minorEastAsia"/>
            </w:rPr>
            <w:fldChar w:fldCharType="end"/>
          </w:r>
        </w:sdtContent>
      </w:sdt>
      <w:sdt>
        <w:sdtPr>
          <w:rPr>
            <w:rFonts w:eastAsiaTheme="minorEastAsia"/>
          </w:rPr>
          <w:id w:val="632370572"/>
          <w:citation/>
        </w:sdtPr>
        <w:sdtContent>
          <w:r>
            <w:rPr>
              <w:rFonts w:eastAsiaTheme="minorEastAsia"/>
            </w:rPr>
            <w:fldChar w:fldCharType="begin"/>
          </w:r>
          <w:r w:rsidRPr="00FA4BF4">
            <w:rPr>
              <w:rFonts w:eastAsiaTheme="minorEastAsia"/>
              <w:color w:val="000000"/>
              <w:vertAlign w:val="superscript"/>
            </w:rPr>
            <w:instrText xml:space="preserve"> CITATION Bay99 \l 1033 </w:instrText>
          </w:r>
          <w:r>
            <w:rPr>
              <w:rFonts w:eastAsiaTheme="minorEastAsia"/>
            </w:rPr>
            <w:fldChar w:fldCharType="separate"/>
          </w:r>
          <w:r w:rsidR="0066789D">
            <w:rPr>
              <w:rFonts w:eastAsiaTheme="minorEastAsia"/>
              <w:noProof/>
              <w:color w:val="000000"/>
              <w:vertAlign w:val="superscript"/>
            </w:rPr>
            <w:t xml:space="preserve"> </w:t>
          </w:r>
          <w:r w:rsidR="0066789D" w:rsidRPr="0066789D">
            <w:rPr>
              <w:rFonts w:eastAsiaTheme="minorEastAsia"/>
              <w:noProof/>
              <w:color w:val="000000"/>
            </w:rPr>
            <w:t>[38]</w:t>
          </w:r>
          <w:r>
            <w:rPr>
              <w:rFonts w:eastAsiaTheme="minorEastAsia"/>
            </w:rPr>
            <w:fldChar w:fldCharType="end"/>
          </w:r>
        </w:sdtContent>
      </w:sdt>
      <w:r>
        <w:rPr>
          <w:rFonts w:eastAsiaTheme="minorEastAsia"/>
        </w:rPr>
        <w:t xml:space="preserve">.  Recently, an IM with variable power-law spin strengths was studied with its rich phase diagram </w:t>
      </w:r>
      <w:sdt>
        <w:sdtPr>
          <w:rPr>
            <w:rFonts w:eastAsiaTheme="minorEastAsia"/>
          </w:rPr>
          <w:id w:val="1783769770"/>
          <w:citation/>
        </w:sdtPr>
        <w:sdtContent>
          <w:r>
            <w:rPr>
              <w:rFonts w:eastAsiaTheme="minorEastAsia"/>
            </w:rPr>
            <w:fldChar w:fldCharType="begin"/>
          </w:r>
          <w:r w:rsidR="00335273" w:rsidRPr="00FA4BF4">
            <w:rPr>
              <w:rFonts w:eastAsiaTheme="minorEastAsia"/>
              <w:color w:val="000000"/>
              <w:vertAlign w:val="superscript"/>
            </w:rPr>
            <w:instrText xml:space="preserve">CITATION Kra20 \l 1033 </w:instrText>
          </w:r>
          <w:r>
            <w:rPr>
              <w:rFonts w:eastAsiaTheme="minorEastAsia"/>
            </w:rPr>
            <w:fldChar w:fldCharType="separate"/>
          </w:r>
          <w:r w:rsidR="0066789D" w:rsidRPr="0066789D">
            <w:rPr>
              <w:rFonts w:eastAsiaTheme="minorEastAsia"/>
              <w:noProof/>
              <w:color w:val="000000"/>
            </w:rPr>
            <w:t>[39]</w:t>
          </w:r>
          <w:r>
            <w:rPr>
              <w:rFonts w:eastAsiaTheme="minorEastAsia"/>
            </w:rPr>
            <w:fldChar w:fldCharType="end"/>
          </w:r>
        </w:sdtContent>
      </w:sdt>
      <w:r>
        <w:rPr>
          <w:rFonts w:eastAsiaTheme="minorEastAsia"/>
        </w:rPr>
        <w:t>.</w:t>
      </w:r>
    </w:p>
    <w:p w14:paraId="10DB0B8C" w14:textId="77777777" w:rsidR="0040504D" w:rsidRDefault="0040504D" w:rsidP="0040504D">
      <w:pPr>
        <w:jc w:val="both"/>
        <w:rPr>
          <w:rFonts w:eastAsiaTheme="minorEastAsia"/>
        </w:rPr>
      </w:pPr>
      <w:r>
        <w:rPr>
          <w:rFonts w:eastAsiaTheme="minorEastAsia"/>
        </w:rPr>
        <w:t xml:space="preserve">The </w:t>
      </w:r>
      <w:r>
        <w:t xml:space="preserve">Hamiltonian function of the continuous spin IM is represented by the same Equation (1). However,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Pr>
          <w:rFonts w:eastAsiaTheme="minorEastAsia"/>
        </w:rPr>
        <w:t xml:space="preserve"> now takes continuous values between </w:t>
      </w:r>
      <m:oMath>
        <m:r>
          <m:rPr>
            <m:sty m:val="p"/>
          </m:rPr>
          <w:rPr>
            <w:rFonts w:ascii="Cambria Math" w:eastAsiaTheme="minorEastAsia" w:hAnsi="Cambria Math"/>
          </w:rPr>
          <m:t>+</m:t>
        </m:r>
        <m:r>
          <w:rPr>
            <w:rFonts w:ascii="Cambria Math" w:hAnsi="Cambria Math"/>
          </w:rPr>
          <m:t>1</m:t>
        </m:r>
      </m:oMath>
      <w:r>
        <w:rPr>
          <w:rFonts w:eastAsiaTheme="minorEastAsia"/>
        </w:rPr>
        <w:t xml:space="preserve"> and </w:t>
      </w:r>
      <m:oMath>
        <m:r>
          <w:rPr>
            <w:rFonts w:ascii="Cambria Math" w:hAnsi="Cambria Math"/>
          </w:rPr>
          <m:t>-</m:t>
        </m:r>
      </m:oMath>
      <w:r>
        <w:rPr>
          <w:rFonts w:eastAsiaTheme="minorEastAsia"/>
        </w:rPr>
        <w:t xml:space="preserve">1; </w:t>
      </w:r>
      <m:oMath>
        <m:sSub>
          <m:sSubPr>
            <m:ctrlPr>
              <w:rPr>
                <w:rFonts w:ascii="Cambria Math" w:hAnsi="Cambria Math"/>
                <w:i/>
              </w:rPr>
            </m:ctrlPr>
          </m:sSubPr>
          <m:e>
            <m:r>
              <w:rPr>
                <w:rFonts w:ascii="Cambria Math" w:hAnsi="Cambria Math"/>
              </w:rPr>
              <m:t>-J</m:t>
            </m:r>
          </m:e>
          <m:sub>
            <m:r>
              <w:rPr>
                <w:rFonts w:ascii="Cambria Math" w:hAnsi="Cambria Math"/>
              </w:rPr>
              <m:t>ij</m:t>
            </m:r>
          </m:sub>
        </m:sSub>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σ</m:t>
            </m:r>
          </m:e>
          <m:sub>
            <m:r>
              <w:rPr>
                <w:rFonts w:ascii="Cambria Math" w:hAnsi="Cambria Math"/>
              </w:rPr>
              <m:t>j</m:t>
            </m:r>
          </m:sub>
        </m:sSub>
      </m:oMath>
      <w:r>
        <w:rPr>
          <w:rFonts w:eastAsiaTheme="minorEastAsia"/>
        </w:rPr>
        <w:t xml:space="preserve"> reaches the minimum energy state if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=+1</m:t>
        </m:r>
      </m:oMath>
      <w:r>
        <w:rPr>
          <w:rFonts w:eastAsiaTheme="minorEastAsia"/>
        </w:rPr>
        <w:t xml:space="preserve">, or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=-1,</m:t>
        </m:r>
      </m:oMath>
      <w:r>
        <w:rPr>
          <w:rFonts w:eastAsiaTheme="minorEastAsia"/>
        </w:rPr>
        <w:t xml:space="preserve"> as the energy of any other values of the pairs will be higher. The highest energy is observed when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=+1</m:t>
        </m:r>
      </m:oMath>
      <w:r>
        <w:rPr>
          <w:rFonts w:eastAsiaTheme="minorEastAsia"/>
        </w:rPr>
        <w:t xml:space="preserve">, </w:t>
      </w:r>
      <m:oMath>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=-1</m:t>
        </m:r>
      </m:oMath>
      <w:r>
        <w:rPr>
          <w:rFonts w:eastAsiaTheme="minorEastAsia"/>
        </w:rPr>
        <w:t>, or vice versa. This numeric feature works ideally for an ice/water lattice: the most stable low energy state is either 100% water or ice, whereas ice next to water is the most unstable high energy state.</w:t>
      </w:r>
    </w:p>
    <w:p w14:paraId="3E56AEC2" w14:textId="77777777" w:rsidR="0040504D" w:rsidRDefault="0040504D" w:rsidP="0040504D">
      <w:pPr>
        <w:jc w:val="both"/>
        <w:rPr>
          <w:rFonts w:eastAsiaTheme="minorEastAsia"/>
        </w:rPr>
      </w:pPr>
    </w:p>
    <w:p w14:paraId="1E7B2B76" w14:textId="77777777" w:rsidR="0040504D" w:rsidRPr="00961214" w:rsidRDefault="0040504D" w:rsidP="00961214">
      <w:pPr>
        <w:pStyle w:val="Heading2"/>
        <w:numPr>
          <w:ilvl w:val="0"/>
          <w:numId w:val="30"/>
        </w:numPr>
        <w:jc w:val="both"/>
      </w:pPr>
      <w:bookmarkStart w:id="224" w:name="_Ref142816732"/>
      <w:bookmarkStart w:id="225" w:name="_Toc155644306"/>
      <w:r w:rsidRPr="00961214">
        <w:t>Monte Carlo simulation and inertia factor</w:t>
      </w:r>
      <w:bookmarkEnd w:id="224"/>
      <w:bookmarkEnd w:id="225"/>
    </w:p>
    <w:p w14:paraId="763EFF51" w14:textId="77777777" w:rsidR="0040504D" w:rsidRPr="00C16866" w:rsidRDefault="0040504D" w:rsidP="0040504D">
      <w:pPr>
        <w:jc w:val="both"/>
        <w:rPr>
          <w:rFonts w:eastAsiaTheme="minorEastAsia"/>
        </w:rPr>
      </w:pPr>
      <w:r w:rsidRPr="00C16866">
        <w:rPr>
          <w:rFonts w:eastAsiaTheme="minorEastAsia"/>
        </w:rPr>
        <w:t xml:space="preserve">The incorporation of the continuous spins also adds to the complexity of the Monte Carlo (MC) simulation of the IM lattice. In the classical binary spin IM,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C16866">
        <w:rPr>
          <w:rFonts w:eastAsiaTheme="minorEastAsia"/>
        </w:rPr>
        <w:t xml:space="preserve"> can only flip to </w:t>
      </w:r>
      <m:oMath>
        <m:r>
          <w:rPr>
            <w:rFonts w:ascii="Cambria Math" w:eastAsiaTheme="minorEastAsia"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oMath>
      <w:r w:rsidRPr="00C16866">
        <w:rPr>
          <w:rFonts w:eastAsiaTheme="minorEastAsia"/>
        </w:rPr>
        <w:t xml:space="preserve"> in each simulation step, and therefore the absolute value of the change is always 2 no matter </w:t>
      </w:r>
      <w:r>
        <w:rPr>
          <w:rFonts w:eastAsiaTheme="minorEastAsia"/>
        </w:rPr>
        <w:t xml:space="preserve">if </w:t>
      </w:r>
      <w:r w:rsidRPr="00C16866">
        <w:rPr>
          <w:rFonts w:eastAsiaTheme="minorEastAsia"/>
        </w:rPr>
        <w:t xml:space="preserve">the flip goes from </w:t>
      </w:r>
      <m:oMath>
        <m:r>
          <w:rPr>
            <w:rFonts w:ascii="Cambria Math" w:eastAsiaTheme="minorEastAsia" w:hAnsi="Cambria Math"/>
          </w:rPr>
          <m:t>-</m:t>
        </m:r>
      </m:oMath>
      <w:r w:rsidRPr="00C16866">
        <w:rPr>
          <w:rFonts w:eastAsiaTheme="minorEastAsia"/>
        </w:rPr>
        <w:t xml:space="preserve">1 to +1 or from +1 to </w:t>
      </w:r>
      <m:oMath>
        <m:r>
          <w:rPr>
            <w:rFonts w:ascii="Cambria Math" w:eastAsiaTheme="minorEastAsia" w:hAnsi="Cambria Math"/>
          </w:rPr>
          <m:t>-</m:t>
        </m:r>
      </m:oMath>
      <w:r w:rsidRPr="00C16866">
        <w:rPr>
          <w:rFonts w:eastAsiaTheme="minorEastAsia"/>
        </w:rPr>
        <w:t xml:space="preserve">1. In a continuous IM, the challenge </w:t>
      </w:r>
      <w:r>
        <w:rPr>
          <w:rFonts w:eastAsiaTheme="minorEastAsia"/>
        </w:rPr>
        <w:t>of</w:t>
      </w:r>
      <w:r w:rsidRPr="00C16866">
        <w:rPr>
          <w:rFonts w:eastAsiaTheme="minorEastAsia"/>
        </w:rPr>
        <w:t xml:space="preserve"> determin</w:t>
      </w:r>
      <w:r>
        <w:rPr>
          <w:rFonts w:eastAsiaTheme="minorEastAsia"/>
        </w:rPr>
        <w:t>ing</w:t>
      </w:r>
      <w:r w:rsidRPr="00C16866">
        <w:rPr>
          <w:rFonts w:eastAsiaTheme="minorEastAsia"/>
        </w:rPr>
        <w:t xml:space="preserve"> the </w:t>
      </w:r>
      <w:r>
        <w:rPr>
          <w:rFonts w:eastAsiaTheme="minorEastAsia"/>
        </w:rPr>
        <w:t xml:space="preserve">post-flip </w:t>
      </w:r>
      <w:r w:rsidRPr="00C16866">
        <w:rPr>
          <w:rFonts w:eastAsiaTheme="minorEastAsia"/>
        </w:rPr>
        <w:t xml:space="preserve">numeric value of the new spin arises. In our approach, this new spin is implemented through a random number. However, what is the random distribution that the new spin value should follow? How does the spin value change, i.e.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C16866">
        <w:rPr>
          <w:rFonts w:eastAsiaTheme="minorEastAsia"/>
        </w:rPr>
        <w:t xml:space="preserve">, affect the dynamics of the IM? To address these questions, we introduce an innovative inertia factor </w:t>
      </w:r>
      <w:r w:rsidRPr="00C16866">
        <w:rPr>
          <w:rFonts w:eastAsiaTheme="minorEastAsia"/>
          <w:i/>
          <w:iCs/>
        </w:rPr>
        <w:t>I</w:t>
      </w:r>
      <w:r w:rsidRPr="00C16866">
        <w:rPr>
          <w:rFonts w:eastAsiaTheme="minorEastAsia"/>
        </w:rPr>
        <w:t xml:space="preserve">, and the probability of each flip will be determined by  </w:t>
      </w:r>
    </w:p>
    <w:p w14:paraId="69D5C221" w14:textId="3E0EDECE" w:rsidR="0040504D" w:rsidRPr="00C16866" w:rsidRDefault="00000000" w:rsidP="0040504D">
      <w:pPr>
        <w:jc w:val="right"/>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flip</m:t>
                </m:r>
              </m:sub>
            </m:sSub>
            <m:r>
              <w:rPr>
                <w:rFonts w:ascii="Cambria Math" w:eastAsiaTheme="minorEastAsia" w:hAnsi="Cambria Math"/>
              </w:rPr>
              <m:t>=</m:t>
            </m:r>
            <m:r>
              <m:rPr>
                <m:sty m:val="p"/>
              </m:rPr>
              <w:rPr>
                <w:rFonts w:ascii="Cambria Math" w:eastAsiaTheme="minorEastAsia" w:hAnsi="Cambria Math"/>
              </w:rPr>
              <m:t>min⁡</m:t>
            </m:r>
            <m:r>
              <w:ins w:id="226" w:author="Ying Zhao" w:date="2024-04-07T18:49:00Z">
                <w:rPr>
                  <w:rFonts w:ascii="Cambria Math" w:eastAsiaTheme="minorEastAsia" w:hAnsi="Cambria Math"/>
                </w:rPr>
                <m:t>(1,</m:t>
              </w:ins>
            </m:r>
            <m:r>
              <w:rPr>
                <w:rFonts w:ascii="Cambria Math" w:eastAsiaTheme="minorEastAsia" w:hAnsi="Cambria Math"/>
              </w:rPr>
              <m:t>e</m:t>
            </m:r>
          </m:e>
          <m:sup>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w:rPr>
                <w:rFonts w:ascii="Cambria Math" w:eastAsiaTheme="minorEastAsia" w:hAnsi="Cambria Math"/>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cs="Times New Roman"/>
                <w:vertAlign w:val="subscript"/>
              </w:rPr>
              <m:t>|)</m:t>
            </m:r>
          </m:sup>
        </m:sSup>
        <m:r>
          <w:ins w:id="227" w:author="Ying Zhao" w:date="2024-04-07T18:49:00Z">
            <w:rPr>
              <w:rFonts w:ascii="Cambria Math" w:eastAsiaTheme="minorEastAsia" w:hAnsi="Cambria Math"/>
            </w:rPr>
            <m:t>)</m:t>
          </w:ins>
        </m:r>
        <m:r>
          <w:rPr>
            <w:rFonts w:ascii="Cambria Math" w:eastAsiaTheme="minorEastAsia" w:hAnsi="Cambria Math"/>
          </w:rPr>
          <m:t>,</m:t>
        </m:r>
      </m:oMath>
      <w:r w:rsidR="0040504D" w:rsidRPr="00C16866">
        <w:rPr>
          <w:rFonts w:eastAsiaTheme="minorEastAsia"/>
        </w:rPr>
        <w:t xml:space="preserve"> </w:t>
      </w:r>
      <m:oMath>
        <m:r>
          <w:rPr>
            <w:rFonts w:ascii="Cambria Math" w:eastAsiaTheme="minorEastAsia" w:hAnsi="Cambria Math"/>
          </w:rPr>
          <m:t xml:space="preserve">                                                  (5)</m:t>
        </m:r>
      </m:oMath>
    </w:p>
    <w:p w14:paraId="488567FF" w14:textId="5ED505E9" w:rsidR="0040504D" w:rsidRPr="00C16866" w:rsidDel="003144F7" w:rsidRDefault="00830286" w:rsidP="0040504D">
      <w:pPr>
        <w:jc w:val="both"/>
        <w:rPr>
          <w:del w:id="228" w:author="Ying Zhao" w:date="2024-04-02T21:26:00Z"/>
          <w:rFonts w:eastAsiaTheme="minorEastAsia"/>
        </w:rPr>
      </w:pPr>
      <w:r w:rsidRPr="00C16866">
        <w:rPr>
          <w:rFonts w:eastAsiaTheme="minorEastAsia"/>
        </w:rPr>
        <w:t>W</w:t>
      </w:r>
      <w:r w:rsidR="0040504D" w:rsidRPr="00C16866">
        <w:rPr>
          <w:rFonts w:eastAsiaTheme="minorEastAsia"/>
        </w:rPr>
        <w:t>here</w:t>
      </w:r>
      <w:ins w:id="229" w:author="Ying Zhao" w:date="2024-04-07T17:19:00Z">
        <w:r>
          <w:rPr>
            <w:rFonts w:eastAsiaTheme="minorEastAsia"/>
          </w:rPr>
          <w:t xml:space="preserve"> </w:t>
        </w:r>
      </w:ins>
      <m:oMath>
        <m:sSub>
          <m:sSubPr>
            <m:ctrlPr>
              <w:ins w:id="230" w:author="Ying Zhao" w:date="2024-04-07T17:19:00Z">
                <w:rPr>
                  <w:rFonts w:ascii="Cambria Math" w:hAnsi="Cambria Math"/>
                  <w:i/>
                </w:rPr>
              </w:ins>
            </m:ctrlPr>
          </m:sSubPr>
          <m:e>
            <m:r>
              <w:ins w:id="231" w:author="Ying Zhao" w:date="2024-04-07T17:19:00Z">
                <w:rPr>
                  <w:rFonts w:ascii="Cambria Math" w:hAnsi="Cambria Math"/>
                </w:rPr>
                <m:t>σ</m:t>
              </w:ins>
            </m:r>
          </m:e>
          <m:sub>
            <m:r>
              <w:ins w:id="232" w:author="Ying Zhao" w:date="2024-04-07T17:19:00Z">
                <w:rPr>
                  <w:rFonts w:ascii="Cambria Math" w:hAnsi="Cambria Math"/>
                </w:rPr>
                <m:t>i</m:t>
              </w:ins>
            </m:r>
          </m:sub>
        </m:sSub>
      </m:oMath>
      <w:ins w:id="233" w:author="Ying Zhao" w:date="2024-04-07T17:19:00Z">
        <w:r>
          <w:rPr>
            <w:rFonts w:eastAsiaTheme="minorEastAsia"/>
          </w:rPr>
          <w:t xml:space="preserve"> represents the original spin value before </w:t>
        </w:r>
      </w:ins>
      <w:ins w:id="234" w:author="Ying Zhao" w:date="2024-04-07T19:15:00Z">
        <w:r w:rsidR="00731CE3">
          <w:rPr>
            <w:rFonts w:eastAsiaTheme="minorEastAsia"/>
          </w:rPr>
          <w:t>the change</w:t>
        </w:r>
      </w:ins>
      <w:ins w:id="235" w:author="Ying Zhao" w:date="2024-04-07T17:19:00Z">
        <w:r>
          <w:rPr>
            <w:rFonts w:eastAsiaTheme="minorEastAsia"/>
          </w:rPr>
          <w:t xml:space="preserve">; </w:t>
        </w:r>
      </w:ins>
      <m:oMath>
        <m:sSub>
          <m:sSubPr>
            <m:ctrlPr>
              <w:ins w:id="236" w:author="Ying Zhao" w:date="2024-04-07T17:19:00Z">
                <w:rPr>
                  <w:rFonts w:ascii="Cambria Math" w:hAnsi="Cambria Math"/>
                  <w:i/>
                </w:rPr>
              </w:ins>
            </m:ctrlPr>
          </m:sSubPr>
          <m:e>
            <m:sSup>
              <m:sSupPr>
                <m:ctrlPr>
                  <w:ins w:id="237" w:author="Ying Zhao" w:date="2024-04-07T17:19:00Z">
                    <w:rPr>
                      <w:rFonts w:ascii="Cambria Math" w:hAnsi="Cambria Math"/>
                      <w:i/>
                    </w:rPr>
                  </w:ins>
                </m:ctrlPr>
              </m:sSupPr>
              <m:e>
                <m:r>
                  <w:ins w:id="238" w:author="Ying Zhao" w:date="2024-04-07T17:19:00Z">
                    <w:rPr>
                      <w:rFonts w:ascii="Cambria Math" w:hAnsi="Cambria Math"/>
                    </w:rPr>
                    <m:t>σ</m:t>
                  </w:ins>
                </m:r>
              </m:e>
              <m:sup>
                <m:r>
                  <w:ins w:id="239" w:author="Ying Zhao" w:date="2024-04-07T17:19:00Z">
                    <w:rPr>
                      <w:rFonts w:ascii="Cambria Math" w:hAnsi="Cambria Math"/>
                    </w:rPr>
                    <m:t>'</m:t>
                  </w:ins>
                </m:r>
              </m:sup>
            </m:sSup>
          </m:e>
          <m:sub>
            <m:r>
              <w:ins w:id="240" w:author="Ying Zhao" w:date="2024-04-07T17:19:00Z">
                <w:rPr>
                  <w:rFonts w:ascii="Cambria Math" w:hAnsi="Cambria Math"/>
                </w:rPr>
                <m:t>i</m:t>
              </w:ins>
            </m:r>
          </m:sub>
        </m:sSub>
      </m:oMath>
      <w:r w:rsidR="0040504D" w:rsidRPr="00C16866">
        <w:rPr>
          <w:rFonts w:eastAsiaTheme="minorEastAsia"/>
        </w:rPr>
        <w:t xml:space="preserve"> </w:t>
      </w:r>
      <w:ins w:id="241" w:author="Ying Zhao" w:date="2024-04-07T17:19:00Z">
        <w:r>
          <w:rPr>
            <w:rFonts w:eastAsiaTheme="minorEastAsia"/>
          </w:rPr>
          <w:t xml:space="preserve">represents the </w:t>
        </w:r>
      </w:ins>
      <w:ins w:id="242" w:author="Ying Zhao" w:date="2024-04-07T17:20:00Z">
        <w:r>
          <w:rPr>
            <w:rFonts w:eastAsiaTheme="minorEastAsia"/>
          </w:rPr>
          <w:t xml:space="preserve">value </w:t>
        </w:r>
      </w:ins>
      <w:ins w:id="243" w:author="Ying Zhao" w:date="2024-04-07T19:15:00Z">
        <w:r w:rsidR="00731CE3">
          <w:rPr>
            <w:rFonts w:eastAsiaTheme="minorEastAsia"/>
          </w:rPr>
          <w:t>of</w:t>
        </w:r>
      </w:ins>
      <w:ins w:id="244" w:author="Ying Zhao" w:date="2024-04-07T17:20:00Z">
        <w:r>
          <w:rPr>
            <w:rFonts w:eastAsiaTheme="minorEastAsia"/>
          </w:rPr>
          <w:t xml:space="preserve"> the attempted spin </w:t>
        </w:r>
      </w:ins>
      <w:ins w:id="245" w:author="Ying Zhao" w:date="2024-04-07T19:15:00Z">
        <w:r w:rsidR="00731CE3">
          <w:rPr>
            <w:rFonts w:eastAsiaTheme="minorEastAsia"/>
          </w:rPr>
          <w:t>change</w:t>
        </w:r>
      </w:ins>
      <w:ins w:id="246" w:author="Ying Zhao" w:date="2024-04-07T17:20:00Z">
        <w:r>
          <w:rPr>
            <w:rFonts w:eastAsiaTheme="minorEastAsia"/>
          </w:rPr>
          <w:t>;</w:t>
        </w:r>
      </w:ins>
      <w:ins w:id="247" w:author="Ying Zhao" w:date="2024-04-07T17:19:00Z">
        <w:r>
          <w:rPr>
            <w:rFonts w:eastAsiaTheme="minorEastAsia"/>
          </w:rPr>
          <w:t xml:space="preserve"> </w:t>
        </w:r>
      </w:ins>
      <w:r w:rsidR="0040504D" w:rsidRPr="00C16866">
        <w:rPr>
          <w:rFonts w:eastAsiaTheme="minorEastAsia"/>
          <w:i/>
          <w:iCs/>
        </w:rPr>
        <w:t>H</w:t>
      </w:r>
      <w:r w:rsidR="0040504D" w:rsidRPr="00C16866">
        <w:rPr>
          <w:rFonts w:ascii="Calibri" w:eastAsiaTheme="minorEastAsia" w:hAnsi="Calibri" w:cs="Calibri"/>
          <w:i/>
          <w:iCs/>
          <w:vertAlign w:val="subscript"/>
        </w:rPr>
        <w:t>v</w:t>
      </w:r>
      <w:r w:rsidR="0040504D" w:rsidRPr="00C16866">
        <w:rPr>
          <w:rFonts w:eastAsiaTheme="minorEastAsia"/>
        </w:rPr>
        <w:t xml:space="preserve"> and </w:t>
      </w:r>
      <w:r w:rsidR="0040504D" w:rsidRPr="00C16866">
        <w:rPr>
          <w:rFonts w:eastAsiaTheme="minorEastAsia"/>
          <w:i/>
          <w:iCs/>
        </w:rPr>
        <w:t>H</w:t>
      </w:r>
      <w:r w:rsidR="0040504D" w:rsidRPr="00C16866">
        <w:rPr>
          <w:rFonts w:eastAsiaTheme="minorEastAsia" w:cs="Times New Roman"/>
          <w:i/>
          <w:iCs/>
          <w:vertAlign w:val="subscript"/>
        </w:rPr>
        <w:t>µ</w:t>
      </w:r>
      <w:r w:rsidR="0040504D" w:rsidRPr="00C16866">
        <w:rPr>
          <w:rFonts w:eastAsiaTheme="minorEastAsia"/>
        </w:rPr>
        <w:t xml:space="preserve"> still represent the system Hamiltonian before and after the flip</w:t>
      </w:r>
      <w:ins w:id="248" w:author="Ying Zhao" w:date="2024-04-02T21:22:00Z">
        <w:r w:rsidR="003144F7">
          <w:rPr>
            <w:rFonts w:eastAsiaTheme="minorEastAsia"/>
          </w:rPr>
          <w:t>, same as the descr</w:t>
        </w:r>
      </w:ins>
      <w:ins w:id="249" w:author="Ying Zhao" w:date="2024-04-02T21:23:00Z">
        <w:r w:rsidR="003144F7">
          <w:rPr>
            <w:rFonts w:eastAsiaTheme="minorEastAsia"/>
          </w:rPr>
          <w:t>iption for Eq (1) in Section II.A</w:t>
        </w:r>
      </w:ins>
      <w:r w:rsidR="0040504D" w:rsidRPr="00C16866">
        <w:rPr>
          <w:rFonts w:eastAsiaTheme="minorEastAsia"/>
        </w:rPr>
        <w:t xml:space="preserve">. The newly added </w:t>
      </w:r>
      <m:oMath>
        <m:r>
          <w:rPr>
            <w:rFonts w:ascii="Cambria Math" w:eastAsiaTheme="minorEastAsia" w:hAnsi="Cambria Math"/>
          </w:rPr>
          <m:t>-</m:t>
        </m:r>
        <m:r>
          <w:rPr>
            <w:rFonts w:ascii="Cambria Math" w:eastAsiaTheme="minorEastAsia" w:hAnsi="Cambria Math" w:cs="Times New Roman"/>
            <w:vertAlign w:val="subscript"/>
          </w:rPr>
          <m:t>I</m:t>
        </m:r>
        <m:r>
          <m:rPr>
            <m:sty m:val="p"/>
          </m:rPr>
          <w:rPr>
            <w:rFonts w:ascii="Cambria Math" w:eastAsiaTheme="minorEastAsia" w:hAnsi="Cambria Math" w:cs="Times New Roman"/>
            <w:vertAlign w:val="subscript"/>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eastAsiaTheme="minorEastAsia" w:hAnsi="Cambria Math" w:cs="Times New Roman"/>
            <w:vertAlign w:val="subscript"/>
          </w:rPr>
          <m:t>|</m:t>
        </m:r>
      </m:oMath>
      <w:r w:rsidR="0040504D" w:rsidRPr="00C16866">
        <w:rPr>
          <w:rFonts w:eastAsiaTheme="minorEastAsia"/>
          <w:vertAlign w:val="subscript"/>
        </w:rPr>
        <w:t xml:space="preserve"> </w:t>
      </w:r>
      <w:r w:rsidR="0040504D" w:rsidRPr="00C16866">
        <w:rPr>
          <w:rFonts w:eastAsiaTheme="minorEastAsia"/>
        </w:rPr>
        <w:t xml:space="preserve"> accounts for the energy needed to overcome the inertia of the spin change, and </w:t>
      </w:r>
      <w:r w:rsidR="0040504D" w:rsidRPr="00C16866">
        <w:rPr>
          <w:rFonts w:eastAsiaTheme="minorEastAsia"/>
          <w:i/>
          <w:iCs/>
        </w:rPr>
        <w:t>I</w:t>
      </w:r>
      <w:r w:rsidR="0040504D" w:rsidRPr="00C16866">
        <w:rPr>
          <w:rFonts w:eastAsiaTheme="minorEastAsia"/>
        </w:rPr>
        <w:t xml:space="preserve"> is an IM parameter to be fitted. Intuitively speaking, this term represents the nat</w:t>
      </w:r>
      <w:r w:rsidR="0040504D">
        <w:rPr>
          <w:rFonts w:eastAsiaTheme="minorEastAsia"/>
        </w:rPr>
        <w:t>ural</w:t>
      </w:r>
      <w:r w:rsidR="0040504D" w:rsidRPr="00C16866">
        <w:rPr>
          <w:rFonts w:eastAsiaTheme="minorEastAsia"/>
        </w:rPr>
        <w:t xml:space="preserve"> resistance to state change, or can be thought of as </w:t>
      </w:r>
      <w:ins w:id="250" w:author="Ying Zhao" w:date="2024-04-08T19:37:00Z">
        <w:r w:rsidR="007831BC">
          <w:rPr>
            <w:rFonts w:eastAsiaTheme="minorEastAsia"/>
          </w:rPr>
          <w:t>an a</w:t>
        </w:r>
      </w:ins>
      <w:ins w:id="251" w:author="Ying Zhao" w:date="2024-04-08T19:38:00Z">
        <w:r w:rsidR="007831BC">
          <w:rPr>
            <w:rFonts w:eastAsiaTheme="minorEastAsia"/>
          </w:rPr>
          <w:t xml:space="preserve">nalog to </w:t>
        </w:r>
      </w:ins>
      <w:r w:rsidR="0040504D" w:rsidRPr="00C16866">
        <w:rPr>
          <w:rFonts w:eastAsiaTheme="minorEastAsia"/>
        </w:rPr>
        <w:t>the latent heat needed for</w:t>
      </w:r>
      <w:r w:rsidR="0040504D">
        <w:rPr>
          <w:rFonts w:eastAsiaTheme="minorEastAsia"/>
        </w:rPr>
        <w:t xml:space="preserve"> </w:t>
      </w:r>
      <w:r w:rsidR="00AB0581">
        <w:t xml:space="preserve">the ice/water </w:t>
      </w:r>
      <w:r w:rsidR="0040504D" w:rsidRPr="00C16866">
        <w:rPr>
          <w:rFonts w:eastAsiaTheme="minorEastAsia"/>
        </w:rPr>
        <w:t xml:space="preserve">phase transition in classical thermodynamics. </w:t>
      </w:r>
      <w:bookmarkStart w:id="252" w:name="_Hlk162985680"/>
      <w:ins w:id="253" w:author="Ying Zhao" w:date="2024-04-08T19:22:00Z">
        <w:r w:rsidR="00B93C87">
          <w:rPr>
            <w:rFonts w:eastAsiaTheme="minorEastAsia"/>
          </w:rPr>
          <w:t>Like</w:t>
        </w:r>
      </w:ins>
      <w:ins w:id="254" w:author="Ying Zhao" w:date="2024-04-07T17:00:00Z">
        <w:r w:rsidR="005524CC">
          <w:rPr>
            <w:rFonts w:eastAsiaTheme="minorEastAsia"/>
          </w:rPr>
          <w:t xml:space="preserve"> </w:t>
        </w:r>
      </w:ins>
      <w:ins w:id="255" w:author="Ying Zhao" w:date="2024-04-07T17:01:00Z">
        <w:r w:rsidR="005524CC">
          <w:rPr>
            <w:rFonts w:ascii="Tahoma" w:hAnsi="Tahoma" w:cs="Tahoma"/>
            <w:color w:val="000000"/>
            <w:sz w:val="21"/>
            <w:szCs w:val="21"/>
            <w:shd w:val="clear" w:color="auto" w:fill="FFFFFF"/>
          </w:rPr>
          <w:t>the total energy change for water/ice phase transition at constant temperature and pressure is proportional to the mass, we choose a</w:t>
        </w:r>
      </w:ins>
      <w:ins w:id="256" w:author="Ying Zhao" w:date="2024-04-07T17:00:00Z">
        <w:r w:rsidR="005524CC">
          <w:rPr>
            <w:rFonts w:eastAsiaTheme="minorEastAsia"/>
          </w:rPr>
          <w:t xml:space="preserve"> linear functional form </w:t>
        </w:r>
      </w:ins>
      <w:ins w:id="257" w:author="Ying Zhao" w:date="2024-04-07T17:01:00Z">
        <w:r w:rsidR="005524CC">
          <w:rPr>
            <w:rFonts w:eastAsiaTheme="minorEastAsia"/>
          </w:rPr>
          <w:t>for the inerti</w:t>
        </w:r>
      </w:ins>
      <w:ins w:id="258" w:author="Ying Zhao" w:date="2024-04-07T17:02:00Z">
        <w:r w:rsidR="005524CC">
          <w:rPr>
            <w:rFonts w:eastAsiaTheme="minorEastAsia"/>
          </w:rPr>
          <w:t xml:space="preserve">a term as the simplest and most sensible assumption. </w:t>
        </w:r>
      </w:ins>
      <w:ins w:id="259" w:author="Ying Zhao" w:date="2024-04-02T21:26:00Z">
        <w:r w:rsidR="003144F7">
          <w:rPr>
            <w:rFonts w:eastAsiaTheme="minorEastAsia"/>
          </w:rPr>
          <w:t>T</w:t>
        </w:r>
      </w:ins>
      <w:ins w:id="260" w:author="Ying Zhao" w:date="2024-04-02T21:23:00Z">
        <w:r w:rsidR="003144F7">
          <w:rPr>
            <w:rFonts w:eastAsiaTheme="minorEastAsia"/>
          </w:rPr>
          <w:t xml:space="preserve">he total energy </w:t>
        </w:r>
      </w:ins>
      <w:ins w:id="261" w:author="Ying Zhao" w:date="2024-04-02T21:25:00Z">
        <w:r w:rsidR="003144F7">
          <w:rPr>
            <w:rFonts w:eastAsiaTheme="minorEastAsia"/>
          </w:rPr>
          <w:t>required</w:t>
        </w:r>
      </w:ins>
      <w:ins w:id="262" w:author="Ying Zhao" w:date="2024-04-02T21:23:00Z">
        <w:r w:rsidR="003144F7">
          <w:rPr>
            <w:rFonts w:eastAsiaTheme="minorEastAsia"/>
          </w:rPr>
          <w:t xml:space="preserve"> for a spin flip is </w:t>
        </w:r>
      </w:ins>
      <m:oMath>
        <m:r>
          <w:ins w:id="263" w:author="Ying Zhao" w:date="2024-04-02T21:24:00Z">
            <w:rPr>
              <w:rFonts w:ascii="Cambria Math" w:eastAsiaTheme="minorEastAsia" w:hAnsi="Cambria Math"/>
            </w:rPr>
            <m:t>∆E=</m:t>
          </w:ins>
        </m:r>
        <m:sSub>
          <m:sSubPr>
            <m:ctrlPr>
              <w:ins w:id="264" w:author="Ying Zhao" w:date="2024-04-02T21:24:00Z">
                <w:rPr>
                  <w:rFonts w:ascii="Cambria Math" w:eastAsiaTheme="minorEastAsia" w:hAnsi="Cambria Math"/>
                  <w:i/>
                </w:rPr>
              </w:ins>
            </m:ctrlPr>
          </m:sSubPr>
          <m:e>
            <m:r>
              <w:ins w:id="265" w:author="Ying Zhao" w:date="2024-04-02T21:24:00Z">
                <w:rPr>
                  <w:rFonts w:ascii="Cambria Math" w:eastAsiaTheme="minorEastAsia" w:hAnsi="Cambria Math"/>
                </w:rPr>
                <m:t>H</m:t>
              </w:ins>
            </m:r>
          </m:e>
          <m:sub>
            <m:r>
              <w:ins w:id="266" w:author="Ying Zhao" w:date="2024-04-02T21:24:00Z">
                <m:rPr>
                  <m:sty m:val="p"/>
                </m:rPr>
                <w:rPr>
                  <w:rFonts w:ascii="Cambria Math" w:eastAsiaTheme="minorEastAsia" w:hAnsi="Cambria Math" w:cs="Calibri"/>
                  <w:vertAlign w:val="subscript"/>
                </w:rPr>
                <m:t>ν</m:t>
              </w:ins>
            </m:r>
          </m:sub>
        </m:sSub>
        <m:r>
          <w:ins w:id="267" w:author="Ying Zhao" w:date="2024-04-02T21:24:00Z">
            <w:rPr>
              <w:rFonts w:ascii="Cambria Math" w:eastAsiaTheme="minorEastAsia" w:hAnsi="Cambria Math"/>
            </w:rPr>
            <m:t>-</m:t>
          </w:ins>
        </m:r>
        <m:sSub>
          <m:sSubPr>
            <m:ctrlPr>
              <w:ins w:id="268" w:author="Ying Zhao" w:date="2024-04-02T21:24:00Z">
                <w:rPr>
                  <w:rFonts w:ascii="Cambria Math" w:eastAsiaTheme="minorEastAsia" w:hAnsi="Cambria Math"/>
                  <w:i/>
                </w:rPr>
              </w:ins>
            </m:ctrlPr>
          </m:sSubPr>
          <m:e>
            <m:r>
              <w:ins w:id="269" w:author="Ying Zhao" w:date="2024-04-02T21:24:00Z">
                <w:rPr>
                  <w:rFonts w:ascii="Cambria Math" w:eastAsiaTheme="minorEastAsia" w:hAnsi="Cambria Math"/>
                </w:rPr>
                <m:t>H</m:t>
              </w:ins>
            </m:r>
          </m:e>
          <m:sub>
            <m:r>
              <w:ins w:id="270" w:author="Ying Zhao" w:date="2024-04-02T21:24:00Z">
                <w:rPr>
                  <w:rFonts w:ascii="Cambria Math" w:eastAsiaTheme="minorEastAsia" w:hAnsi="Cambria Math"/>
                </w:rPr>
                <m:t>μ</m:t>
              </w:ins>
            </m:r>
          </m:sub>
        </m:sSub>
        <m:r>
          <w:ins w:id="271" w:author="Ying Zhao" w:date="2024-04-02T21:24:00Z">
            <w:rPr>
              <w:rFonts w:ascii="Cambria Math" w:eastAsiaTheme="minorEastAsia" w:hAnsi="Cambria Math"/>
            </w:rPr>
            <m:t>+I</m:t>
          </w:ins>
        </m:r>
        <m:sSub>
          <m:sSubPr>
            <m:ctrlPr>
              <w:ins w:id="272" w:author="Ying Zhao" w:date="2024-04-02T21:24:00Z">
                <w:rPr>
                  <w:rFonts w:ascii="Cambria Math" w:hAnsi="Cambria Math"/>
                  <w:i/>
                </w:rPr>
              </w:ins>
            </m:ctrlPr>
          </m:sSubPr>
          <m:e>
            <m:sSup>
              <m:sSupPr>
                <m:ctrlPr>
                  <w:ins w:id="273" w:author="Ying Zhao" w:date="2024-04-02T21:24:00Z">
                    <w:rPr>
                      <w:rFonts w:ascii="Cambria Math" w:hAnsi="Cambria Math"/>
                      <w:i/>
                    </w:rPr>
                  </w:ins>
                </m:ctrlPr>
              </m:sSupPr>
              <m:e>
                <m:r>
                  <w:ins w:id="274" w:author="Ying Zhao" w:date="2024-04-02T21:24:00Z">
                    <w:rPr>
                      <w:rFonts w:ascii="Cambria Math" w:hAnsi="Cambria Math"/>
                    </w:rPr>
                    <m:t>|σ</m:t>
                  </w:ins>
                </m:r>
              </m:e>
              <m:sup>
                <m:r>
                  <w:ins w:id="275" w:author="Ying Zhao" w:date="2024-04-02T21:24:00Z">
                    <w:rPr>
                      <w:rFonts w:ascii="Cambria Math" w:hAnsi="Cambria Math"/>
                    </w:rPr>
                    <m:t>'</m:t>
                  </w:ins>
                </m:r>
              </m:sup>
            </m:sSup>
          </m:e>
          <m:sub>
            <m:r>
              <w:ins w:id="276" w:author="Ying Zhao" w:date="2024-04-02T21:24:00Z">
                <w:rPr>
                  <w:rFonts w:ascii="Cambria Math" w:hAnsi="Cambria Math"/>
                </w:rPr>
                <m:t>i</m:t>
              </w:ins>
            </m:r>
          </m:sub>
        </m:sSub>
        <m:r>
          <w:ins w:id="277" w:author="Ying Zhao" w:date="2024-04-02T21:24:00Z">
            <m:rPr>
              <m:sty m:val="p"/>
            </m:rPr>
            <w:rPr>
              <w:rFonts w:ascii="Cambria Math" w:eastAsiaTheme="minorEastAsia" w:hAnsi="Cambria Math" w:cs="Times New Roman"/>
              <w:vertAlign w:val="subscript"/>
            </w:rPr>
            <m:t>-</m:t>
          </w:ins>
        </m:r>
        <m:sSub>
          <m:sSubPr>
            <m:ctrlPr>
              <w:ins w:id="278" w:author="Ying Zhao" w:date="2024-04-02T21:24:00Z">
                <w:rPr>
                  <w:rFonts w:ascii="Cambria Math" w:hAnsi="Cambria Math"/>
                  <w:i/>
                </w:rPr>
              </w:ins>
            </m:ctrlPr>
          </m:sSubPr>
          <m:e>
            <m:r>
              <w:ins w:id="279" w:author="Ying Zhao" w:date="2024-04-02T21:24:00Z">
                <w:rPr>
                  <w:rFonts w:ascii="Cambria Math" w:hAnsi="Cambria Math"/>
                </w:rPr>
                <m:t>σ</m:t>
              </w:ins>
            </m:r>
          </m:e>
          <m:sub>
            <m:r>
              <w:ins w:id="280" w:author="Ying Zhao" w:date="2024-04-02T21:24:00Z">
                <w:rPr>
                  <w:rFonts w:ascii="Cambria Math" w:hAnsi="Cambria Math"/>
                </w:rPr>
                <m:t>i</m:t>
              </w:ins>
            </m:r>
          </m:sub>
        </m:sSub>
        <m:r>
          <w:ins w:id="281" w:author="Ying Zhao" w:date="2024-04-02T21:24:00Z">
            <m:rPr>
              <m:sty m:val="p"/>
            </m:rPr>
            <w:rPr>
              <w:rFonts w:ascii="Cambria Math" w:eastAsiaTheme="minorEastAsia" w:hAnsi="Cambria Math" w:cs="Times New Roman"/>
              <w:vertAlign w:val="subscript"/>
            </w:rPr>
            <m:t>|</m:t>
          </w:ins>
        </m:r>
      </m:oMath>
      <w:ins w:id="282" w:author="Ying Zhao" w:date="2024-04-02T21:26:00Z">
        <w:r w:rsidR="003144F7">
          <w:rPr>
            <w:rFonts w:eastAsiaTheme="minorEastAsia"/>
          </w:rPr>
          <w:t xml:space="preserve">, which consists of two parts: the system Hamiltonian change plus the inertia </w:t>
        </w:r>
      </w:ins>
      <w:ins w:id="283" w:author="Ying Zhao" w:date="2024-04-07T16:58:00Z">
        <w:r w:rsidR="005524CC">
          <w:rPr>
            <w:rFonts w:eastAsiaTheme="minorEastAsia"/>
          </w:rPr>
          <w:t>term</w:t>
        </w:r>
      </w:ins>
      <w:ins w:id="284" w:author="Ying Zhao" w:date="2024-04-02T21:26:00Z">
        <w:r w:rsidR="003144F7">
          <w:rPr>
            <w:rFonts w:eastAsiaTheme="minorEastAsia"/>
          </w:rPr>
          <w:t>.</w:t>
        </w:r>
      </w:ins>
      <w:ins w:id="285" w:author="Ying Zhao" w:date="2024-04-07T17:02:00Z">
        <w:r w:rsidR="005524CC">
          <w:rPr>
            <w:rFonts w:eastAsiaTheme="minorEastAsia"/>
          </w:rPr>
          <w:t xml:space="preserve"> The probability of sp</w:t>
        </w:r>
      </w:ins>
      <w:ins w:id="286" w:author="Ying Zhao" w:date="2024-04-07T17:03:00Z">
        <w:r w:rsidR="005524CC">
          <w:rPr>
            <w:rFonts w:eastAsiaTheme="minorEastAsia"/>
          </w:rPr>
          <w:t>in value change follows the Boltzmann distribution as Equation (5).</w:t>
        </w:r>
      </w:ins>
    </w:p>
    <w:bookmarkEnd w:id="252"/>
    <w:p w14:paraId="40F36CB7" w14:textId="261F624A" w:rsidR="0040504D" w:rsidRPr="00C16866" w:rsidRDefault="0040504D" w:rsidP="0040504D">
      <w:pPr>
        <w:jc w:val="both"/>
        <w:rPr>
          <w:rFonts w:eastAsiaTheme="minorEastAsia"/>
        </w:rPr>
      </w:pPr>
      <w:r w:rsidRPr="00C16866">
        <w:rPr>
          <w:rFonts w:eastAsiaTheme="minorEastAsia"/>
        </w:rPr>
        <w:t>Here is an example to illustrate the inertia effect. Start</w:t>
      </w:r>
      <w:r>
        <w:rPr>
          <w:rFonts w:eastAsiaTheme="minorEastAsia"/>
        </w:rPr>
        <w:t>ing</w:t>
      </w:r>
      <w:r w:rsidRPr="00C16866">
        <w:rPr>
          <w:rFonts w:eastAsiaTheme="minorEastAsia"/>
        </w:rPr>
        <w:t xml:space="preserve"> with an initial spin value of 0.8</w:t>
      </w:r>
      <w:r>
        <w:rPr>
          <w:rFonts w:eastAsiaTheme="minorEastAsia"/>
        </w:rPr>
        <w:t>, a</w:t>
      </w:r>
      <w:r w:rsidRPr="00C16866">
        <w:rPr>
          <w:rFonts w:eastAsiaTheme="minorEastAsia"/>
        </w:rPr>
        <w:t xml:space="preserve"> flip to either 0.7 or 0.6 may </w:t>
      </w:r>
      <w:r>
        <w:rPr>
          <w:rFonts w:eastAsiaTheme="minorEastAsia"/>
        </w:rPr>
        <w:t>result in</w:t>
      </w:r>
      <w:r w:rsidRPr="00C16866">
        <w:rPr>
          <w:rFonts w:eastAsiaTheme="minorEastAsia"/>
        </w:rPr>
        <w:t xml:space="preserve"> the same system Hamiltonian value for the new lattice. However, we differentiate these two new states by assigning higher probability for the flip to 0.7 because the spin change </w:t>
      </w:r>
      <w:r>
        <w:rPr>
          <w:rFonts w:eastAsiaTheme="minorEastAsia"/>
        </w:rPr>
        <w:t>is smaller</w:t>
      </w:r>
      <w:r w:rsidRPr="00C16866">
        <w:rPr>
          <w:rFonts w:eastAsiaTheme="minorEastAsia"/>
        </w:rPr>
        <w:t xml:space="preserve">. In Equation (5), </w:t>
      </w:r>
      <m:oMath>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m:t>
        </m:r>
        <m:sSub>
          <m:sSubPr>
            <m:ctrlPr>
              <w:rPr>
                <w:rFonts w:ascii="Cambria Math" w:eastAsiaTheme="minorEastAsia" w:hAnsi="Cambria Math"/>
              </w:rPr>
            </m:ctrlPr>
          </m:sSubPr>
          <m:e>
            <m:sSup>
              <m:sSupPr>
                <m:ctrlPr>
                  <w:rPr>
                    <w:rFonts w:ascii="Cambria Math" w:eastAsiaTheme="minorEastAsia" w:hAnsi="Cambria Math"/>
                  </w:rPr>
                </m:ctrlPr>
              </m:sSupPr>
              <m:e>
                <m:r>
                  <w:rPr>
                    <w:rFonts w:ascii="Cambria Math" w:eastAsiaTheme="minorEastAsia" w:hAnsi="Cambria Math"/>
                  </w:rPr>
                  <m:t>σ</m:t>
                </m:r>
              </m:e>
              <m:sup>
                <m:r>
                  <m:rPr>
                    <m:sty m:val="p"/>
                  </m:rPr>
                  <w:rPr>
                    <w:rFonts w:ascii="Cambria Math" w:eastAsiaTheme="minorEastAsia" w:hAnsi="Cambria Math"/>
                  </w:rPr>
                  <m:t>'</m:t>
                </m:r>
              </m:sup>
            </m:sSup>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σ</m:t>
            </m:r>
          </m:e>
          <m:sub>
            <m:r>
              <w:rPr>
                <w:rFonts w:ascii="Cambria Math" w:eastAsiaTheme="minorEastAsia" w:hAnsi="Cambria Math"/>
              </w:rPr>
              <m:t>i</m:t>
            </m:r>
          </m:sub>
        </m:sSub>
        <m:r>
          <m:rPr>
            <m:sty m:val="p"/>
          </m:rPr>
          <w:rPr>
            <w:rFonts w:ascii="Cambria Math" w:eastAsiaTheme="minorEastAsia" w:hAnsi="Cambria Math"/>
          </w:rPr>
          <m:t>|</m:t>
        </m:r>
      </m:oMath>
      <w:r w:rsidRPr="00C16866">
        <w:rPr>
          <w:rFonts w:eastAsiaTheme="minorEastAsia"/>
        </w:rPr>
        <w:t xml:space="preserve"> determines the distribution of new spin values, and in practice, it significantly improves the simulation results to match the observations.</w:t>
      </w:r>
    </w:p>
    <w:p w14:paraId="559E8278" w14:textId="5E9546C0" w:rsidR="0040504D" w:rsidRDefault="0040504D" w:rsidP="0040504D">
      <w:pPr>
        <w:jc w:val="both"/>
        <w:rPr>
          <w:rFonts w:eastAsiaTheme="minorEastAsia"/>
        </w:rPr>
      </w:pPr>
      <w:r>
        <w:rPr>
          <w:rFonts w:eastAsiaTheme="minorEastAsia"/>
        </w:rPr>
        <w:t>In summary, the novelty of our IM</w:t>
      </w:r>
      <w:del w:id="287" w:author="Ying Zhao" w:date="2024-04-07T18:18:00Z">
        <w:r w:rsidDel="00814CC6">
          <w:rPr>
            <w:rFonts w:eastAsiaTheme="minorEastAsia"/>
          </w:rPr>
          <w:delText xml:space="preserve"> is twofold</w:delText>
        </w:r>
      </w:del>
      <w:r>
        <w:rPr>
          <w:rFonts w:eastAsiaTheme="minorEastAsia"/>
        </w:rPr>
        <w:t>: we introduce</w:t>
      </w:r>
      <w:ins w:id="288" w:author="Ying Zhao" w:date="2024-04-08T19:57:00Z">
        <w:r w:rsidR="00FE62CB">
          <w:rPr>
            <w:rFonts w:eastAsiaTheme="minorEastAsia"/>
          </w:rPr>
          <w:t xml:space="preserve"> an inertia factor</w:t>
        </w:r>
      </w:ins>
      <w:r>
        <w:rPr>
          <w:rFonts w:eastAsiaTheme="minorEastAsia"/>
        </w:rPr>
        <w:t xml:space="preserve"> to the classical IM</w:t>
      </w:r>
      <w:del w:id="289" w:author="Ying Zhao" w:date="2024-04-08T19:57:00Z">
        <w:r w:rsidDel="00FE62CB">
          <w:rPr>
            <w:rFonts w:eastAsiaTheme="minorEastAsia"/>
          </w:rPr>
          <w:delText xml:space="preserve"> </w:delText>
        </w:r>
      </w:del>
      <w:ins w:id="290" w:author="Ying Zhao" w:date="2024-04-08T19:57:00Z">
        <w:r w:rsidR="00FE62CB">
          <w:rPr>
            <w:rFonts w:eastAsiaTheme="minorEastAsia"/>
          </w:rPr>
          <w:t>with</w:t>
        </w:r>
      </w:ins>
      <w:ins w:id="291" w:author="Ying Zhao" w:date="2024-04-08T19:56:00Z">
        <w:r w:rsidR="00CE6050">
          <w:rPr>
            <w:rFonts w:eastAsiaTheme="minorEastAsia"/>
          </w:rPr>
          <w:t xml:space="preserve"> </w:t>
        </w:r>
      </w:ins>
      <w:ins w:id="292" w:author="Ying Zhao" w:date="2024-04-08T19:57:00Z">
        <w:r w:rsidR="00FE62CB">
          <w:rPr>
            <w:rFonts w:eastAsiaTheme="minorEastAsia"/>
          </w:rPr>
          <w:t xml:space="preserve"> </w:t>
        </w:r>
      </w:ins>
      <w:del w:id="293" w:author="Ying Zhao" w:date="2024-04-08T19:57:00Z">
        <w:r w:rsidDel="00FE62CB">
          <w:rPr>
            <w:rFonts w:eastAsiaTheme="minorEastAsia"/>
          </w:rPr>
          <w:delText xml:space="preserve">the </w:delText>
        </w:r>
      </w:del>
      <w:r>
        <w:rPr>
          <w:rFonts w:eastAsiaTheme="minorEastAsia"/>
        </w:rPr>
        <w:t xml:space="preserve">continuous spin values </w:t>
      </w:r>
      <w:del w:id="294" w:author="Ying Zhao" w:date="2024-04-08T19:57:00Z">
        <w:r w:rsidDel="00A91EEF">
          <w:rPr>
            <w:rFonts w:eastAsiaTheme="minorEastAsia"/>
          </w:rPr>
          <w:delText xml:space="preserve">and </w:delText>
        </w:r>
        <w:r w:rsidDel="00FE62CB">
          <w:rPr>
            <w:rFonts w:eastAsiaTheme="minorEastAsia"/>
          </w:rPr>
          <w:delText>an inertia factor</w:delText>
        </w:r>
      </w:del>
      <w:ins w:id="295" w:author="Ying Zhao" w:date="2024-04-07T18:19:00Z">
        <w:r w:rsidR="00814CC6">
          <w:rPr>
            <w:rFonts w:eastAsiaTheme="minorEastAsia"/>
          </w:rPr>
          <w:t>to the study of the critical climate change problem</w:t>
        </w:r>
      </w:ins>
      <w:r>
        <w:rPr>
          <w:rFonts w:eastAsiaTheme="minorEastAsia"/>
        </w:rPr>
        <w:t>. These mathematical additions prepare us to study real-world Arctic sea ice dynamics while keeping the computational complexity tractable.</w:t>
      </w:r>
    </w:p>
    <w:p w14:paraId="7F5758BA" w14:textId="77777777" w:rsidR="0040504D" w:rsidRPr="00BF0AD7" w:rsidRDefault="0040504D" w:rsidP="0040504D">
      <w:pPr>
        <w:jc w:val="both"/>
      </w:pPr>
    </w:p>
    <w:p w14:paraId="54F3E290" w14:textId="77777777" w:rsidR="0040504D" w:rsidRDefault="0040504D" w:rsidP="0040504D">
      <w:pPr>
        <w:pStyle w:val="Heading1"/>
        <w:jc w:val="both"/>
      </w:pPr>
      <w:bookmarkStart w:id="296" w:name="_Toc155644307"/>
      <w:r>
        <w:lastRenderedPageBreak/>
        <w:t>Data description</w:t>
      </w:r>
      <w:bookmarkEnd w:id="296"/>
    </w:p>
    <w:p w14:paraId="2B47860E" w14:textId="20D31EC2" w:rsidR="0040504D" w:rsidRDefault="0040504D" w:rsidP="0040504D">
      <w:pPr>
        <w:jc w:val="both"/>
        <w:rPr>
          <w:rFonts w:eastAsiaTheme="minorEastAsia"/>
        </w:rPr>
      </w:pPr>
      <w:bookmarkStart w:id="297" w:name="_Hlk155724454"/>
      <w:r w:rsidRPr="008771E4">
        <w:rPr>
          <w:rFonts w:eastAsiaTheme="minorEastAsia"/>
        </w:rPr>
        <w:t xml:space="preserve">Our study </w:t>
      </w:r>
      <w:r>
        <w:rPr>
          <w:rFonts w:eastAsiaTheme="minorEastAsia"/>
        </w:rPr>
        <w:t>uses</w:t>
      </w:r>
      <w:r w:rsidRPr="008771E4">
        <w:rPr>
          <w:rFonts w:eastAsiaTheme="minorEastAsia"/>
        </w:rPr>
        <w:t xml:space="preserve"> data </w:t>
      </w:r>
      <w:r>
        <w:rPr>
          <w:rFonts w:eastAsiaTheme="minorEastAsia"/>
        </w:rPr>
        <w:t>from the</w:t>
      </w:r>
      <w:r w:rsidRPr="008771E4">
        <w:rPr>
          <w:rFonts w:eastAsiaTheme="minorEastAsia"/>
        </w:rPr>
        <w:t xml:space="preserve"> “Near-Real-Time DMSP SSMIS Daily Polar Gridded Sea Ice Concentrations”</w:t>
      </w:r>
      <w:r>
        <w:rPr>
          <w:rFonts w:eastAsiaTheme="minorEastAsia"/>
        </w:rPr>
        <w:t xml:space="preserve"> (NRTSI)</w:t>
      </w:r>
      <w:r w:rsidRPr="008771E4">
        <w:rPr>
          <w:rFonts w:eastAsiaTheme="minorEastAsia"/>
        </w:rPr>
        <w:t xml:space="preserve"> </w:t>
      </w:r>
      <w:r>
        <w:rPr>
          <w:rFonts w:eastAsiaTheme="minorEastAsia"/>
        </w:rPr>
        <w:t xml:space="preserve">dataset </w:t>
      </w:r>
      <w:sdt>
        <w:sdtPr>
          <w:rPr>
            <w:rFonts w:eastAsiaTheme="minorEastAsia"/>
          </w:rPr>
          <w:id w:val="-1805148593"/>
          <w:citation/>
        </w:sdtPr>
        <w:sdtContent>
          <w:r w:rsidRPr="008771E4">
            <w:rPr>
              <w:rFonts w:eastAsiaTheme="minorEastAsia"/>
            </w:rPr>
            <w:fldChar w:fldCharType="begin"/>
          </w:r>
          <w:r w:rsidRPr="00FA4BF4">
            <w:rPr>
              <w:rFonts w:eastAsiaTheme="minorEastAsia"/>
              <w:color w:val="000000"/>
              <w:vertAlign w:val="superscript"/>
            </w:rPr>
            <w:instrText xml:space="preserve">CITATION Mei23 \l 1033 </w:instrText>
          </w:r>
          <w:r w:rsidRPr="008771E4">
            <w:rPr>
              <w:rFonts w:eastAsiaTheme="minorEastAsia"/>
            </w:rPr>
            <w:fldChar w:fldCharType="separate"/>
          </w:r>
          <w:r w:rsidR="0066789D" w:rsidRPr="0066789D">
            <w:rPr>
              <w:rFonts w:eastAsiaTheme="minorEastAsia"/>
              <w:noProof/>
              <w:color w:val="000000"/>
            </w:rPr>
            <w:t>[40]</w:t>
          </w:r>
          <w:r w:rsidRPr="008771E4">
            <w:rPr>
              <w:rFonts w:eastAsiaTheme="minorEastAsia"/>
            </w:rPr>
            <w:fldChar w:fldCharType="end"/>
          </w:r>
        </w:sdtContent>
      </w:sdt>
      <w:r w:rsidRPr="008771E4">
        <w:rPr>
          <w:rFonts w:eastAsiaTheme="minorEastAsia"/>
        </w:rPr>
        <w:t xml:space="preserve"> </w:t>
      </w:r>
      <w:r>
        <w:rPr>
          <w:rFonts w:eastAsiaTheme="minorEastAsia"/>
        </w:rPr>
        <w:t>collected by</w:t>
      </w:r>
      <w:r w:rsidRPr="008771E4">
        <w:rPr>
          <w:rFonts w:eastAsiaTheme="minorEastAsia"/>
        </w:rPr>
        <w:t xml:space="preserve"> </w:t>
      </w:r>
      <w:r>
        <w:rPr>
          <w:rFonts w:eastAsiaTheme="minorEastAsia"/>
        </w:rPr>
        <w:t xml:space="preserve">the </w:t>
      </w:r>
      <w:r w:rsidRPr="008771E4">
        <w:rPr>
          <w:rFonts w:eastAsiaTheme="minorEastAsia"/>
        </w:rPr>
        <w:t>National Snow and Ice Data Center (NSIDC)</w:t>
      </w:r>
      <w:r>
        <w:rPr>
          <w:rFonts w:eastAsiaTheme="minorEastAsia"/>
        </w:rPr>
        <w:t xml:space="preserve">. </w:t>
      </w:r>
      <w:bookmarkEnd w:id="297"/>
      <w:r>
        <w:rPr>
          <w:rFonts w:eastAsiaTheme="minorEastAsia"/>
        </w:rPr>
        <w:t>It captures</w:t>
      </w:r>
      <w:r w:rsidRPr="008771E4">
        <w:rPr>
          <w:rFonts w:eastAsiaTheme="minorEastAsia"/>
        </w:rPr>
        <w:t xml:space="preserve"> daily sea ice concentrations for both the Northen and Southern Hemispheres.</w:t>
      </w:r>
      <w:r>
        <w:rPr>
          <w:rFonts w:eastAsiaTheme="minorEastAsia"/>
        </w:rPr>
        <w:t xml:space="preserve"> T</w:t>
      </w:r>
      <w:r w:rsidRPr="008771E4">
        <w:rPr>
          <w:rFonts w:eastAsiaTheme="minorEastAsia"/>
        </w:rPr>
        <w:t xml:space="preserve">he Special Sensor Microwave Imager/Sounder (SSMIS) on the </w:t>
      </w:r>
      <w:r>
        <w:rPr>
          <w:rFonts w:eastAsiaTheme="minorEastAsia"/>
        </w:rPr>
        <w:t xml:space="preserve">NANA </w:t>
      </w:r>
      <w:r w:rsidRPr="008771E4">
        <w:rPr>
          <w:rFonts w:eastAsiaTheme="minorEastAsia"/>
        </w:rPr>
        <w:t>Defense Meteorological Satellite Program (DMSP) satellites</w:t>
      </w:r>
      <w:r>
        <w:rPr>
          <w:rFonts w:eastAsiaTheme="minorEastAsia"/>
        </w:rPr>
        <w:t xml:space="preserve"> acquires the</w:t>
      </w:r>
      <w:r w:rsidRPr="008771E4">
        <w:rPr>
          <w:rFonts w:eastAsiaTheme="minorEastAsia"/>
        </w:rPr>
        <w:t xml:space="preserve"> near-real-time passive microwave brightness temperature</w:t>
      </w:r>
      <w:r>
        <w:rPr>
          <w:rFonts w:eastAsiaTheme="minorEastAsia"/>
        </w:rPr>
        <w:t>s, which serve as</w:t>
      </w:r>
      <w:r w:rsidRPr="008771E4">
        <w:rPr>
          <w:rFonts w:eastAsiaTheme="minorEastAsia"/>
        </w:rPr>
        <w:t xml:space="preserve"> input</w:t>
      </w:r>
      <w:r>
        <w:rPr>
          <w:rFonts w:eastAsiaTheme="minorEastAsia"/>
        </w:rPr>
        <w:t>s</w:t>
      </w:r>
      <w:r w:rsidRPr="008771E4">
        <w:rPr>
          <w:rFonts w:eastAsiaTheme="minorEastAsia"/>
        </w:rPr>
        <w:t xml:space="preserve"> to </w:t>
      </w:r>
      <w:r>
        <w:rPr>
          <w:rFonts w:eastAsiaTheme="minorEastAsia"/>
        </w:rPr>
        <w:t>the NRTSI</w:t>
      </w:r>
      <w:r w:rsidRPr="008771E4">
        <w:rPr>
          <w:rFonts w:eastAsiaTheme="minorEastAsia"/>
        </w:rPr>
        <w:t xml:space="preserve"> dataset using the NASA </w:t>
      </w:r>
      <w:r>
        <w:rPr>
          <w:rFonts w:eastAsiaTheme="minorEastAsia"/>
        </w:rPr>
        <w:t>T</w:t>
      </w:r>
      <w:r w:rsidRPr="008771E4">
        <w:rPr>
          <w:rFonts w:eastAsiaTheme="minorEastAsia"/>
        </w:rPr>
        <w:t>eam algorithm</w:t>
      </w:r>
      <w:r>
        <w:rPr>
          <w:rFonts w:eastAsiaTheme="minorEastAsia"/>
        </w:rPr>
        <w:t xml:space="preserve"> to generate the sea ice concentrations</w:t>
      </w:r>
      <w:r w:rsidRPr="008771E4">
        <w:rPr>
          <w:rFonts w:eastAsiaTheme="minorEastAsia"/>
        </w:rPr>
        <w:t>.</w:t>
      </w:r>
    </w:p>
    <w:p w14:paraId="71EE9575" w14:textId="3D8D1755" w:rsidR="0040504D" w:rsidRDefault="0040504D" w:rsidP="0040504D">
      <w:pPr>
        <w:keepNext/>
        <w:jc w:val="both"/>
      </w:pPr>
      <w:r>
        <w:rPr>
          <w:rFonts w:eastAsiaTheme="minorEastAsia"/>
        </w:rPr>
        <w:t>The NRTSI files are in netCDF format. Each file of the Arctic region contains a lattice of 448 rows by 304 columns, covering a large earth surface area with the north pole at the center. Each grid cell represents an area of approximately 25 kilometers by 25 kilometers. The value for each grid cell is an integer from 0 to 250 that indicates the fractional ice coverage scaled by 250. 0 indicates 0% ice concentration; 250 indicates 100% ice concentration. The image of part of the NRTSI file on Sept 16</w:t>
      </w:r>
      <w:r w:rsidRPr="00800D56">
        <w:rPr>
          <w:rFonts w:eastAsiaTheme="minorEastAsia"/>
          <w:vertAlign w:val="superscript"/>
        </w:rPr>
        <w:t>th</w:t>
      </w:r>
      <w:r>
        <w:rPr>
          <w:rFonts w:eastAsiaTheme="minorEastAsia"/>
        </w:rPr>
        <w:t xml:space="preserve">, 2022 is illustrated in </w:t>
      </w:r>
      <w:r>
        <w:rPr>
          <w:rFonts w:eastAsiaTheme="minorEastAsia"/>
        </w:rPr>
        <w:fldChar w:fldCharType="begin"/>
      </w:r>
      <w:r>
        <w:rPr>
          <w:rFonts w:eastAsiaTheme="minorEastAsia"/>
        </w:rPr>
        <w:instrText xml:space="preserve"> REF _Ref153914923 \h  \* MERGEFORMAT </w:instrText>
      </w:r>
      <w:r>
        <w:rPr>
          <w:rFonts w:eastAsiaTheme="minorEastAsia"/>
        </w:rPr>
      </w:r>
      <w:r>
        <w:rPr>
          <w:rFonts w:eastAsiaTheme="minorEastAsia"/>
        </w:rPr>
        <w:fldChar w:fldCharType="separate"/>
      </w:r>
      <w:ins w:id="298" w:author="Ying Zhao" w:date="2024-04-08T23:30:00Z">
        <w:r w:rsidR="00542E67" w:rsidRPr="00542E67">
          <w:rPr>
            <w:rFonts w:eastAsiaTheme="minorEastAsia"/>
            <w:rPrChange w:id="299" w:author="Ying Zhao" w:date="2024-04-08T23:30:00Z">
              <w:rPr>
                <w:sz w:val="20"/>
                <w:szCs w:val="20"/>
              </w:rPr>
            </w:rPrChange>
          </w:rPr>
          <w:t xml:space="preserve">Figure </w:t>
        </w:r>
        <w:r w:rsidR="00542E67" w:rsidRPr="00542E67">
          <w:rPr>
            <w:rFonts w:eastAsiaTheme="minorEastAsia"/>
            <w:rPrChange w:id="300" w:author="Ying Zhao" w:date="2024-04-08T23:30:00Z">
              <w:rPr>
                <w:noProof/>
                <w:sz w:val="20"/>
                <w:szCs w:val="20"/>
              </w:rPr>
            </w:rPrChange>
          </w:rPr>
          <w:t>1</w:t>
        </w:r>
      </w:ins>
      <w:del w:id="301" w:author="Ying Zhao" w:date="2024-04-07T09:07:00Z">
        <w:r w:rsidR="00B571FB" w:rsidRPr="00B571FB" w:rsidDel="00852B2A">
          <w:rPr>
            <w:rFonts w:eastAsiaTheme="minorEastAsia"/>
          </w:rPr>
          <w:delText>Figure 1</w:delText>
        </w:r>
      </w:del>
      <w:r>
        <w:rPr>
          <w:rFonts w:eastAsiaTheme="minorEastAsia"/>
        </w:rPr>
        <w:fldChar w:fldCharType="end"/>
      </w:r>
      <w:r>
        <w:rPr>
          <w:rFonts w:eastAsiaTheme="minorEastAsia"/>
        </w:rPr>
        <w:t xml:space="preserve">(a). In the map, white represents ice, blue represents water, and </w:t>
      </w:r>
      <w:r>
        <w:rPr>
          <w:rFonts w:eastAsiaTheme="minorEastAsia"/>
        </w:rPr>
        <w:lastRenderedPageBreak/>
        <w:t>gray represents land. The exact north pole location is covered by a gray circular mask because of the limitation of the satellite sensor measurement caused by the orbit inclination and instrument swath.</w:t>
      </w:r>
      <w:bookmarkStart w:id="302" w:name="_Ref142763729"/>
    </w:p>
    <w:p w14:paraId="68E8A98E" w14:textId="2ADDBC55" w:rsidR="0040504D" w:rsidRDefault="0040504D" w:rsidP="0040504D">
      <w:pPr>
        <w:keepNext/>
        <w:jc w:val="center"/>
        <w:rPr>
          <w:ins w:id="303" w:author="Ying Zhao" w:date="2024-04-08T22:33:00Z"/>
        </w:rPr>
      </w:pPr>
      <w:bookmarkStart w:id="304" w:name="_Ref143279827"/>
      <w:del w:id="305" w:author="Ying Zhao" w:date="2024-04-08T22:33:00Z">
        <w:r w:rsidDel="005954D3">
          <w:rPr>
            <w:noProof/>
            <w:sz w:val="20"/>
            <w:szCs w:val="20"/>
          </w:rPr>
          <w:drawing>
            <wp:inline distT="0" distB="0" distL="0" distR="0" wp14:anchorId="4C3D09E6" wp14:editId="178EDFB9">
              <wp:extent cx="4067175" cy="2408629"/>
              <wp:effectExtent l="0" t="0" r="0" b="0"/>
              <wp:docPr id="120487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81552" cy="2417143"/>
                      </a:xfrm>
                      <a:prstGeom prst="rect">
                        <a:avLst/>
                      </a:prstGeom>
                      <a:noFill/>
                    </pic:spPr>
                  </pic:pic>
                </a:graphicData>
              </a:graphic>
            </wp:inline>
          </w:drawing>
        </w:r>
      </w:del>
    </w:p>
    <w:p w14:paraId="30A7487C" w14:textId="2A033451" w:rsidR="005954D3" w:rsidRDefault="005954D3" w:rsidP="0040504D">
      <w:pPr>
        <w:keepNext/>
        <w:jc w:val="center"/>
      </w:pPr>
      <w:ins w:id="306" w:author="Ying Zhao" w:date="2024-04-08T22:33:00Z">
        <w:r>
          <w:rPr>
            <w:rFonts w:ascii="Tahoma" w:hAnsi="Tahoma" w:cs="Tahoma"/>
            <w:noProof/>
            <w:color w:val="000000"/>
            <w:sz w:val="21"/>
            <w:szCs w:val="21"/>
          </w:rPr>
          <w:drawing>
            <wp:inline distT="0" distB="0" distL="0" distR="0" wp14:anchorId="57FADDD1" wp14:editId="0174BCA5">
              <wp:extent cx="4103827" cy="2431312"/>
              <wp:effectExtent l="0" t="0" r="0" b="0"/>
              <wp:docPr id="597446566" name="Picture 1" descr="A blue and grey map with a black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46566" name="Picture 1" descr="A blue and grey map with a black squar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43383" cy="2454747"/>
                      </a:xfrm>
                      <a:prstGeom prst="rect">
                        <a:avLst/>
                      </a:prstGeom>
                      <a:noFill/>
                    </pic:spPr>
                  </pic:pic>
                </a:graphicData>
              </a:graphic>
            </wp:inline>
          </w:drawing>
        </w:r>
      </w:ins>
    </w:p>
    <w:p w14:paraId="40BD96C2" w14:textId="415C5027" w:rsidR="0040504D" w:rsidRDefault="0040504D" w:rsidP="0040504D">
      <w:pPr>
        <w:keepNext/>
        <w:jc w:val="both"/>
        <w:rPr>
          <w:sz w:val="20"/>
          <w:szCs w:val="20"/>
        </w:rPr>
      </w:pPr>
      <w:bookmarkStart w:id="307" w:name="_Ref153914923"/>
      <w:bookmarkStart w:id="308" w:name="_Toc155551149"/>
      <w:r w:rsidRPr="009E646B">
        <w:rPr>
          <w:sz w:val="20"/>
          <w:szCs w:val="20"/>
        </w:rPr>
        <w:t xml:space="preserve">Figure </w:t>
      </w:r>
      <w:r w:rsidRPr="009E646B">
        <w:rPr>
          <w:sz w:val="20"/>
          <w:szCs w:val="20"/>
        </w:rPr>
        <w:fldChar w:fldCharType="begin"/>
      </w:r>
      <w:r w:rsidRPr="009E646B">
        <w:rPr>
          <w:sz w:val="20"/>
          <w:szCs w:val="20"/>
        </w:rPr>
        <w:instrText xml:space="preserve"> SEQ Figure \* ARABIC </w:instrText>
      </w:r>
      <w:r w:rsidRPr="009E646B">
        <w:rPr>
          <w:sz w:val="20"/>
          <w:szCs w:val="20"/>
        </w:rPr>
        <w:fldChar w:fldCharType="separate"/>
      </w:r>
      <w:r w:rsidR="00542E67">
        <w:rPr>
          <w:noProof/>
          <w:sz w:val="20"/>
          <w:szCs w:val="20"/>
        </w:rPr>
        <w:t>1</w:t>
      </w:r>
      <w:r w:rsidRPr="009E646B">
        <w:rPr>
          <w:sz w:val="20"/>
          <w:szCs w:val="20"/>
        </w:rPr>
        <w:fldChar w:fldCharType="end"/>
      </w:r>
      <w:bookmarkEnd w:id="307"/>
      <w:r w:rsidRPr="009E646B">
        <w:rPr>
          <w:sz w:val="20"/>
          <w:szCs w:val="20"/>
        </w:rPr>
        <w:t xml:space="preserve">: </w:t>
      </w:r>
      <w:r w:rsidRPr="009F0772">
        <w:rPr>
          <w:sz w:val="20"/>
          <w:szCs w:val="20"/>
        </w:rPr>
        <w:t xml:space="preserve">(a) </w:t>
      </w:r>
      <w:r>
        <w:rPr>
          <w:sz w:val="20"/>
          <w:szCs w:val="20"/>
        </w:rPr>
        <w:t xml:space="preserve">Part of the </w:t>
      </w:r>
      <w:r w:rsidRPr="009F0772">
        <w:rPr>
          <w:sz w:val="20"/>
          <w:szCs w:val="20"/>
        </w:rPr>
        <w:t>NRTSI data on Sept 16</w:t>
      </w:r>
      <w:r w:rsidR="005446A6" w:rsidRPr="005446A6">
        <w:rPr>
          <w:sz w:val="20"/>
          <w:szCs w:val="20"/>
          <w:vertAlign w:val="superscript"/>
        </w:rPr>
        <w:t>th</w:t>
      </w:r>
      <w:r w:rsidRPr="00D3002C">
        <w:rPr>
          <w:sz w:val="20"/>
          <w:szCs w:val="20"/>
        </w:rPr>
        <w:t xml:space="preserve">, 2022; (b) </w:t>
      </w:r>
      <w:r>
        <w:rPr>
          <w:sz w:val="20"/>
          <w:szCs w:val="20"/>
        </w:rPr>
        <w:t>T</w:t>
      </w:r>
      <w:r w:rsidRPr="00D3002C">
        <w:rPr>
          <w:sz w:val="20"/>
          <w:szCs w:val="20"/>
        </w:rPr>
        <w:t xml:space="preserve">he focus </w:t>
      </w:r>
      <w:r>
        <w:rPr>
          <w:sz w:val="20"/>
          <w:szCs w:val="20"/>
        </w:rPr>
        <w:t>area</w:t>
      </w:r>
      <w:r w:rsidRPr="00D3002C">
        <w:rPr>
          <w:sz w:val="20"/>
          <w:szCs w:val="20"/>
        </w:rPr>
        <w:t xml:space="preserve"> for our research, a 60x60 square lattice covering approximately 2.25 million square kilometers.</w:t>
      </w:r>
      <w:bookmarkEnd w:id="308"/>
    </w:p>
    <w:bookmarkEnd w:id="302"/>
    <w:bookmarkEnd w:id="304"/>
    <w:p w14:paraId="444D7914" w14:textId="77777777" w:rsidR="0040504D" w:rsidRPr="00993539" w:rsidRDefault="0040504D" w:rsidP="0040504D">
      <w:pPr>
        <w:pStyle w:val="NoSpacing"/>
        <w:jc w:val="both"/>
      </w:pPr>
    </w:p>
    <w:p w14:paraId="6B2ABD9E" w14:textId="22287095" w:rsidR="0040504D" w:rsidRDefault="0040504D" w:rsidP="0040504D">
      <w:pPr>
        <w:keepNext/>
        <w:jc w:val="both"/>
        <w:rPr>
          <w:rFonts w:eastAsiaTheme="minorEastAsia"/>
        </w:rPr>
      </w:pPr>
      <w:r>
        <w:rPr>
          <w:rFonts w:eastAsiaTheme="minorEastAsia"/>
        </w:rPr>
        <w:t xml:space="preserve">For this research paper, we focus on studying a specific geographic region bounded by the black square in </w:t>
      </w:r>
      <w:r>
        <w:rPr>
          <w:rFonts w:eastAsiaTheme="minorEastAsia"/>
        </w:rPr>
        <w:fldChar w:fldCharType="begin"/>
      </w:r>
      <w:r>
        <w:rPr>
          <w:rFonts w:eastAsiaTheme="minorEastAsia"/>
        </w:rPr>
        <w:instrText xml:space="preserve"> REF _Ref153914923 \h  \* MERGEFORMAT </w:instrText>
      </w:r>
      <w:r>
        <w:rPr>
          <w:rFonts w:eastAsiaTheme="minorEastAsia"/>
        </w:rPr>
      </w:r>
      <w:r>
        <w:rPr>
          <w:rFonts w:eastAsiaTheme="minorEastAsia"/>
        </w:rPr>
        <w:fldChar w:fldCharType="separate"/>
      </w:r>
      <w:ins w:id="309" w:author="Ying Zhao" w:date="2024-04-08T23:30:00Z">
        <w:r w:rsidR="00542E67" w:rsidRPr="00542E67">
          <w:rPr>
            <w:rFonts w:eastAsiaTheme="minorEastAsia"/>
            <w:rPrChange w:id="310" w:author="Ying Zhao" w:date="2024-04-08T23:30:00Z">
              <w:rPr>
                <w:sz w:val="20"/>
                <w:szCs w:val="20"/>
              </w:rPr>
            </w:rPrChange>
          </w:rPr>
          <w:t xml:space="preserve">Figure </w:t>
        </w:r>
        <w:r w:rsidR="00542E67" w:rsidRPr="00542E67">
          <w:rPr>
            <w:rFonts w:eastAsiaTheme="minorEastAsia"/>
            <w:rPrChange w:id="311" w:author="Ying Zhao" w:date="2024-04-08T23:30:00Z">
              <w:rPr>
                <w:noProof/>
                <w:sz w:val="20"/>
                <w:szCs w:val="20"/>
              </w:rPr>
            </w:rPrChange>
          </w:rPr>
          <w:t>1</w:t>
        </w:r>
      </w:ins>
      <w:del w:id="312" w:author="Ying Zhao" w:date="2024-04-07T09:07:00Z">
        <w:r w:rsidR="00B571FB" w:rsidRPr="00B571FB" w:rsidDel="00852B2A">
          <w:rPr>
            <w:rFonts w:eastAsiaTheme="minorEastAsia"/>
          </w:rPr>
          <w:delText>Figure 1</w:delText>
        </w:r>
      </w:del>
      <w:r>
        <w:rPr>
          <w:rFonts w:eastAsiaTheme="minorEastAsia"/>
        </w:rPr>
        <w:fldChar w:fldCharType="end"/>
      </w:r>
      <w:r>
        <w:rPr>
          <w:rFonts w:eastAsiaTheme="minorEastAsia"/>
        </w:rPr>
        <w:t xml:space="preserve">(a), ranging from the East Siberian Sea (to the top of the box) and the Beaufort Sea (to the left of the box) to near the polar point; a zoom-in image of this focus area is shown in </w:t>
      </w:r>
      <w:r>
        <w:rPr>
          <w:rFonts w:eastAsiaTheme="minorEastAsia"/>
        </w:rPr>
        <w:fldChar w:fldCharType="begin"/>
      </w:r>
      <w:r>
        <w:rPr>
          <w:rFonts w:eastAsiaTheme="minorEastAsia"/>
        </w:rPr>
        <w:instrText xml:space="preserve"> REF _Ref153914923 \h  \* MERGEFORMAT </w:instrText>
      </w:r>
      <w:r>
        <w:rPr>
          <w:rFonts w:eastAsiaTheme="minorEastAsia"/>
        </w:rPr>
      </w:r>
      <w:r>
        <w:rPr>
          <w:rFonts w:eastAsiaTheme="minorEastAsia"/>
        </w:rPr>
        <w:fldChar w:fldCharType="separate"/>
      </w:r>
      <w:ins w:id="313" w:author="Ying Zhao" w:date="2024-04-08T23:30:00Z">
        <w:r w:rsidR="00542E67" w:rsidRPr="00542E67">
          <w:rPr>
            <w:rFonts w:eastAsiaTheme="minorEastAsia"/>
            <w:rPrChange w:id="314" w:author="Ying Zhao" w:date="2024-04-08T23:30:00Z">
              <w:rPr>
                <w:sz w:val="20"/>
                <w:szCs w:val="20"/>
              </w:rPr>
            </w:rPrChange>
          </w:rPr>
          <w:t xml:space="preserve">Figure </w:t>
        </w:r>
        <w:r w:rsidR="00542E67" w:rsidRPr="00542E67">
          <w:rPr>
            <w:rFonts w:eastAsiaTheme="minorEastAsia"/>
            <w:rPrChange w:id="315" w:author="Ying Zhao" w:date="2024-04-08T23:30:00Z">
              <w:rPr>
                <w:noProof/>
                <w:sz w:val="20"/>
                <w:szCs w:val="20"/>
              </w:rPr>
            </w:rPrChange>
          </w:rPr>
          <w:t>1</w:t>
        </w:r>
      </w:ins>
      <w:del w:id="316" w:author="Ying Zhao" w:date="2024-04-07T09:07:00Z">
        <w:r w:rsidR="00B571FB" w:rsidRPr="00B571FB" w:rsidDel="00852B2A">
          <w:rPr>
            <w:rFonts w:eastAsiaTheme="minorEastAsia"/>
          </w:rPr>
          <w:delText>Figure 1</w:delText>
        </w:r>
      </w:del>
      <w:r>
        <w:rPr>
          <w:rFonts w:eastAsiaTheme="minorEastAsia"/>
        </w:rPr>
        <w:fldChar w:fldCharType="end"/>
      </w:r>
      <w:r>
        <w:rPr>
          <w:rFonts w:eastAsiaTheme="minorEastAsia"/>
        </w:rPr>
        <w:t>(b) . This large square area is unobstructed by land or the north pole mask, making it an ideal field for the IM lattice setup. The area contains 60 rows and 60 columns in the data file, covering approximately 1500km x 1500km, or about 2.25 million square kilometers.</w:t>
      </w:r>
    </w:p>
    <w:p w14:paraId="61B94FEE" w14:textId="77777777" w:rsidR="0040504D" w:rsidRPr="00993539" w:rsidRDefault="0040504D" w:rsidP="0040504D">
      <w:pPr>
        <w:jc w:val="both"/>
        <w:rPr>
          <w:rFonts w:eastAsiaTheme="minorEastAsia"/>
        </w:rPr>
      </w:pPr>
    </w:p>
    <w:p w14:paraId="01AE9006" w14:textId="01807666" w:rsidR="005D2DAF" w:rsidRDefault="0040504D" w:rsidP="005D2DAF">
      <w:pPr>
        <w:pStyle w:val="Heading1"/>
        <w:jc w:val="both"/>
        <w:rPr>
          <w:ins w:id="317" w:author="Ying Zhao" w:date="2024-04-02T23:03:00Z"/>
        </w:rPr>
      </w:pPr>
      <w:bookmarkStart w:id="318" w:name="_Toc155644308"/>
      <w:r>
        <w:t xml:space="preserve">Ising model </w:t>
      </w:r>
      <w:r w:rsidR="00810522">
        <w:t xml:space="preserve">lattice </w:t>
      </w:r>
      <w:r>
        <w:t xml:space="preserve">and </w:t>
      </w:r>
      <w:r w:rsidR="00E82101">
        <w:t xml:space="preserve">simulation </w:t>
      </w:r>
      <w:r>
        <w:t>setup</w:t>
      </w:r>
      <w:bookmarkEnd w:id="318"/>
    </w:p>
    <w:p w14:paraId="3AE776F6" w14:textId="45AF0AAB" w:rsidR="005D2DAF" w:rsidRPr="005D2DAF" w:rsidRDefault="005D2DAF">
      <w:pPr>
        <w:pPrChange w:id="319" w:author="Ying Zhao" w:date="2024-04-02T23:03:00Z">
          <w:pPr>
            <w:pStyle w:val="Heading1"/>
            <w:jc w:val="both"/>
          </w:pPr>
        </w:pPrChange>
      </w:pPr>
      <w:ins w:id="320" w:author="Ying Zhao" w:date="2024-04-02T23:07:00Z">
        <w:r>
          <w:rPr>
            <w:rFonts w:eastAsiaTheme="minorEastAsia"/>
          </w:rPr>
          <w:t xml:space="preserve">The purpose of this research is to study the dynamic of </w:t>
        </w:r>
      </w:ins>
      <w:ins w:id="321" w:author="Ying Zhao" w:date="2024-04-02T23:08:00Z">
        <w:r>
          <w:rPr>
            <w:rFonts w:eastAsiaTheme="minorEastAsia"/>
          </w:rPr>
          <w:t xml:space="preserve">ice/water transition for the focus </w:t>
        </w:r>
      </w:ins>
      <w:ins w:id="322" w:author="Ying Zhao" w:date="2024-04-02T23:23:00Z">
        <w:r w:rsidR="00755559">
          <w:rPr>
            <w:rFonts w:eastAsiaTheme="minorEastAsia"/>
          </w:rPr>
          <w:t xml:space="preserve">Arctic </w:t>
        </w:r>
      </w:ins>
      <w:ins w:id="323" w:author="Ying Zhao" w:date="2024-04-02T23:08:00Z">
        <w:r>
          <w:rPr>
            <w:rFonts w:eastAsiaTheme="minorEastAsia"/>
          </w:rPr>
          <w:t xml:space="preserve">region. </w:t>
        </w:r>
      </w:ins>
      <w:ins w:id="324" w:author="Ying Zhao" w:date="2024-04-02T23:23:00Z">
        <w:r w:rsidR="00755559">
          <w:rPr>
            <w:rFonts w:eastAsiaTheme="minorEastAsia"/>
          </w:rPr>
          <w:t xml:space="preserve">The methodology is outlined as follows. </w:t>
        </w:r>
      </w:ins>
      <w:ins w:id="325" w:author="Ying Zhao" w:date="2024-04-02T23:13:00Z">
        <w:r w:rsidR="007E327B">
          <w:rPr>
            <w:rFonts w:eastAsiaTheme="minorEastAsia"/>
          </w:rPr>
          <w:t>Firstly,</w:t>
        </w:r>
      </w:ins>
      <w:ins w:id="326" w:author="Ying Zhao" w:date="2024-04-02T23:11:00Z">
        <w:r w:rsidR="007E327B">
          <w:rPr>
            <w:rFonts w:eastAsiaTheme="minorEastAsia"/>
          </w:rPr>
          <w:t xml:space="preserve"> we normalize the NRSTI data </w:t>
        </w:r>
      </w:ins>
      <w:ins w:id="327" w:author="Ying Zhao" w:date="2024-04-02T23:13:00Z">
        <w:r w:rsidR="007E327B">
          <w:rPr>
            <w:rFonts w:eastAsiaTheme="minorEastAsia"/>
          </w:rPr>
          <w:t xml:space="preserve">to a </w:t>
        </w:r>
        <w:r w:rsidR="007E327B">
          <w:rPr>
            <w:rFonts w:eastAsiaTheme="minorEastAsia"/>
          </w:rPr>
          <w:lastRenderedPageBreak/>
          <w:t>continuous Ising lattice</w:t>
        </w:r>
      </w:ins>
      <w:ins w:id="328" w:author="Ying Zhao" w:date="2024-04-08T19:24:00Z">
        <w:r w:rsidR="005933C3">
          <w:rPr>
            <w:rFonts w:eastAsiaTheme="minorEastAsia"/>
          </w:rPr>
          <w:t>,</w:t>
        </w:r>
      </w:ins>
      <w:ins w:id="329" w:author="Ying Zhao" w:date="2024-04-08T19:23:00Z">
        <w:r w:rsidR="00C356AD">
          <w:rPr>
            <w:rFonts w:eastAsiaTheme="minorEastAsia"/>
          </w:rPr>
          <w:t xml:space="preserve"> </w:t>
        </w:r>
      </w:ins>
      <w:ins w:id="330" w:author="Ying Zhao" w:date="2024-04-02T23:11:00Z">
        <w:r w:rsidR="007E327B">
          <w:rPr>
            <w:rFonts w:eastAsiaTheme="minorEastAsia"/>
          </w:rPr>
          <w:t>carefully choose simulation period</w:t>
        </w:r>
      </w:ins>
      <w:ins w:id="331" w:author="Ying Zhao" w:date="2024-04-02T23:20:00Z">
        <w:r w:rsidR="00755559">
          <w:rPr>
            <w:rFonts w:eastAsiaTheme="minorEastAsia"/>
          </w:rPr>
          <w:t>s</w:t>
        </w:r>
      </w:ins>
      <w:ins w:id="332" w:author="Ying Zhao" w:date="2024-04-08T19:24:00Z">
        <w:r w:rsidR="00C356AD">
          <w:rPr>
            <w:rFonts w:eastAsiaTheme="minorEastAsia"/>
          </w:rPr>
          <w:t>, and</w:t>
        </w:r>
      </w:ins>
      <w:ins w:id="333" w:author="Ying Zhao" w:date="2024-04-02T23:14:00Z">
        <w:r w:rsidR="007E327B">
          <w:rPr>
            <w:rFonts w:eastAsiaTheme="minorEastAsia"/>
          </w:rPr>
          <w:t xml:space="preserve"> </w:t>
        </w:r>
      </w:ins>
      <w:ins w:id="334" w:author="Ying Zhao" w:date="2024-04-08T19:23:00Z">
        <w:r w:rsidR="00C356AD">
          <w:rPr>
            <w:rFonts w:eastAsiaTheme="minorEastAsia"/>
          </w:rPr>
          <w:t>define</w:t>
        </w:r>
      </w:ins>
      <w:ins w:id="335" w:author="Ying Zhao" w:date="2024-04-02T23:15:00Z">
        <w:r w:rsidR="007E327B">
          <w:rPr>
            <w:rFonts w:eastAsiaTheme="minorEastAsia"/>
          </w:rPr>
          <w:t xml:space="preserve"> </w:t>
        </w:r>
      </w:ins>
      <w:ins w:id="336" w:author="Ying Zhao" w:date="2024-04-08T19:24:00Z">
        <w:r w:rsidR="00C356AD">
          <w:rPr>
            <w:rFonts w:eastAsiaTheme="minorEastAsia"/>
          </w:rPr>
          <w:t xml:space="preserve">the </w:t>
        </w:r>
      </w:ins>
      <w:ins w:id="337" w:author="Ying Zhao" w:date="2024-04-02T23:14:00Z">
        <w:r w:rsidR="007E327B">
          <w:rPr>
            <w:rFonts w:eastAsiaTheme="minorEastAsia"/>
          </w:rPr>
          <w:t xml:space="preserve">Ising parameters </w:t>
        </w:r>
      </w:ins>
      <w:ins w:id="338" w:author="Ying Zhao" w:date="2024-04-02T23:15:00Z">
        <w:r w:rsidR="007E327B">
          <w:rPr>
            <w:szCs w:val="24"/>
          </w:rPr>
          <w:t>(</w:t>
        </w:r>
        <w:r w:rsidR="007E327B" w:rsidRPr="00AD59BF">
          <w:rPr>
            <w:i/>
            <w:iCs/>
            <w:szCs w:val="24"/>
          </w:rPr>
          <w:t xml:space="preserve">J, </w:t>
        </w:r>
      </w:ins>
      <m:oMath>
        <m:r>
          <w:ins w:id="339" w:author="Ying Zhao" w:date="2024-04-02T23:15:00Z">
            <w:rPr>
              <w:rFonts w:ascii="Cambria Math" w:hAnsi="Cambria Math"/>
            </w:rPr>
            <m:t xml:space="preserve">B, </m:t>
          </w:ins>
        </m:r>
      </m:oMath>
      <w:ins w:id="340" w:author="Ying Zhao" w:date="2024-04-02T23:15:00Z">
        <w:r w:rsidR="007E327B" w:rsidRPr="00AD59BF">
          <w:rPr>
            <w:i/>
            <w:iCs/>
            <w:szCs w:val="24"/>
          </w:rPr>
          <w:t>I</w:t>
        </w:r>
        <w:r w:rsidR="007E327B">
          <w:rPr>
            <w:szCs w:val="24"/>
          </w:rPr>
          <w:t>)</w:t>
        </w:r>
        <w:r w:rsidR="007E327B">
          <w:rPr>
            <w:rFonts w:eastAsiaTheme="minorEastAsia"/>
          </w:rPr>
          <w:t xml:space="preserve">. </w:t>
        </w:r>
      </w:ins>
      <w:ins w:id="341" w:author="Ying Zhao" w:date="2024-04-02T23:27:00Z">
        <w:r w:rsidR="00755559">
          <w:rPr>
            <w:rFonts w:eastAsiaTheme="minorEastAsia"/>
          </w:rPr>
          <w:t>S</w:t>
        </w:r>
      </w:ins>
      <w:ins w:id="342" w:author="Ying Zhao" w:date="2024-04-02T23:28:00Z">
        <w:r w:rsidR="00755559">
          <w:rPr>
            <w:rFonts w:eastAsiaTheme="minorEastAsia"/>
          </w:rPr>
          <w:t>econdly, s</w:t>
        </w:r>
      </w:ins>
      <w:ins w:id="343" w:author="Ying Zhao" w:date="2024-04-02T23:20:00Z">
        <w:r w:rsidR="00B730F1">
          <w:rPr>
            <w:rFonts w:eastAsiaTheme="minorEastAsia"/>
          </w:rPr>
          <w:t xml:space="preserve">tarting from the initial </w:t>
        </w:r>
        <w:r w:rsidR="00755559">
          <w:rPr>
            <w:rFonts w:eastAsiaTheme="minorEastAsia"/>
          </w:rPr>
          <w:t xml:space="preserve">lattice of each simulation period, </w:t>
        </w:r>
      </w:ins>
      <w:ins w:id="344" w:author="Ying Zhao" w:date="2024-04-08T19:25:00Z">
        <w:r w:rsidR="005933C3">
          <w:rPr>
            <w:rFonts w:eastAsiaTheme="minorEastAsia"/>
          </w:rPr>
          <w:t xml:space="preserve">we run </w:t>
        </w:r>
      </w:ins>
      <w:ins w:id="345" w:author="Ying Zhao" w:date="2024-04-02T23:20:00Z">
        <w:r w:rsidR="00755559">
          <w:rPr>
            <w:rFonts w:eastAsiaTheme="minorEastAsia"/>
          </w:rPr>
          <w:t>t</w:t>
        </w:r>
      </w:ins>
      <w:ins w:id="346" w:author="Ying Zhao" w:date="2024-04-02T23:17:00Z">
        <w:r w:rsidR="007E327B">
          <w:rPr>
            <w:rFonts w:eastAsiaTheme="minorEastAsia"/>
          </w:rPr>
          <w:t>he</w:t>
        </w:r>
      </w:ins>
      <w:ins w:id="347" w:author="Ying Zhao" w:date="2024-04-02T23:18:00Z">
        <w:r w:rsidR="00B730F1">
          <w:rPr>
            <w:rFonts w:eastAsiaTheme="minorEastAsia"/>
          </w:rPr>
          <w:t xml:space="preserve"> </w:t>
        </w:r>
      </w:ins>
      <w:ins w:id="348" w:author="Ying Zhao" w:date="2024-04-02T23:16:00Z">
        <w:r w:rsidR="007E327B">
          <w:rPr>
            <w:rFonts w:eastAsiaTheme="minorEastAsia"/>
          </w:rPr>
          <w:t xml:space="preserve">Metropolis </w:t>
        </w:r>
      </w:ins>
      <w:ins w:id="349" w:author="Ying Zhao" w:date="2024-04-08T19:25:00Z">
        <w:r w:rsidR="005933C3">
          <w:rPr>
            <w:rFonts w:eastAsiaTheme="minorEastAsia"/>
          </w:rPr>
          <w:t>MC</w:t>
        </w:r>
      </w:ins>
      <w:ins w:id="350" w:author="Ying Zhao" w:date="2024-04-02T23:18:00Z">
        <w:r w:rsidR="00B730F1">
          <w:rPr>
            <w:rFonts w:eastAsiaTheme="minorEastAsia"/>
          </w:rPr>
          <w:t xml:space="preserve"> simulation </w:t>
        </w:r>
      </w:ins>
      <w:ins w:id="351" w:author="Ying Zhao" w:date="2024-04-02T23:21:00Z">
        <w:r w:rsidR="00755559">
          <w:rPr>
            <w:rFonts w:eastAsiaTheme="minorEastAsia"/>
          </w:rPr>
          <w:t>based on</w:t>
        </w:r>
      </w:ins>
      <w:ins w:id="352" w:author="Ying Zhao" w:date="2024-04-02T23:19:00Z">
        <w:r w:rsidR="00B730F1">
          <w:rPr>
            <w:rFonts w:eastAsiaTheme="minorEastAsia"/>
          </w:rPr>
          <w:t xml:space="preserve"> the set of </w:t>
        </w:r>
      </w:ins>
      <w:ins w:id="353" w:author="Ying Zhao" w:date="2024-04-02T23:20:00Z">
        <w:r w:rsidR="00B730F1">
          <w:rPr>
            <w:rFonts w:eastAsiaTheme="minorEastAsia"/>
          </w:rPr>
          <w:t xml:space="preserve">parameters </w:t>
        </w:r>
        <w:r w:rsidR="00B730F1">
          <w:rPr>
            <w:szCs w:val="24"/>
          </w:rPr>
          <w:t>(</w:t>
        </w:r>
        <w:r w:rsidR="00B730F1" w:rsidRPr="00AD59BF">
          <w:rPr>
            <w:i/>
            <w:iCs/>
            <w:szCs w:val="24"/>
          </w:rPr>
          <w:t xml:space="preserve">J, </w:t>
        </w:r>
      </w:ins>
      <m:oMath>
        <m:r>
          <w:ins w:id="354" w:author="Ying Zhao" w:date="2024-04-02T23:20:00Z">
            <w:rPr>
              <w:rFonts w:ascii="Cambria Math" w:hAnsi="Cambria Math"/>
            </w:rPr>
            <m:t xml:space="preserve">B, </m:t>
          </w:ins>
        </m:r>
      </m:oMath>
      <w:ins w:id="355" w:author="Ying Zhao" w:date="2024-04-02T23:20:00Z">
        <w:r w:rsidR="00B730F1" w:rsidRPr="00AD59BF">
          <w:rPr>
            <w:i/>
            <w:iCs/>
            <w:szCs w:val="24"/>
          </w:rPr>
          <w:t>I</w:t>
        </w:r>
        <w:r w:rsidR="00B730F1">
          <w:rPr>
            <w:szCs w:val="24"/>
          </w:rPr>
          <w:t>)</w:t>
        </w:r>
      </w:ins>
      <w:ins w:id="356" w:author="Ying Zhao" w:date="2024-04-02T23:21:00Z">
        <w:r w:rsidR="00755559">
          <w:rPr>
            <w:rFonts w:eastAsiaTheme="minorEastAsia"/>
          </w:rPr>
          <w:t xml:space="preserve"> to generate a final state of Ising lattice for this period. </w:t>
        </w:r>
      </w:ins>
      <w:ins w:id="357" w:author="Ying Zhao" w:date="2024-04-02T23:29:00Z">
        <w:r w:rsidR="00755559">
          <w:rPr>
            <w:rFonts w:eastAsiaTheme="minorEastAsia"/>
          </w:rPr>
          <w:t xml:space="preserve">This full </w:t>
        </w:r>
      </w:ins>
      <w:ins w:id="358" w:author="Ying Zhao" w:date="2024-04-02T23:28:00Z">
        <w:r w:rsidR="00755559">
          <w:rPr>
            <w:rFonts w:eastAsiaTheme="minorEastAsia"/>
          </w:rPr>
          <w:t xml:space="preserve">metropolis simulation </w:t>
        </w:r>
      </w:ins>
      <w:ins w:id="359" w:author="Ying Zhao" w:date="2024-04-02T23:29:00Z">
        <w:r w:rsidR="00755559">
          <w:rPr>
            <w:rFonts w:eastAsiaTheme="minorEastAsia"/>
          </w:rPr>
          <w:t xml:space="preserve">step is then </w:t>
        </w:r>
      </w:ins>
      <w:ins w:id="360" w:author="Ying Zhao" w:date="2024-04-02T23:28:00Z">
        <w:r w:rsidR="00755559">
          <w:rPr>
            <w:rFonts w:eastAsiaTheme="minorEastAsia"/>
          </w:rPr>
          <w:t>passed into a numeric optimiz</w:t>
        </w:r>
      </w:ins>
      <w:ins w:id="361" w:author="Ying Zhao" w:date="2024-04-02T23:29:00Z">
        <w:r w:rsidR="00755559">
          <w:rPr>
            <w:rFonts w:eastAsiaTheme="minorEastAsia"/>
          </w:rPr>
          <w:t xml:space="preserve">er to </w:t>
        </w:r>
      </w:ins>
      <w:ins w:id="362" w:author="Ying Zhao" w:date="2024-04-02T23:30:00Z">
        <w:r w:rsidR="00755559">
          <w:rPr>
            <w:rFonts w:eastAsiaTheme="minorEastAsia"/>
          </w:rPr>
          <w:t xml:space="preserve">find the best-fit Ising parameters </w:t>
        </w:r>
      </w:ins>
      <w:ins w:id="363" w:author="Ying Zhao" w:date="2024-04-02T23:32:00Z">
        <w:r w:rsidR="008445E9">
          <w:rPr>
            <w:rFonts w:eastAsiaTheme="minorEastAsia"/>
          </w:rPr>
          <w:t xml:space="preserve">so that the final Ising lattice matches the </w:t>
        </w:r>
      </w:ins>
      <w:ins w:id="364" w:author="Ying Zhao" w:date="2024-04-02T23:33:00Z">
        <w:r w:rsidR="008445E9">
          <w:rPr>
            <w:rFonts w:eastAsiaTheme="minorEastAsia"/>
          </w:rPr>
          <w:t>observed</w:t>
        </w:r>
      </w:ins>
      <w:ins w:id="365" w:author="Ying Zhao" w:date="2024-04-02T23:32:00Z">
        <w:r w:rsidR="008445E9">
          <w:rPr>
            <w:rFonts w:eastAsiaTheme="minorEastAsia"/>
          </w:rPr>
          <w:t xml:space="preserve"> NRSTI data</w:t>
        </w:r>
      </w:ins>
      <w:ins w:id="366" w:author="Ying Zhao" w:date="2024-04-08T19:26:00Z">
        <w:r w:rsidR="005933C3">
          <w:rPr>
            <w:rFonts w:eastAsiaTheme="minorEastAsia"/>
          </w:rPr>
          <w:t xml:space="preserve"> as </w:t>
        </w:r>
        <w:r w:rsidR="00EC1C4E">
          <w:rPr>
            <w:rFonts w:eastAsiaTheme="minorEastAsia"/>
          </w:rPr>
          <w:t>closely</w:t>
        </w:r>
        <w:r w:rsidR="005933C3">
          <w:rPr>
            <w:rFonts w:eastAsiaTheme="minorEastAsia"/>
          </w:rPr>
          <w:t xml:space="preserve"> as possible.</w:t>
        </w:r>
      </w:ins>
    </w:p>
    <w:p w14:paraId="2DBA2D43" w14:textId="77777777" w:rsidR="0040504D" w:rsidRPr="00961214" w:rsidRDefault="0040504D" w:rsidP="00961214">
      <w:pPr>
        <w:pStyle w:val="Heading2"/>
        <w:numPr>
          <w:ilvl w:val="0"/>
          <w:numId w:val="32"/>
        </w:numPr>
        <w:jc w:val="both"/>
      </w:pPr>
      <w:bookmarkStart w:id="367" w:name="_Toc155644309"/>
      <w:r w:rsidRPr="00961214">
        <w:t>Ising model lattice</w:t>
      </w:r>
      <w:bookmarkEnd w:id="367"/>
    </w:p>
    <w:p w14:paraId="5A672E57" w14:textId="77777777" w:rsidR="0040504D" w:rsidRDefault="0040504D" w:rsidP="0040504D">
      <w:pPr>
        <w:keepNext/>
        <w:jc w:val="both"/>
        <w:rPr>
          <w:rFonts w:eastAsiaTheme="minorEastAsia"/>
        </w:rPr>
      </w:pPr>
      <w:r>
        <w:rPr>
          <w:szCs w:val="24"/>
        </w:rPr>
        <w:t xml:space="preserve">We first transform the NRTSI data of the focus region as </w:t>
      </w:r>
      <w:r w:rsidRPr="00F43D9E">
        <w:rPr>
          <w:rFonts w:eastAsiaTheme="minorEastAsia"/>
        </w:rPr>
        <w:t xml:space="preserve">shown in </w:t>
      </w:r>
      <w:r>
        <w:rPr>
          <w:rFonts w:eastAsiaTheme="minorEastAsia"/>
        </w:rPr>
        <w:t xml:space="preserve">Figure 1 (b) to Ising-style data. A simple linear mapping is applied to convert integers from 0 to 250 to real numbers from </w:t>
      </w:r>
      <m:oMath>
        <m:r>
          <w:rPr>
            <w:rFonts w:ascii="Cambria Math" w:hAnsi="Cambria Math"/>
          </w:rPr>
          <m:t>-1</m:t>
        </m:r>
      </m:oMath>
      <w:r>
        <w:rPr>
          <w:rFonts w:eastAsiaTheme="minorEastAsia"/>
        </w:rPr>
        <w:t xml:space="preserve"> to +1. </w:t>
      </w:r>
      <m:oMath>
        <m:r>
          <w:rPr>
            <w:rFonts w:ascii="Cambria Math" w:hAnsi="Cambria Math"/>
          </w:rPr>
          <m:t>-1</m:t>
        </m:r>
      </m:oMath>
      <w:r>
        <w:rPr>
          <w:rFonts w:eastAsiaTheme="minorEastAsia"/>
        </w:rPr>
        <w:t xml:space="preserve"> indicates the cell is 100% ice; +1 indicates 100% water; 0 indicates 50%/50% coverage of water/ice. Each cell covers 25km x 25km of the total 1500km x 1500km focus region, and therefore a 60x60 matrix is initialized as the 2-D IM lattice for our study. </w:t>
      </w:r>
    </w:p>
    <w:p w14:paraId="4369B8FD" w14:textId="77777777" w:rsidR="0040504D" w:rsidRDefault="0040504D" w:rsidP="0040504D">
      <w:pPr>
        <w:jc w:val="both"/>
        <w:rPr>
          <w:rFonts w:eastAsiaTheme="minorEastAsia"/>
        </w:rPr>
      </w:pPr>
    </w:p>
    <w:p w14:paraId="49EAA5A4" w14:textId="77777777" w:rsidR="0040504D" w:rsidRPr="00961214" w:rsidRDefault="0040504D" w:rsidP="00961214">
      <w:pPr>
        <w:pStyle w:val="Heading2"/>
        <w:numPr>
          <w:ilvl w:val="0"/>
          <w:numId w:val="32"/>
        </w:numPr>
        <w:jc w:val="both"/>
      </w:pPr>
      <w:bookmarkStart w:id="368" w:name="_Toc155644310"/>
      <w:r w:rsidRPr="00961214">
        <w:t>Simulation periods</w:t>
      </w:r>
      <w:bookmarkEnd w:id="368"/>
    </w:p>
    <w:p w14:paraId="49E1555A" w14:textId="1FAC1756" w:rsidR="0040504D" w:rsidRDefault="0040504D" w:rsidP="0040504D">
      <w:pPr>
        <w:jc w:val="both"/>
        <w:rPr>
          <w:szCs w:val="24"/>
        </w:rPr>
      </w:pPr>
      <w:r>
        <w:rPr>
          <w:rFonts w:eastAsiaTheme="minorEastAsia"/>
        </w:rPr>
        <w:fldChar w:fldCharType="begin"/>
      </w:r>
      <w:r>
        <w:rPr>
          <w:rFonts w:eastAsiaTheme="minorEastAsia"/>
        </w:rPr>
        <w:instrText xml:space="preserve"> REF _Ref142772770 \h  \* MERGEFORMAT </w:instrText>
      </w:r>
      <w:r>
        <w:rPr>
          <w:rFonts w:eastAsiaTheme="minorEastAsia"/>
        </w:rPr>
      </w:r>
      <w:r>
        <w:rPr>
          <w:rFonts w:eastAsiaTheme="minorEastAsia"/>
        </w:rPr>
        <w:fldChar w:fldCharType="separate"/>
      </w:r>
      <w:ins w:id="369" w:author="Ying Zhao" w:date="2024-04-08T23:30:00Z">
        <w:r w:rsidR="00542E67" w:rsidRPr="00542E67">
          <w:rPr>
            <w:rFonts w:eastAsiaTheme="minorEastAsia"/>
            <w:rPrChange w:id="370" w:author="Ying Zhao" w:date="2024-04-08T23:30:00Z">
              <w:rPr>
                <w:sz w:val="20"/>
                <w:szCs w:val="20"/>
              </w:rPr>
            </w:rPrChange>
          </w:rPr>
          <w:t xml:space="preserve">Figure </w:t>
        </w:r>
        <w:r w:rsidR="00542E67" w:rsidRPr="00542E67">
          <w:rPr>
            <w:rFonts w:eastAsiaTheme="minorEastAsia"/>
            <w:rPrChange w:id="371" w:author="Ying Zhao" w:date="2024-04-08T23:30:00Z">
              <w:rPr>
                <w:b/>
                <w:bCs/>
                <w:noProof/>
                <w:sz w:val="20"/>
                <w:szCs w:val="20"/>
              </w:rPr>
            </w:rPrChange>
          </w:rPr>
          <w:t>2</w:t>
        </w:r>
      </w:ins>
      <w:del w:id="372" w:author="Ying Zhao" w:date="2024-04-07T09:07:00Z">
        <w:r w:rsidR="00B571FB" w:rsidRPr="00B571FB" w:rsidDel="00852B2A">
          <w:rPr>
            <w:rFonts w:eastAsiaTheme="minorEastAsia"/>
          </w:rPr>
          <w:delText>Figure 2</w:delText>
        </w:r>
      </w:del>
      <w:r>
        <w:rPr>
          <w:rFonts w:eastAsiaTheme="minorEastAsia"/>
        </w:rPr>
        <w:fldChar w:fldCharType="end"/>
      </w:r>
      <w:r>
        <w:rPr>
          <w:rFonts w:eastAsiaTheme="minorEastAsia"/>
        </w:rPr>
        <w:t xml:space="preserve"> (a) and (b) display an example of the initial and the final target states of an IM lattice simulation run. The simulation periods are chosen to be consistently half a month apart, for example, Sept 16</w:t>
      </w:r>
      <w:r w:rsidRPr="00175BE3">
        <w:rPr>
          <w:rFonts w:eastAsiaTheme="minorEastAsia"/>
          <w:vertAlign w:val="superscript"/>
        </w:rPr>
        <w:t>th</w:t>
      </w:r>
      <w:r>
        <w:rPr>
          <w:rFonts w:eastAsiaTheme="minorEastAsia"/>
        </w:rPr>
        <w:t xml:space="preserve">, 2022 in </w:t>
      </w:r>
      <w:r>
        <w:rPr>
          <w:rFonts w:eastAsiaTheme="minorEastAsia"/>
        </w:rPr>
        <w:fldChar w:fldCharType="begin"/>
      </w:r>
      <w:r>
        <w:rPr>
          <w:rFonts w:eastAsiaTheme="minorEastAsia"/>
        </w:rPr>
        <w:instrText xml:space="preserve"> REF _Ref142772770 \h  \* MERGEFORMAT </w:instrText>
      </w:r>
      <w:r>
        <w:rPr>
          <w:rFonts w:eastAsiaTheme="minorEastAsia"/>
        </w:rPr>
      </w:r>
      <w:r>
        <w:rPr>
          <w:rFonts w:eastAsiaTheme="minorEastAsia"/>
        </w:rPr>
        <w:fldChar w:fldCharType="separate"/>
      </w:r>
      <w:ins w:id="373" w:author="Ying Zhao" w:date="2024-04-08T23:30:00Z">
        <w:r w:rsidR="00542E67" w:rsidRPr="00542E67">
          <w:rPr>
            <w:rFonts w:eastAsiaTheme="minorEastAsia"/>
            <w:rPrChange w:id="374" w:author="Ying Zhao" w:date="2024-04-08T23:30:00Z">
              <w:rPr>
                <w:sz w:val="20"/>
                <w:szCs w:val="20"/>
              </w:rPr>
            </w:rPrChange>
          </w:rPr>
          <w:t xml:space="preserve">Figure </w:t>
        </w:r>
        <w:r w:rsidR="00542E67" w:rsidRPr="00542E67">
          <w:rPr>
            <w:rFonts w:eastAsiaTheme="minorEastAsia"/>
            <w:rPrChange w:id="375" w:author="Ying Zhao" w:date="2024-04-08T23:30:00Z">
              <w:rPr>
                <w:b/>
                <w:bCs/>
                <w:noProof/>
                <w:sz w:val="20"/>
                <w:szCs w:val="20"/>
              </w:rPr>
            </w:rPrChange>
          </w:rPr>
          <w:t>2</w:t>
        </w:r>
      </w:ins>
      <w:del w:id="376" w:author="Ying Zhao" w:date="2024-04-07T09:07:00Z">
        <w:r w:rsidR="00B571FB" w:rsidRPr="00B571FB" w:rsidDel="00852B2A">
          <w:rPr>
            <w:rFonts w:eastAsiaTheme="minorEastAsia"/>
          </w:rPr>
          <w:delText>Figure 2</w:delText>
        </w:r>
      </w:del>
      <w:r>
        <w:rPr>
          <w:rFonts w:eastAsiaTheme="minorEastAsia"/>
        </w:rPr>
        <w:fldChar w:fldCharType="end"/>
      </w:r>
      <w:r>
        <w:rPr>
          <w:rFonts w:eastAsiaTheme="minorEastAsia"/>
        </w:rPr>
        <w:t xml:space="preserve"> (a) and Oct 1</w:t>
      </w:r>
      <w:r w:rsidRPr="00175BE3">
        <w:rPr>
          <w:rFonts w:eastAsiaTheme="minorEastAsia"/>
          <w:vertAlign w:val="superscript"/>
        </w:rPr>
        <w:t>st</w:t>
      </w:r>
      <w:r>
        <w:rPr>
          <w:rFonts w:eastAsiaTheme="minorEastAsia"/>
        </w:rPr>
        <w:t xml:space="preserve">, 2022 in </w:t>
      </w:r>
      <w:r>
        <w:rPr>
          <w:rFonts w:eastAsiaTheme="minorEastAsia"/>
        </w:rPr>
        <w:fldChar w:fldCharType="begin"/>
      </w:r>
      <w:r>
        <w:rPr>
          <w:rFonts w:eastAsiaTheme="minorEastAsia"/>
        </w:rPr>
        <w:instrText xml:space="preserve"> REF _Ref142772770 \h  \* MERGEFORMAT </w:instrText>
      </w:r>
      <w:r>
        <w:rPr>
          <w:rFonts w:eastAsiaTheme="minorEastAsia"/>
        </w:rPr>
      </w:r>
      <w:r>
        <w:rPr>
          <w:rFonts w:eastAsiaTheme="minorEastAsia"/>
        </w:rPr>
        <w:fldChar w:fldCharType="separate"/>
      </w:r>
      <w:ins w:id="377" w:author="Ying Zhao" w:date="2024-04-08T23:30:00Z">
        <w:r w:rsidR="00542E67" w:rsidRPr="00542E67">
          <w:rPr>
            <w:rFonts w:eastAsiaTheme="minorEastAsia"/>
            <w:rPrChange w:id="378" w:author="Ying Zhao" w:date="2024-04-08T23:30:00Z">
              <w:rPr>
                <w:sz w:val="20"/>
                <w:szCs w:val="20"/>
              </w:rPr>
            </w:rPrChange>
          </w:rPr>
          <w:t xml:space="preserve">Figure </w:t>
        </w:r>
        <w:r w:rsidR="00542E67" w:rsidRPr="00542E67">
          <w:rPr>
            <w:rFonts w:eastAsiaTheme="minorEastAsia"/>
            <w:rPrChange w:id="379" w:author="Ying Zhao" w:date="2024-04-08T23:30:00Z">
              <w:rPr>
                <w:b/>
                <w:bCs/>
                <w:noProof/>
                <w:sz w:val="20"/>
                <w:szCs w:val="20"/>
              </w:rPr>
            </w:rPrChange>
          </w:rPr>
          <w:t>2</w:t>
        </w:r>
      </w:ins>
      <w:del w:id="380" w:author="Ying Zhao" w:date="2024-04-07T09:07:00Z">
        <w:r w:rsidR="00B571FB" w:rsidRPr="00B571FB" w:rsidDel="00852B2A">
          <w:rPr>
            <w:rFonts w:eastAsiaTheme="minorEastAsia"/>
          </w:rPr>
          <w:delText>Figure 2</w:delText>
        </w:r>
      </w:del>
      <w:r>
        <w:rPr>
          <w:rFonts w:eastAsiaTheme="minorEastAsia"/>
        </w:rPr>
        <w:fldChar w:fldCharType="end"/>
      </w:r>
      <w:r>
        <w:rPr>
          <w:rFonts w:eastAsiaTheme="minorEastAsia"/>
        </w:rPr>
        <w:t xml:space="preserve"> (b). This semi-monthly frequency is chosen to balance two considerations. First, the period is sufficiently long to allow for meaningful differentiation of the ice/water configuration between the start and the end dates; second, the period is not </w:t>
      </w:r>
      <w:del w:id="381" w:author="Ying Zhao" w:date="2024-04-07T18:26:00Z">
        <w:r w:rsidDel="00814CC6">
          <w:rPr>
            <w:rFonts w:eastAsiaTheme="minorEastAsia"/>
          </w:rPr>
          <w:delText xml:space="preserve">excessively </w:delText>
        </w:r>
      </w:del>
      <w:r>
        <w:rPr>
          <w:rFonts w:eastAsiaTheme="minorEastAsia"/>
        </w:rPr>
        <w:t xml:space="preserve">too long and allows the IM simulation to mimic the daily </w:t>
      </w:r>
      <w:r w:rsidR="00AB0581">
        <w:rPr>
          <w:rFonts w:eastAsiaTheme="minorEastAsia"/>
        </w:rPr>
        <w:t>ice/water</w:t>
      </w:r>
      <w:r>
        <w:rPr>
          <w:rFonts w:eastAsiaTheme="minorEastAsia"/>
        </w:rPr>
        <w:t xml:space="preserve"> configuration evolution on the interim dates between the start and the end, which is to be illustrated in Sectio</w:t>
      </w:r>
      <w:r w:rsidR="00941CDA">
        <w:rPr>
          <w:rFonts w:eastAsiaTheme="minorEastAsia"/>
        </w:rPr>
        <w:t>n V.B</w:t>
      </w:r>
      <w:r>
        <w:rPr>
          <w:rFonts w:eastAsiaTheme="minorEastAsia"/>
        </w:rPr>
        <w:t xml:space="preserve">. </w:t>
      </w:r>
    </w:p>
    <w:p w14:paraId="64943031" w14:textId="77777777" w:rsidR="0040504D" w:rsidRDefault="0040504D" w:rsidP="0040504D">
      <w:pPr>
        <w:keepNext/>
        <w:jc w:val="center"/>
      </w:pPr>
      <w:r>
        <w:rPr>
          <w:noProof/>
        </w:rPr>
        <w:drawing>
          <wp:inline distT="0" distB="0" distL="0" distR="0" wp14:anchorId="26F14F30" wp14:editId="1277B570">
            <wp:extent cx="4248793" cy="2209800"/>
            <wp:effectExtent l="0" t="0" r="0" b="0"/>
            <wp:docPr id="3" name="Picture 2" descr="A collage of images of clouds&#10;&#10;Description automatically generated">
              <a:extLst xmlns:a="http://schemas.openxmlformats.org/drawingml/2006/main">
                <a:ext uri="{FF2B5EF4-FFF2-40B4-BE49-F238E27FC236}">
                  <a16:creationId xmlns:a16="http://schemas.microsoft.com/office/drawing/2014/main" id="{314DF965-2027-3882-323C-AFA2735C5B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ollage of images of clouds&#10;&#10;Description automatically generated">
                      <a:extLst>
                        <a:ext uri="{FF2B5EF4-FFF2-40B4-BE49-F238E27FC236}">
                          <a16:creationId xmlns:a16="http://schemas.microsoft.com/office/drawing/2014/main" id="{314DF965-2027-3882-323C-AFA2735C5B6D}"/>
                        </a:ext>
                      </a:extLst>
                    </pic:cNvPr>
                    <pic:cNvPicPr>
                      <a:picLocks noChangeAspect="1"/>
                    </pic:cNvPicPr>
                  </pic:nvPicPr>
                  <pic:blipFill>
                    <a:blip r:embed="rId15"/>
                    <a:stretch>
                      <a:fillRect/>
                    </a:stretch>
                  </pic:blipFill>
                  <pic:spPr>
                    <a:xfrm>
                      <a:off x="0" y="0"/>
                      <a:ext cx="4253360" cy="2212175"/>
                    </a:xfrm>
                    <a:prstGeom prst="rect">
                      <a:avLst/>
                    </a:prstGeom>
                  </pic:spPr>
                </pic:pic>
              </a:graphicData>
            </a:graphic>
          </wp:inline>
        </w:drawing>
      </w:r>
    </w:p>
    <w:p w14:paraId="2409A11E" w14:textId="7AE86196" w:rsidR="0040504D" w:rsidRDefault="0040504D" w:rsidP="0040504D">
      <w:pPr>
        <w:pStyle w:val="Caption"/>
        <w:jc w:val="both"/>
        <w:rPr>
          <w:b w:val="0"/>
          <w:bCs w:val="0"/>
          <w:sz w:val="20"/>
          <w:szCs w:val="20"/>
        </w:rPr>
      </w:pPr>
      <w:bookmarkStart w:id="382" w:name="_Ref142772770"/>
      <w:bookmarkStart w:id="383" w:name="_Toc155551150"/>
      <w:r w:rsidRPr="00676DAB">
        <w:rPr>
          <w:b w:val="0"/>
          <w:bCs w:val="0"/>
          <w:sz w:val="20"/>
          <w:szCs w:val="20"/>
        </w:rPr>
        <w:t xml:space="preserve">Figure </w:t>
      </w:r>
      <w:r w:rsidRPr="00676DAB">
        <w:rPr>
          <w:b w:val="0"/>
          <w:bCs w:val="0"/>
          <w:sz w:val="20"/>
          <w:szCs w:val="20"/>
        </w:rPr>
        <w:fldChar w:fldCharType="begin"/>
      </w:r>
      <w:r w:rsidRPr="00676DAB">
        <w:rPr>
          <w:b w:val="0"/>
          <w:bCs w:val="0"/>
          <w:sz w:val="20"/>
          <w:szCs w:val="20"/>
        </w:rPr>
        <w:instrText xml:space="preserve"> SEQ Figure \* ARABIC </w:instrText>
      </w:r>
      <w:r w:rsidRPr="00676DAB">
        <w:rPr>
          <w:b w:val="0"/>
          <w:bCs w:val="0"/>
          <w:sz w:val="20"/>
          <w:szCs w:val="20"/>
        </w:rPr>
        <w:fldChar w:fldCharType="separate"/>
      </w:r>
      <w:r w:rsidR="00542E67">
        <w:rPr>
          <w:b w:val="0"/>
          <w:bCs w:val="0"/>
          <w:noProof/>
          <w:sz w:val="20"/>
          <w:szCs w:val="20"/>
        </w:rPr>
        <w:t>2</w:t>
      </w:r>
      <w:r w:rsidRPr="00676DAB">
        <w:rPr>
          <w:b w:val="0"/>
          <w:bCs w:val="0"/>
          <w:noProof/>
          <w:sz w:val="20"/>
          <w:szCs w:val="20"/>
        </w:rPr>
        <w:fldChar w:fldCharType="end"/>
      </w:r>
      <w:bookmarkEnd w:id="382"/>
      <w:r>
        <w:rPr>
          <w:b w:val="0"/>
          <w:bCs w:val="0"/>
          <w:sz w:val="20"/>
          <w:szCs w:val="20"/>
        </w:rPr>
        <w:t>:</w:t>
      </w:r>
      <w:r w:rsidRPr="00676DAB">
        <w:rPr>
          <w:b w:val="0"/>
          <w:bCs w:val="0"/>
          <w:sz w:val="20"/>
          <w:szCs w:val="20"/>
        </w:rPr>
        <w:t xml:space="preserve"> </w:t>
      </w:r>
      <w:r>
        <w:rPr>
          <w:b w:val="0"/>
          <w:bCs w:val="0"/>
          <w:sz w:val="20"/>
          <w:szCs w:val="20"/>
        </w:rPr>
        <w:t>The i</w:t>
      </w:r>
      <w:r w:rsidRPr="00676DAB">
        <w:rPr>
          <w:b w:val="0"/>
          <w:bCs w:val="0"/>
          <w:sz w:val="20"/>
          <w:szCs w:val="20"/>
        </w:rPr>
        <w:t xml:space="preserve">nitial and </w:t>
      </w:r>
      <w:r>
        <w:rPr>
          <w:b w:val="0"/>
          <w:bCs w:val="0"/>
          <w:sz w:val="20"/>
          <w:szCs w:val="20"/>
        </w:rPr>
        <w:t xml:space="preserve">the </w:t>
      </w:r>
      <w:r w:rsidRPr="00676DAB">
        <w:rPr>
          <w:b w:val="0"/>
          <w:bCs w:val="0"/>
          <w:sz w:val="20"/>
          <w:szCs w:val="20"/>
        </w:rPr>
        <w:t xml:space="preserve">final target states of an IM lattice simulation run. (a) shows </w:t>
      </w:r>
      <w:r>
        <w:rPr>
          <w:b w:val="0"/>
          <w:bCs w:val="0"/>
          <w:sz w:val="20"/>
          <w:szCs w:val="20"/>
        </w:rPr>
        <w:t xml:space="preserve">the actual configuration observed in </w:t>
      </w:r>
      <w:r w:rsidRPr="00676DAB">
        <w:rPr>
          <w:b w:val="0"/>
          <w:bCs w:val="0"/>
          <w:sz w:val="20"/>
          <w:szCs w:val="20"/>
        </w:rPr>
        <w:t>our focus area on Sept 16</w:t>
      </w:r>
      <w:r w:rsidRPr="00676DAB">
        <w:rPr>
          <w:b w:val="0"/>
          <w:bCs w:val="0"/>
          <w:sz w:val="20"/>
          <w:szCs w:val="20"/>
          <w:vertAlign w:val="superscript"/>
        </w:rPr>
        <w:t>th</w:t>
      </w:r>
      <w:r w:rsidRPr="00676DAB">
        <w:rPr>
          <w:b w:val="0"/>
          <w:bCs w:val="0"/>
          <w:sz w:val="20"/>
          <w:szCs w:val="20"/>
        </w:rPr>
        <w:t xml:space="preserve">, 2022 and (b) </w:t>
      </w:r>
      <w:r>
        <w:rPr>
          <w:b w:val="0"/>
          <w:bCs w:val="0"/>
          <w:sz w:val="20"/>
          <w:szCs w:val="20"/>
        </w:rPr>
        <w:t xml:space="preserve">on </w:t>
      </w:r>
      <w:r w:rsidRPr="00676DAB">
        <w:rPr>
          <w:b w:val="0"/>
          <w:bCs w:val="0"/>
          <w:sz w:val="20"/>
          <w:szCs w:val="20"/>
        </w:rPr>
        <w:t>Oct 1</w:t>
      </w:r>
      <w:r w:rsidRPr="00676DAB">
        <w:rPr>
          <w:b w:val="0"/>
          <w:bCs w:val="0"/>
          <w:sz w:val="20"/>
          <w:szCs w:val="20"/>
          <w:vertAlign w:val="superscript"/>
        </w:rPr>
        <w:t>st</w:t>
      </w:r>
      <w:r w:rsidRPr="00676DAB">
        <w:rPr>
          <w:b w:val="0"/>
          <w:bCs w:val="0"/>
          <w:sz w:val="20"/>
          <w:szCs w:val="20"/>
        </w:rPr>
        <w:t>, 2022. Each full simulation period is half a month.</w:t>
      </w:r>
      <w:r>
        <w:rPr>
          <w:b w:val="0"/>
          <w:bCs w:val="0"/>
          <w:sz w:val="20"/>
          <w:szCs w:val="20"/>
        </w:rPr>
        <w:t xml:space="preserve"> </w:t>
      </w:r>
      <w:r w:rsidRPr="00676DAB">
        <w:rPr>
          <w:b w:val="0"/>
          <w:bCs w:val="0"/>
          <w:sz w:val="20"/>
          <w:szCs w:val="20"/>
        </w:rPr>
        <w:t>Blue</w:t>
      </w:r>
      <w:r>
        <w:rPr>
          <w:b w:val="0"/>
          <w:bCs w:val="0"/>
          <w:sz w:val="20"/>
          <w:szCs w:val="20"/>
        </w:rPr>
        <w:t xml:space="preserve"> color</w:t>
      </w:r>
      <w:r w:rsidRPr="00676DAB">
        <w:rPr>
          <w:b w:val="0"/>
          <w:bCs w:val="0"/>
          <w:sz w:val="20"/>
          <w:szCs w:val="20"/>
        </w:rPr>
        <w:t xml:space="preserve"> indicates water; white indicates ice. The darker the color on each cell, the higher </w:t>
      </w:r>
      <w:r w:rsidR="001B3245">
        <w:rPr>
          <w:b w:val="0"/>
          <w:bCs w:val="0"/>
          <w:sz w:val="20"/>
          <w:szCs w:val="20"/>
        </w:rPr>
        <w:t xml:space="preserve">the </w:t>
      </w:r>
      <w:r w:rsidRPr="00676DAB">
        <w:rPr>
          <w:b w:val="0"/>
          <w:bCs w:val="0"/>
          <w:sz w:val="20"/>
          <w:szCs w:val="20"/>
        </w:rPr>
        <w:t>water concentration, as shown by the scale on the right.</w:t>
      </w:r>
      <w:bookmarkEnd w:id="383"/>
    </w:p>
    <w:p w14:paraId="2076C328" w14:textId="77777777" w:rsidR="0040504D" w:rsidRPr="002A4A7F" w:rsidRDefault="0040504D" w:rsidP="0040504D">
      <w:pPr>
        <w:pStyle w:val="NoSpacing"/>
        <w:jc w:val="both"/>
      </w:pPr>
    </w:p>
    <w:p w14:paraId="0729A569" w14:textId="77777777" w:rsidR="0040504D" w:rsidRPr="00961214" w:rsidRDefault="0040504D" w:rsidP="00961214">
      <w:pPr>
        <w:pStyle w:val="Heading2"/>
        <w:numPr>
          <w:ilvl w:val="0"/>
          <w:numId w:val="32"/>
        </w:numPr>
        <w:jc w:val="both"/>
      </w:pPr>
      <w:bookmarkStart w:id="384" w:name="_Toc155644311"/>
      <w:r w:rsidRPr="00961214">
        <w:t>Ising model parameters</w:t>
      </w:r>
      <w:bookmarkEnd w:id="384"/>
    </w:p>
    <w:p w14:paraId="63BB5262" w14:textId="77777777" w:rsidR="0040504D" w:rsidRDefault="0040504D" w:rsidP="0040504D">
      <w:pPr>
        <w:jc w:val="both"/>
        <w:rPr>
          <w:szCs w:val="24"/>
        </w:rPr>
      </w:pPr>
      <w:r>
        <w:rPr>
          <w:szCs w:val="24"/>
        </w:rPr>
        <w:lastRenderedPageBreak/>
        <w:t>In the IM Hamiltonian function, i.e., Equation (1), we set the following:</w:t>
      </w:r>
    </w:p>
    <w:p w14:paraId="24545E02" w14:textId="77777777" w:rsidR="0040504D" w:rsidRPr="008B7003" w:rsidRDefault="00000000" w:rsidP="0040504D">
      <w:pPr>
        <w:pStyle w:val="ListParagraph"/>
        <w:numPr>
          <w:ilvl w:val="0"/>
          <w:numId w:val="23"/>
        </w:numPr>
        <w:jc w:val="both"/>
      </w:pP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0040504D">
        <w:rPr>
          <w:rFonts w:eastAsiaTheme="minorEastAsia"/>
        </w:rPr>
        <w:t xml:space="preserve"> is a real number between </w:t>
      </w:r>
      <m:oMath>
        <m:r>
          <w:rPr>
            <w:rFonts w:ascii="Cambria Math" w:hAnsi="Cambria Math"/>
          </w:rPr>
          <m:t>-1</m:t>
        </m:r>
      </m:oMath>
      <w:r w:rsidR="0040504D">
        <w:rPr>
          <w:rFonts w:eastAsiaTheme="minorEastAsia"/>
        </w:rPr>
        <w:t xml:space="preserve"> and +1 for any cell </w:t>
      </w:r>
      <w:r w:rsidR="0040504D" w:rsidRPr="000D6985">
        <w:rPr>
          <w:rFonts w:eastAsiaTheme="minorEastAsia"/>
          <w:i/>
          <w:iCs/>
        </w:rPr>
        <w:t xml:space="preserve">i </w:t>
      </w:r>
      <w:r w:rsidR="0040504D">
        <w:rPr>
          <w:rFonts w:eastAsiaTheme="minorEastAsia"/>
        </w:rPr>
        <w:t>in our focus area.</w:t>
      </w:r>
    </w:p>
    <w:p w14:paraId="53A7357D" w14:textId="14FE656D" w:rsidR="0040504D" w:rsidRPr="00EE17C8" w:rsidRDefault="0040504D" w:rsidP="0040504D">
      <w:pPr>
        <w:pStyle w:val="ListParagraph"/>
        <w:numPr>
          <w:ilvl w:val="0"/>
          <w:numId w:val="23"/>
        </w:numPr>
        <w:jc w:val="both"/>
      </w:pPr>
      <w:r w:rsidRPr="00EE17C8">
        <w:rPr>
          <w:rFonts w:eastAsiaTheme="minorEastAsia"/>
          <w:i/>
          <w:iCs/>
        </w:rPr>
        <w:t xml:space="preserve">&lt;i,j&gt; </w:t>
      </w:r>
      <w:r w:rsidRPr="00EE17C8">
        <w:rPr>
          <w:rFonts w:eastAsiaTheme="minorEastAsia"/>
        </w:rPr>
        <w:t xml:space="preserve">sums over all adjacent </w:t>
      </w:r>
      <w:r>
        <w:rPr>
          <w:rFonts w:eastAsiaTheme="minorEastAsia"/>
        </w:rPr>
        <w:t xml:space="preserve">cells, so </w:t>
      </w:r>
      <w:r w:rsidRPr="00EE17C8">
        <w:rPr>
          <w:rFonts w:eastAsiaTheme="minorEastAsia"/>
        </w:rPr>
        <w:t>each spin interacts only with four sites that are directly left, right, above</w:t>
      </w:r>
      <w:r w:rsidR="00EC1E03">
        <w:rPr>
          <w:rFonts w:eastAsiaTheme="minorEastAsia"/>
        </w:rPr>
        <w:t>,</w:t>
      </w:r>
      <w:r w:rsidRPr="00EE17C8">
        <w:rPr>
          <w:rFonts w:eastAsiaTheme="minorEastAsia"/>
        </w:rPr>
        <w:t xml:space="preserve"> and </w:t>
      </w:r>
      <w:r>
        <w:rPr>
          <w:rFonts w:eastAsiaTheme="minorEastAsia"/>
        </w:rPr>
        <w:t>below.</w:t>
      </w:r>
    </w:p>
    <w:p w14:paraId="50BBD02E" w14:textId="77777777" w:rsidR="0040504D" w:rsidRPr="00EE17C8" w:rsidRDefault="00000000" w:rsidP="0040504D">
      <w:pPr>
        <w:pStyle w:val="ListParagraph"/>
        <w:numPr>
          <w:ilvl w:val="0"/>
          <w:numId w:val="23"/>
        </w:numPr>
        <w:jc w:val="both"/>
      </w:pPr>
      <m:oMath>
        <m:sSub>
          <m:sSubPr>
            <m:ctrlPr>
              <w:rPr>
                <w:rFonts w:ascii="Cambria Math" w:hAnsi="Cambria Math"/>
                <w:i/>
              </w:rPr>
            </m:ctrlPr>
          </m:sSubPr>
          <m:e>
            <m:r>
              <w:rPr>
                <w:rFonts w:ascii="Cambria Math" w:hAnsi="Cambria Math"/>
              </w:rPr>
              <m:t>J</m:t>
            </m:r>
          </m:e>
          <m:sub>
            <m:r>
              <w:rPr>
                <w:rFonts w:ascii="Cambria Math" w:hAnsi="Cambria Math"/>
              </w:rPr>
              <m:t>ij</m:t>
            </m:r>
          </m:sub>
        </m:sSub>
      </m:oMath>
      <w:r w:rsidR="0040504D">
        <w:rPr>
          <w:rFonts w:eastAsiaTheme="minorEastAsia"/>
        </w:rPr>
        <w:t xml:space="preserve"> </w:t>
      </w:r>
      <w:r w:rsidR="0040504D">
        <w:rPr>
          <w:rFonts w:eastAsiaTheme="minorEastAsia"/>
          <w:i/>
          <w:iCs/>
        </w:rPr>
        <w:t xml:space="preserve"> </w:t>
      </w:r>
      <w:r w:rsidR="0040504D" w:rsidRPr="008B7003">
        <w:rPr>
          <w:rFonts w:eastAsiaTheme="minorEastAsia"/>
        </w:rPr>
        <w:t xml:space="preserve">is set to </w:t>
      </w:r>
      <w:r w:rsidR="0040504D">
        <w:rPr>
          <w:rFonts w:eastAsiaTheme="minorEastAsia"/>
        </w:rPr>
        <w:t xml:space="preserve">be </w:t>
      </w:r>
      <w:r w:rsidR="0040504D" w:rsidRPr="008B7003">
        <w:rPr>
          <w:rFonts w:eastAsiaTheme="minorEastAsia"/>
        </w:rPr>
        <w:t xml:space="preserve">constant </w:t>
      </w:r>
      <w:r w:rsidR="0040504D">
        <w:rPr>
          <w:rFonts w:eastAsiaTheme="minorEastAsia"/>
        </w:rPr>
        <w:t>within</w:t>
      </w:r>
      <w:r w:rsidR="0040504D" w:rsidRPr="008B7003">
        <w:rPr>
          <w:rFonts w:eastAsiaTheme="minorEastAsia"/>
        </w:rPr>
        <w:t xml:space="preserve"> each simulation period</w:t>
      </w:r>
      <w:r w:rsidR="0040504D">
        <w:rPr>
          <w:rFonts w:eastAsiaTheme="minorEastAsia"/>
        </w:rPr>
        <w:t xml:space="preserve"> across all cells.</w:t>
      </w:r>
    </w:p>
    <w:p w14:paraId="502E5166" w14:textId="73C97680" w:rsidR="0040504D" w:rsidRDefault="0040504D" w:rsidP="0040504D">
      <w:pPr>
        <w:pStyle w:val="ListParagraph"/>
        <w:numPr>
          <w:ilvl w:val="0"/>
          <w:numId w:val="23"/>
        </w:numPr>
        <w:jc w:val="both"/>
      </w:pPr>
      <w:r w:rsidRPr="008B7003">
        <w:rPr>
          <w:i/>
          <w:iCs/>
        </w:rPr>
        <w:t>B</w:t>
      </w:r>
      <w:r w:rsidRPr="008B7003">
        <w:rPr>
          <w:i/>
          <w:iCs/>
          <w:vertAlign w:val="subscript"/>
        </w:rPr>
        <w:t>i</w:t>
      </w:r>
      <w:r>
        <w:t xml:space="preserve"> is set to be time-invariant within each simulation period. However, in order to capture the real-world external force variation across locations, especially the environmental differences from the coast area to the north pole, </w:t>
      </w:r>
      <w:r w:rsidRPr="008B7003">
        <w:rPr>
          <w:i/>
          <w:iCs/>
        </w:rPr>
        <w:t>B</w:t>
      </w:r>
      <w:r w:rsidRPr="008B7003">
        <w:rPr>
          <w:i/>
          <w:iCs/>
          <w:vertAlign w:val="subscript"/>
        </w:rPr>
        <w:t>i</w:t>
      </w:r>
      <w:r>
        <w:t xml:space="preserve"> is set to be a linear function of </w:t>
      </w:r>
      <m:oMath>
        <m:sSub>
          <m:sSubPr>
            <m:ctrlPr>
              <w:rPr>
                <w:rFonts w:ascii="Cambria Math" w:hAnsi="Cambria Math"/>
                <w:i/>
                <w:iCs/>
                <w:vertAlign w:val="subscript"/>
              </w:rPr>
            </m:ctrlPr>
          </m:sSubPr>
          <m:e>
            <m:r>
              <w:rPr>
                <w:rFonts w:ascii="Cambria Math" w:hAnsi="Cambria Math"/>
                <w:vertAlign w:val="subscript"/>
              </w:rPr>
              <m:t>x</m:t>
            </m:r>
          </m:e>
          <m:sub>
            <m:r>
              <w:rPr>
                <w:rFonts w:ascii="Cambria Math" w:hAnsi="Cambria Math"/>
                <w:vertAlign w:val="subscript"/>
              </w:rPr>
              <m:t>i</m:t>
            </m:r>
          </m:sub>
        </m:sSub>
      </m:oMath>
      <w:r>
        <w:t xml:space="preserve"> and </w:t>
      </w:r>
      <m:oMath>
        <m:sSub>
          <m:sSubPr>
            <m:ctrlPr>
              <w:rPr>
                <w:rFonts w:ascii="Cambria Math" w:hAnsi="Cambria Math"/>
                <w:i/>
                <w:iCs/>
                <w:vertAlign w:val="subscript"/>
              </w:rPr>
            </m:ctrlPr>
          </m:sSubPr>
          <m:e>
            <m:r>
              <w:rPr>
                <w:rFonts w:ascii="Cambria Math" w:hAnsi="Cambria Math"/>
                <w:vertAlign w:val="subscript"/>
              </w:rPr>
              <m:t>y</m:t>
            </m:r>
          </m:e>
          <m:sub>
            <m:r>
              <w:rPr>
                <w:rFonts w:ascii="Cambria Math" w:hAnsi="Cambria Math"/>
                <w:vertAlign w:val="subscript"/>
              </w:rPr>
              <m:t>i</m:t>
            </m:r>
          </m:sub>
        </m:sSub>
      </m:oMath>
      <w:r>
        <w:t xml:space="preserve"> coordinates of cell </w:t>
      </w:r>
      <w:r w:rsidRPr="00B97D95">
        <w:rPr>
          <w:i/>
          <w:iCs/>
        </w:rPr>
        <w:t>i</w:t>
      </w:r>
      <w:r>
        <w:t xml:space="preserve">, i.e. </w:t>
      </w:r>
      <w:r w:rsidRPr="008B7003">
        <w:rPr>
          <w:i/>
          <w:iCs/>
        </w:rPr>
        <w:t>B</w:t>
      </w:r>
      <w:r w:rsidRPr="008B7003">
        <w:rPr>
          <w:i/>
          <w:iCs/>
          <w:vertAlign w:val="subscript"/>
        </w:rPr>
        <w:t>i</w:t>
      </w:r>
      <w:r>
        <w:rPr>
          <w:i/>
          <w:iCs/>
          <w:vertAlign w:val="subscript"/>
        </w:rPr>
        <w:t xml:space="preserve"> </w:t>
      </w:r>
      <w:r>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x</m:t>
            </m:r>
          </m:sub>
        </m:sSub>
        <m:d>
          <m:dPr>
            <m:ctrlPr>
              <w:rPr>
                <w:rFonts w:ascii="Cambria Math" w:hAnsi="Cambria Math"/>
                <w:i/>
              </w:rPr>
            </m:ctrlPr>
          </m:dPr>
          <m:e>
            <m:sSub>
              <m:sSubPr>
                <m:ctrlPr>
                  <w:rPr>
                    <w:rFonts w:ascii="Cambria Math" w:hAnsi="Cambria Math"/>
                    <w:i/>
                    <w:iCs/>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iCs/>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t>
      </w:r>
      <w:r w:rsidRPr="00F05FD6">
        <w:rPr>
          <w:i/>
          <w:iCs/>
        </w:rPr>
        <w:t>B</w:t>
      </w:r>
      <w:r>
        <w:t xml:space="preserve"> </w:t>
      </w:r>
      <w:r w:rsidR="00336332">
        <w:t>at the center of</w:t>
      </w:r>
      <w:r>
        <w:t xml:space="preserve"> the lattice, and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are the coordinates of the lattice center.</w:t>
      </w:r>
    </w:p>
    <w:p w14:paraId="1BF583FC" w14:textId="77777777" w:rsidR="0040504D" w:rsidRPr="00506180" w:rsidRDefault="0040504D" w:rsidP="0040504D">
      <w:pPr>
        <w:pStyle w:val="ListParagraph"/>
        <w:numPr>
          <w:ilvl w:val="0"/>
          <w:numId w:val="23"/>
        </w:numPr>
        <w:jc w:val="both"/>
      </w:pPr>
      <w:r w:rsidRPr="00F05FD6">
        <w:rPr>
          <w:i/>
          <w:iCs/>
        </w:rPr>
        <w:t>I</w:t>
      </w:r>
      <w:r>
        <w:t xml:space="preserve">, the inertia factor, is set to be constant </w:t>
      </w:r>
      <w:r>
        <w:rPr>
          <w:rFonts w:eastAsiaTheme="minorEastAsia"/>
        </w:rPr>
        <w:t>within</w:t>
      </w:r>
      <w:r w:rsidRPr="008B7003">
        <w:rPr>
          <w:rFonts w:eastAsiaTheme="minorEastAsia"/>
        </w:rPr>
        <w:t xml:space="preserve"> each simulation period</w:t>
      </w:r>
      <w:r>
        <w:rPr>
          <w:rFonts w:eastAsiaTheme="minorEastAsia"/>
        </w:rPr>
        <w:t>.</w:t>
      </w:r>
    </w:p>
    <w:p w14:paraId="34D50A6D" w14:textId="43DED65C" w:rsidR="0040504D" w:rsidRDefault="0040504D" w:rsidP="0040504D">
      <w:pPr>
        <w:pStyle w:val="ListParagraph"/>
        <w:numPr>
          <w:ilvl w:val="0"/>
          <w:numId w:val="23"/>
        </w:numPr>
        <w:jc w:val="both"/>
      </w:pPr>
      <m:oMath>
        <m:r>
          <w:rPr>
            <w:rFonts w:ascii="Cambria Math" w:hAnsi="Cambria Math"/>
          </w:rPr>
          <m:t>β</m:t>
        </m:r>
      </m:oMath>
      <w:r>
        <w:t>, the inverse Boltzmann temperature, is set to 1 without loss of generality</w:t>
      </w:r>
      <w:ins w:id="385" w:author="Ying Zhao" w:date="2024-04-08T20:01:00Z">
        <w:r w:rsidR="00B02B98">
          <w:t>, because what</w:t>
        </w:r>
      </w:ins>
      <w:ins w:id="386" w:author="Ying Zhao" w:date="2024-04-08T20:02:00Z">
        <w:r w:rsidR="00B02B98">
          <w:t xml:space="preserve"> we are </w:t>
        </w:r>
      </w:ins>
      <w:ins w:id="387" w:author="Ying Zhao" w:date="2024-04-08T20:03:00Z">
        <w:r w:rsidR="00B02B98">
          <w:t>trying to explain</w:t>
        </w:r>
      </w:ins>
      <w:ins w:id="388" w:author="Ying Zhao" w:date="2024-04-08T20:01:00Z">
        <w:r w:rsidR="00B02B98">
          <w:t xml:space="preserve"> is the </w:t>
        </w:r>
      </w:ins>
      <w:ins w:id="389" w:author="Ying Zhao" w:date="2024-04-08T20:02:00Z">
        <w:r w:rsidR="00B02B98">
          <w:t xml:space="preserve">relative </w:t>
        </w:r>
      </w:ins>
      <w:ins w:id="390" w:author="Ying Zhao" w:date="2024-04-08T20:03:00Z">
        <w:r w:rsidR="00924A63">
          <w:t>magnitude</w:t>
        </w:r>
      </w:ins>
      <w:ins w:id="391" w:author="Ying Zhao" w:date="2024-04-08T20:02:00Z">
        <w:r w:rsidR="00B02B98">
          <w:t xml:space="preserve"> of (</w:t>
        </w:r>
        <w:r w:rsidR="00B02B98" w:rsidRPr="00AD59BF">
          <w:rPr>
            <w:i/>
            <w:iCs/>
          </w:rPr>
          <w:t xml:space="preserve">J, </w:t>
        </w:r>
      </w:ins>
      <m:oMath>
        <m:sSub>
          <m:sSubPr>
            <m:ctrlPr>
              <w:ins w:id="392" w:author="Ying Zhao" w:date="2024-04-08T20:02:00Z">
                <w:rPr>
                  <w:rFonts w:ascii="Cambria Math" w:hAnsi="Cambria Math"/>
                  <w:i/>
                </w:rPr>
              </w:ins>
            </m:ctrlPr>
          </m:sSubPr>
          <m:e>
            <m:r>
              <w:ins w:id="393" w:author="Ying Zhao" w:date="2024-04-08T20:02:00Z">
                <w:rPr>
                  <w:rFonts w:ascii="Cambria Math" w:hAnsi="Cambria Math"/>
                </w:rPr>
                <m:t>B</m:t>
              </w:ins>
            </m:r>
          </m:e>
          <m:sub>
            <m:r>
              <w:ins w:id="394" w:author="Ying Zhao" w:date="2024-04-08T20:02:00Z">
                <w:rPr>
                  <w:rFonts w:ascii="Cambria Math" w:hAnsi="Cambria Math"/>
                </w:rPr>
                <m:t>0</m:t>
              </w:ins>
            </m:r>
          </m:sub>
        </m:sSub>
      </m:oMath>
      <w:ins w:id="395" w:author="Ying Zhao" w:date="2024-04-08T20:02:00Z">
        <w:r w:rsidR="00B02B98" w:rsidRPr="00AD59BF">
          <w:rPr>
            <w:i/>
            <w:iCs/>
          </w:rPr>
          <w:t>,</w:t>
        </w:r>
      </w:ins>
      <m:oMath>
        <m:sSub>
          <m:sSubPr>
            <m:ctrlPr>
              <w:ins w:id="396" w:author="Ying Zhao" w:date="2024-04-08T20:02:00Z">
                <w:rPr>
                  <w:rFonts w:ascii="Cambria Math" w:hAnsi="Cambria Math"/>
                  <w:i/>
                </w:rPr>
              </w:ins>
            </m:ctrlPr>
          </m:sSubPr>
          <m:e>
            <m:r>
              <w:ins w:id="397" w:author="Ying Zhao" w:date="2024-04-08T20:02:00Z">
                <w:rPr>
                  <w:rFonts w:ascii="Cambria Math" w:hAnsi="Cambria Math"/>
                </w:rPr>
                <m:t xml:space="preserve"> B</m:t>
              </w:ins>
            </m:r>
          </m:e>
          <m:sub>
            <m:r>
              <w:ins w:id="398" w:author="Ying Zhao" w:date="2024-04-08T20:02:00Z">
                <w:rPr>
                  <w:rFonts w:ascii="Cambria Math" w:hAnsi="Cambria Math"/>
                </w:rPr>
                <m:t>x</m:t>
              </w:ins>
            </m:r>
          </m:sub>
        </m:sSub>
        <m:sSub>
          <m:sSubPr>
            <m:ctrlPr>
              <w:ins w:id="399" w:author="Ying Zhao" w:date="2024-04-08T20:02:00Z">
                <w:rPr>
                  <w:rFonts w:ascii="Cambria Math" w:hAnsi="Cambria Math"/>
                  <w:i/>
                </w:rPr>
              </w:ins>
            </m:ctrlPr>
          </m:sSubPr>
          <m:e>
            <m:r>
              <w:ins w:id="400" w:author="Ying Zhao" w:date="2024-04-08T20:02:00Z">
                <w:rPr>
                  <w:rFonts w:ascii="Cambria Math" w:hAnsi="Cambria Math"/>
                </w:rPr>
                <m:t>,B</m:t>
              </w:ins>
            </m:r>
          </m:e>
          <m:sub>
            <m:r>
              <w:ins w:id="401" w:author="Ying Zhao" w:date="2024-04-08T20:02:00Z">
                <w:rPr>
                  <w:rFonts w:ascii="Cambria Math" w:hAnsi="Cambria Math"/>
                </w:rPr>
                <m:t>y</m:t>
              </w:ins>
            </m:r>
          </m:sub>
        </m:sSub>
        <m:r>
          <w:ins w:id="402" w:author="Ying Zhao" w:date="2024-04-08T20:02:00Z">
            <w:rPr>
              <w:rFonts w:ascii="Cambria Math" w:hAnsi="Cambria Math"/>
            </w:rPr>
            <m:t xml:space="preserve">, </m:t>
          </w:ins>
        </m:r>
      </m:oMath>
      <w:ins w:id="403" w:author="Ying Zhao" w:date="2024-04-08T20:02:00Z">
        <w:r w:rsidR="00B02B98" w:rsidRPr="00AD59BF">
          <w:rPr>
            <w:i/>
            <w:iCs/>
          </w:rPr>
          <w:t>I</w:t>
        </w:r>
        <w:r w:rsidR="00B02B98">
          <w:t>) instead of their absolute values</w:t>
        </w:r>
      </w:ins>
      <w:del w:id="404" w:author="Ying Zhao" w:date="2024-04-08T20:01:00Z">
        <w:r w:rsidDel="00B02B98">
          <w:delText>.</w:delText>
        </w:r>
      </w:del>
      <w:ins w:id="405" w:author="Ying Zhao" w:date="2024-04-08T20:02:00Z">
        <w:r w:rsidR="00B02B98">
          <w:t xml:space="preserve"> </w:t>
        </w:r>
      </w:ins>
      <w:ins w:id="406" w:author="Ying Zhao" w:date="2024-04-08T20:00:00Z">
        <w:r w:rsidR="00E35DCE">
          <w:t xml:space="preserve">Similar approach has been taken in other kinetic Ising model research </w:t>
        </w:r>
      </w:ins>
      <w:customXmlInsRangeStart w:id="407" w:author="Ying Zhao" w:date="2024-04-08T20:01:00Z"/>
      <w:sdt>
        <w:sdtPr>
          <w:id w:val="-1527399954"/>
          <w:citation/>
        </w:sdtPr>
        <w:sdtContent>
          <w:customXmlInsRangeEnd w:id="407"/>
          <w:ins w:id="408" w:author="Ying Zhao" w:date="2024-04-08T20:01:00Z">
            <w:r w:rsidR="009563B2">
              <w:fldChar w:fldCharType="begin"/>
            </w:r>
            <w:r w:rsidR="009563B2">
              <w:instrText xml:space="preserve"> CITATION Ste23 \l 1033 </w:instrText>
            </w:r>
          </w:ins>
          <w:r w:rsidR="009563B2">
            <w:fldChar w:fldCharType="separate"/>
          </w:r>
          <w:r w:rsidR="0066789D" w:rsidRPr="0066789D">
            <w:rPr>
              <w:noProof/>
            </w:rPr>
            <w:t>[22]</w:t>
          </w:r>
          <w:ins w:id="409" w:author="Ying Zhao" w:date="2024-04-08T20:01:00Z">
            <w:r w:rsidR="009563B2">
              <w:fldChar w:fldCharType="end"/>
            </w:r>
          </w:ins>
          <w:customXmlInsRangeStart w:id="410" w:author="Ying Zhao" w:date="2024-04-08T20:01:00Z"/>
        </w:sdtContent>
      </w:sdt>
      <w:customXmlInsRangeEnd w:id="410"/>
      <w:ins w:id="411" w:author="Ying Zhao" w:date="2024-04-08T20:00:00Z">
        <w:r w:rsidR="00E35DCE">
          <w:t>.</w:t>
        </w:r>
      </w:ins>
    </w:p>
    <w:p w14:paraId="6BFDD40F" w14:textId="77777777" w:rsidR="0040504D" w:rsidRPr="00EE17C8" w:rsidRDefault="0040504D" w:rsidP="0040504D">
      <w:pPr>
        <w:ind w:left="360"/>
        <w:jc w:val="both"/>
      </w:pPr>
      <w:r>
        <w:t xml:space="preserve"> </w:t>
      </w:r>
    </w:p>
    <w:p w14:paraId="03BD22D6" w14:textId="77777777" w:rsidR="0040504D" w:rsidRPr="00961214" w:rsidRDefault="0040504D" w:rsidP="00961214">
      <w:pPr>
        <w:pStyle w:val="Heading2"/>
        <w:numPr>
          <w:ilvl w:val="0"/>
          <w:numId w:val="32"/>
        </w:numPr>
        <w:jc w:val="both"/>
      </w:pPr>
      <w:bookmarkStart w:id="412" w:name="_Toc155644312"/>
      <w:r w:rsidRPr="00961214">
        <w:t>Metropolis simulation steps</w:t>
      </w:r>
      <w:bookmarkEnd w:id="412"/>
    </w:p>
    <w:p w14:paraId="09EE2810" w14:textId="6FD3A930" w:rsidR="0040504D" w:rsidRDefault="0040504D" w:rsidP="0040504D">
      <w:pPr>
        <w:jc w:val="both"/>
        <w:rPr>
          <w:szCs w:val="24"/>
        </w:rPr>
      </w:pPr>
      <w:r>
        <w:rPr>
          <w:szCs w:val="24"/>
        </w:rPr>
        <w:t>Various</w:t>
      </w:r>
      <w:del w:id="413" w:author="Ying Zhao" w:date="2024-04-02T23:17:00Z">
        <w:r w:rsidDel="007E327B">
          <w:rPr>
            <w:szCs w:val="24"/>
          </w:rPr>
          <w:delText xml:space="preserve"> Monte Carlo (</w:delText>
        </w:r>
      </w:del>
      <w:r>
        <w:rPr>
          <w:szCs w:val="24"/>
        </w:rPr>
        <w:t>MC</w:t>
      </w:r>
      <w:del w:id="414" w:author="Ying Zhao" w:date="2024-04-02T23:17:00Z">
        <w:r w:rsidDel="007E327B">
          <w:rPr>
            <w:szCs w:val="24"/>
          </w:rPr>
          <w:delText>)</w:delText>
        </w:r>
      </w:del>
      <w:r>
        <w:rPr>
          <w:szCs w:val="24"/>
        </w:rPr>
        <w:t xml:space="preserve"> methods have been developed for the IM simulation. Among them the most widely used are the Glauber dynamics </w:t>
      </w:r>
      <w:sdt>
        <w:sdtPr>
          <w:rPr>
            <w:szCs w:val="24"/>
          </w:rPr>
          <w:id w:val="582725312"/>
          <w:citation/>
        </w:sdtPr>
        <w:sdtContent>
          <w:r>
            <w:rPr>
              <w:szCs w:val="24"/>
            </w:rPr>
            <w:fldChar w:fldCharType="begin"/>
          </w:r>
          <w:r w:rsidR="00EB20ED" w:rsidRPr="00FA4BF4">
            <w:rPr>
              <w:color w:val="000000"/>
              <w:szCs w:val="24"/>
              <w:vertAlign w:val="superscript"/>
            </w:rPr>
            <w:instrText xml:space="preserve">CITATION Roy63 \l 1033 </w:instrText>
          </w:r>
          <w:r>
            <w:rPr>
              <w:szCs w:val="24"/>
            </w:rPr>
            <w:fldChar w:fldCharType="separate"/>
          </w:r>
          <w:r w:rsidR="0066789D" w:rsidRPr="0066789D">
            <w:rPr>
              <w:noProof/>
              <w:color w:val="000000"/>
              <w:szCs w:val="24"/>
            </w:rPr>
            <w:t>[41]</w:t>
          </w:r>
          <w:r>
            <w:rPr>
              <w:szCs w:val="24"/>
            </w:rPr>
            <w:fldChar w:fldCharType="end"/>
          </w:r>
        </w:sdtContent>
      </w:sdt>
      <w:r>
        <w:rPr>
          <w:szCs w:val="24"/>
        </w:rPr>
        <w:t xml:space="preserve"> and the Metropolis-Hasting algorithm </w:t>
      </w:r>
      <w:sdt>
        <w:sdtPr>
          <w:rPr>
            <w:szCs w:val="24"/>
          </w:rPr>
          <w:id w:val="-1160150505"/>
          <w:citation/>
        </w:sdtPr>
        <w:sdtContent>
          <w:r>
            <w:rPr>
              <w:szCs w:val="24"/>
            </w:rPr>
            <w:fldChar w:fldCharType="begin"/>
          </w:r>
          <w:r w:rsidRPr="00FA4BF4">
            <w:rPr>
              <w:color w:val="000000"/>
              <w:szCs w:val="24"/>
              <w:vertAlign w:val="superscript"/>
            </w:rPr>
            <w:instrText xml:space="preserve"> CITATION Met53 \l 1033 </w:instrText>
          </w:r>
          <w:r>
            <w:rPr>
              <w:szCs w:val="24"/>
            </w:rPr>
            <w:fldChar w:fldCharType="separate"/>
          </w:r>
          <w:r w:rsidR="0066789D" w:rsidRPr="0066789D">
            <w:rPr>
              <w:noProof/>
              <w:color w:val="000000"/>
              <w:szCs w:val="24"/>
            </w:rPr>
            <w:t>[42]</w:t>
          </w:r>
          <w:r>
            <w:rPr>
              <w:szCs w:val="24"/>
            </w:rPr>
            <w:fldChar w:fldCharType="end"/>
          </w:r>
        </w:sdtContent>
      </w:sdt>
      <w:r>
        <w:rPr>
          <w:szCs w:val="24"/>
        </w:rPr>
        <w:t xml:space="preserve">. In our study, we follow the latter for the MC simulation of the IM lattice evolution. As described in Section </w:t>
      </w:r>
      <w:r w:rsidR="00941CDA">
        <w:rPr>
          <w:szCs w:val="24"/>
        </w:rPr>
        <w:t>II.C</w:t>
      </w:r>
      <w:r>
        <w:rPr>
          <w:szCs w:val="24"/>
        </w:rPr>
        <w:t>, an inertia factor is introduced into our model and the generalized Metropolis-Hastings MC steps are below:</w:t>
      </w:r>
    </w:p>
    <w:p w14:paraId="1083A9C2" w14:textId="77777777" w:rsidR="0040504D" w:rsidRDefault="0040504D" w:rsidP="0040504D">
      <w:pPr>
        <w:pStyle w:val="ListParagraph"/>
        <w:numPr>
          <w:ilvl w:val="0"/>
          <w:numId w:val="24"/>
        </w:numPr>
        <w:jc w:val="both"/>
      </w:pPr>
      <w:r>
        <w:t xml:space="preserve">Select cell </w:t>
      </w:r>
      <w:r w:rsidRPr="00676DAB">
        <w:rPr>
          <w:i/>
          <w:iCs/>
        </w:rPr>
        <w:t xml:space="preserve">i </w:t>
      </w:r>
      <w:r>
        <w:t xml:space="preserve">at random from the 2-D lattice of the focus area. Let the spin value of this cell be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w:t>
      </w:r>
    </w:p>
    <w:p w14:paraId="261436F1" w14:textId="26D6744D" w:rsidR="0040504D" w:rsidRDefault="0040504D" w:rsidP="0040504D">
      <w:pPr>
        <w:pStyle w:val="ListParagraph"/>
        <w:numPr>
          <w:ilvl w:val="0"/>
          <w:numId w:val="24"/>
        </w:numPr>
        <w:jc w:val="both"/>
      </w:pPr>
      <w:r>
        <w:t xml:space="preserve">Generate another </w:t>
      </w:r>
      <w:ins w:id="415" w:author="Ying Zhao" w:date="2024-04-07T19:26:00Z">
        <w:r w:rsidR="00B565C3">
          <w:t xml:space="preserve">uniform </w:t>
        </w:r>
      </w:ins>
      <w:r>
        <w:t xml:space="preserve">random variable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t xml:space="preserve"> between </w:t>
      </w:r>
      <m:oMath>
        <m:r>
          <w:rPr>
            <w:rFonts w:ascii="Cambria Math" w:hAnsi="Cambria Math"/>
          </w:rPr>
          <m:t>-1</m:t>
        </m:r>
      </m:oMath>
      <w:r>
        <w:rPr>
          <w:rFonts w:eastAsiaTheme="minorEastAsia"/>
        </w:rPr>
        <w:t xml:space="preserve"> </w:t>
      </w:r>
      <w:r>
        <w:t xml:space="preserve">and </w:t>
      </w:r>
      <w:r>
        <w:rPr>
          <w:rFonts w:eastAsiaTheme="minorEastAsia"/>
        </w:rPr>
        <w:t>+1</w:t>
      </w:r>
      <w:r>
        <w:t>.</w:t>
      </w:r>
    </w:p>
    <w:p w14:paraId="708C8F9E" w14:textId="77777777" w:rsidR="0040504D" w:rsidRDefault="0040504D" w:rsidP="0040504D">
      <w:pPr>
        <w:pStyle w:val="ListParagraph"/>
        <w:numPr>
          <w:ilvl w:val="0"/>
          <w:numId w:val="24"/>
        </w:numPr>
        <w:jc w:val="both"/>
      </w:pPr>
      <w:r>
        <w:t xml:space="preserve">Compute the energy change </w:t>
      </w:r>
      <w:r w:rsidRPr="002D2CA4">
        <w:rPr>
          <w:rFonts w:ascii="Grotesque" w:hAnsi="Grotesque"/>
          <w:i/>
          <w:iCs/>
        </w:rPr>
        <w:t>∆</w:t>
      </w:r>
      <w:r w:rsidRPr="002D2CA4">
        <w:rPr>
          <w:i/>
          <w:iCs/>
        </w:rPr>
        <w:t>H</w:t>
      </w:r>
      <w:r w:rsidRPr="002D2CA4">
        <w:rPr>
          <w:i/>
          <w:iCs/>
          <w:vertAlign w:val="subscript"/>
        </w:rPr>
        <w:t>i</w:t>
      </w:r>
      <w:r>
        <w:t xml:space="preserve"> from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to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t xml:space="preserve">. </w:t>
      </w:r>
    </w:p>
    <w:p w14:paraId="5B6E98F5" w14:textId="77777777" w:rsidR="0040504D" w:rsidRDefault="0040504D" w:rsidP="0040504D">
      <w:pPr>
        <w:pStyle w:val="ListParagraph"/>
        <w:numPr>
          <w:ilvl w:val="0"/>
          <w:numId w:val="24"/>
        </w:numPr>
        <w:jc w:val="both"/>
      </w:pPr>
      <w:r>
        <w:t xml:space="preserve">Compute the energy </w:t>
      </w:r>
      <m:oMath>
        <m:r>
          <w:rPr>
            <w:rFonts w:ascii="Cambria Math" w:eastAsiaTheme="minorEastAsia" w:hAnsi="Cambria Math"/>
            <w:vertAlign w:val="subscript"/>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vertAlign w:val="subscript"/>
          </w:rPr>
          <m:t>|</m:t>
        </m:r>
      </m:oMath>
      <w:r>
        <w:rPr>
          <w:rFonts w:eastAsiaTheme="minorEastAsia"/>
          <w:vertAlign w:val="subscript"/>
        </w:rPr>
        <w:t xml:space="preserve"> </w:t>
      </w:r>
      <w:r>
        <w:t xml:space="preserve">to overcome the inertia of changing the spin value at </w:t>
      </w:r>
      <w:r w:rsidRPr="00676DAB">
        <w:rPr>
          <w:i/>
          <w:iCs/>
        </w:rPr>
        <w:t>i.</w:t>
      </w:r>
    </w:p>
    <w:p w14:paraId="3CEED2E2" w14:textId="77777777" w:rsidR="0040504D" w:rsidRPr="002D2CA4" w:rsidRDefault="0040504D" w:rsidP="0040504D">
      <w:pPr>
        <w:pStyle w:val="ListParagraph"/>
        <w:numPr>
          <w:ilvl w:val="0"/>
          <w:numId w:val="24"/>
        </w:numPr>
        <w:jc w:val="both"/>
      </w:pPr>
      <w:r>
        <w:t xml:space="preserve">Compute the total energy change </w:t>
      </w:r>
      <w:r w:rsidRPr="002D2CA4">
        <w:rPr>
          <w:rFonts w:ascii="Grotesque" w:hAnsi="Grotesque"/>
          <w:i/>
          <w:iCs/>
        </w:rPr>
        <w:t>∆</w:t>
      </w:r>
      <w:r>
        <w:rPr>
          <w:i/>
          <w:iCs/>
        </w:rPr>
        <w:t xml:space="preserve">E = </w:t>
      </w:r>
      <w:r w:rsidRPr="002D2CA4">
        <w:rPr>
          <w:rFonts w:ascii="Grotesque" w:hAnsi="Grotesque"/>
          <w:i/>
          <w:iCs/>
        </w:rPr>
        <w:t>∆</w:t>
      </w:r>
      <w:r w:rsidRPr="002D2CA4">
        <w:rPr>
          <w:i/>
          <w:iCs/>
        </w:rPr>
        <w:t>H</w:t>
      </w:r>
      <w:r w:rsidRPr="002D2CA4">
        <w:rPr>
          <w:i/>
          <w:iCs/>
          <w:vertAlign w:val="subscript"/>
        </w:rPr>
        <w:t>i</w:t>
      </w:r>
      <w:r>
        <w:rPr>
          <w:i/>
          <w:iCs/>
          <w:vertAlign w:val="subscript"/>
        </w:rPr>
        <w:t xml:space="preserve">  </w:t>
      </w:r>
      <m:oMath>
        <m:r>
          <w:rPr>
            <w:rFonts w:ascii="Cambria Math" w:hAnsi="Cambria Math"/>
            <w:vertAlign w:val="subscript"/>
          </w:rPr>
          <m:t>+</m:t>
        </m:r>
        <m:r>
          <w:rPr>
            <w:rFonts w:ascii="Cambria Math" w:eastAsiaTheme="minorEastAsia" w:hAnsi="Cambria Math"/>
            <w:vertAlign w:val="subscript"/>
          </w:rPr>
          <m:t>I</m:t>
        </m:r>
        <m:r>
          <m:rPr>
            <m:sty m:val="p"/>
          </m:rPr>
          <w:rPr>
            <w:rFonts w:ascii="Cambria Math" w:eastAsiaTheme="minorEastAsia" w:hAnsi="Cambria Math"/>
            <w:vertAlign w:val="subscript"/>
          </w:rPr>
          <m:t>|</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vertAlign w:val="subscript"/>
          </w:rPr>
          <m:t>|.</m:t>
        </m:r>
      </m:oMath>
      <w:r>
        <w:rPr>
          <w:rFonts w:eastAsiaTheme="minorEastAsia"/>
          <w:vertAlign w:val="subscript"/>
        </w:rPr>
        <w:t xml:space="preserve"> </w:t>
      </w:r>
      <w:r>
        <w:rPr>
          <w:rFonts w:eastAsiaTheme="minorEastAsia"/>
        </w:rPr>
        <w:t xml:space="preserve"> </w:t>
      </w:r>
    </w:p>
    <w:p w14:paraId="311D06D0" w14:textId="77777777" w:rsidR="0040504D" w:rsidRDefault="0040504D" w:rsidP="0040504D">
      <w:pPr>
        <w:pStyle w:val="ListParagraph"/>
        <w:numPr>
          <w:ilvl w:val="0"/>
          <w:numId w:val="24"/>
        </w:numPr>
        <w:jc w:val="both"/>
      </w:pPr>
      <w:r>
        <w:rPr>
          <w:rFonts w:eastAsiaTheme="minorEastAsia"/>
        </w:rPr>
        <w:t xml:space="preserve">(a) If </w:t>
      </w:r>
      <w:r w:rsidRPr="002D2CA4">
        <w:rPr>
          <w:rFonts w:ascii="Grotesque" w:hAnsi="Grotesque"/>
          <w:i/>
          <w:iCs/>
        </w:rPr>
        <w:t>∆</w:t>
      </w:r>
      <w:r>
        <w:rPr>
          <w:i/>
          <w:iCs/>
        </w:rPr>
        <w:t xml:space="preserve">E </w:t>
      </w:r>
      <w:r w:rsidRPr="002D2CA4">
        <w:t>is negativ</w:t>
      </w:r>
      <w:r>
        <w:t xml:space="preserve">e, the energy change is favorable since the energy is reduced. The spin value change is therefore accepted to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oMath>
      <w:r>
        <w:t>.</w:t>
      </w:r>
    </w:p>
    <w:p w14:paraId="419B23D1" w14:textId="72B2BD40" w:rsidR="0040504D" w:rsidRPr="00172652" w:rsidRDefault="0040504D" w:rsidP="0040504D">
      <w:pPr>
        <w:pStyle w:val="ListParagraph"/>
        <w:numPr>
          <w:ilvl w:val="0"/>
          <w:numId w:val="0"/>
        </w:numPr>
        <w:ind w:left="720"/>
        <w:jc w:val="both"/>
      </w:pPr>
      <w:r>
        <w:t xml:space="preserve">(b) If </w:t>
      </w:r>
      <w:r w:rsidRPr="000C12AA">
        <w:rPr>
          <w:rFonts w:ascii="Grotesque" w:hAnsi="Grotesque"/>
          <w:i/>
          <w:iCs/>
        </w:rPr>
        <w:t>∆</w:t>
      </w:r>
      <w:r w:rsidRPr="000C12AA">
        <w:rPr>
          <w:i/>
          <w:iCs/>
        </w:rPr>
        <w:t xml:space="preserve">E </w:t>
      </w:r>
      <w:r w:rsidRPr="002D2CA4">
        <w:t xml:space="preserve">is </w:t>
      </w:r>
      <w:r>
        <w:t>posi</w:t>
      </w:r>
      <w:r w:rsidRPr="002D2CA4">
        <w:t>tiv</w:t>
      </w:r>
      <w:r>
        <w:t xml:space="preserve">e, the probability of the spin flip is determined by the Boltzmann distribution. In this case, another </w:t>
      </w:r>
      <w:ins w:id="416" w:author="Ying Zhao" w:date="2024-04-07T19:27:00Z">
        <w:r w:rsidR="006A0D0F">
          <w:t xml:space="preserve">uniform </w:t>
        </w:r>
      </w:ins>
      <w:r>
        <w:t xml:space="preserve">random variable </w:t>
      </w:r>
      <w:r w:rsidRPr="000C12AA">
        <w:rPr>
          <w:i/>
          <w:iCs/>
        </w:rPr>
        <w:t>r</w:t>
      </w:r>
      <w:r>
        <w:t xml:space="preserve"> between 0 and 1 is generated. If </w:t>
      </w:r>
      <w:r w:rsidRPr="000C12AA">
        <w:rPr>
          <w:i/>
          <w:iCs/>
        </w:rPr>
        <w:t xml:space="preserve">r </w:t>
      </w:r>
      <w:r>
        <w:t xml:space="preserve">is less than </w:t>
      </w:r>
      <w:r w:rsidRPr="000C12AA">
        <w:rPr>
          <w:i/>
          <w:iCs/>
        </w:rPr>
        <w:t xml:space="preserve">P = </w:t>
      </w:r>
      <m:oMath>
        <m:sSup>
          <m:sSupPr>
            <m:ctrlPr>
              <w:rPr>
                <w:rFonts w:ascii="Cambria Math" w:hAnsi="Cambria Math"/>
                <w:i/>
                <w:iCs/>
              </w:rPr>
            </m:ctrlPr>
          </m:sSupPr>
          <m:e>
            <m:r>
              <w:rPr>
                <w:rFonts w:ascii="Cambria Math" w:hAnsi="Cambria Math"/>
              </w:rPr>
              <m:t>e</m:t>
            </m:r>
          </m:e>
          <m:sup>
            <m:r>
              <w:rPr>
                <w:rFonts w:ascii="Cambria Math" w:hAnsi="Cambria Math"/>
              </w:rPr>
              <m:t>-β∆E</m:t>
            </m:r>
          </m:sup>
        </m:sSup>
      </m:oMath>
      <w:r>
        <w:t xml:space="preserve">, the spin value change is accepted; otherwise, the change is rejected and the spin value at </w:t>
      </w:r>
      <w:r w:rsidRPr="000C12AA">
        <w:rPr>
          <w:i/>
          <w:iCs/>
        </w:rPr>
        <w:t>i</w:t>
      </w:r>
      <w:r>
        <w:t xml:space="preserve"> stays at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w:t>
      </w:r>
    </w:p>
    <w:p w14:paraId="77B9E2FD" w14:textId="715E8CEE" w:rsidR="0040504D" w:rsidRDefault="0040504D" w:rsidP="0040504D">
      <w:pPr>
        <w:jc w:val="both"/>
        <w:rPr>
          <w:szCs w:val="24"/>
        </w:rPr>
      </w:pPr>
      <w:r w:rsidRPr="00AD59BF">
        <w:rPr>
          <w:szCs w:val="24"/>
        </w:rPr>
        <w:t xml:space="preserve">For each semi-monthly simulation period, we repeat the above MC steps 50,000 times. As the lattice </w:t>
      </w:r>
      <w:r>
        <w:rPr>
          <w:szCs w:val="24"/>
        </w:rPr>
        <w:t xml:space="preserve">of our focus area </w:t>
      </w:r>
      <w:r w:rsidRPr="00AD59BF">
        <w:rPr>
          <w:szCs w:val="24"/>
        </w:rPr>
        <w:t>has 3,600 cells, this repetition allows approximately 14 flip tries for each cell, or roughly once per day</w:t>
      </w:r>
      <w:r>
        <w:rPr>
          <w:szCs w:val="24"/>
        </w:rPr>
        <w:t xml:space="preserve">. This specific repetition number is </w:t>
      </w:r>
      <w:ins w:id="417" w:author="Ying Zhao" w:date="2024-04-07T23:46:00Z">
        <w:r w:rsidR="001B44A9">
          <w:rPr>
            <w:szCs w:val="24"/>
          </w:rPr>
          <w:t xml:space="preserve">chosen by </w:t>
        </w:r>
      </w:ins>
      <w:del w:id="418" w:author="Ying Zhao" w:date="2024-04-07T23:46:00Z">
        <w:r w:rsidDel="001B44A9">
          <w:rPr>
            <w:szCs w:val="24"/>
          </w:rPr>
          <w:delText xml:space="preserve">an intuitive pick, which </w:delText>
        </w:r>
      </w:del>
      <w:r>
        <w:rPr>
          <w:szCs w:val="24"/>
        </w:rPr>
        <w:t>tak</w:t>
      </w:r>
      <w:ins w:id="419" w:author="Ying Zhao" w:date="2024-04-07T23:46:00Z">
        <w:r w:rsidR="001B44A9">
          <w:rPr>
            <w:szCs w:val="24"/>
          </w:rPr>
          <w:t>ing</w:t>
        </w:r>
      </w:ins>
      <w:del w:id="420" w:author="Ying Zhao" w:date="2024-04-07T23:46:00Z">
        <w:r w:rsidDel="001B44A9">
          <w:rPr>
            <w:szCs w:val="24"/>
          </w:rPr>
          <w:delText>es</w:delText>
        </w:r>
      </w:del>
      <w:r>
        <w:rPr>
          <w:szCs w:val="24"/>
        </w:rPr>
        <w:t xml:space="preserve"> into account the computational complexity of the algorithm</w:t>
      </w:r>
      <w:ins w:id="421" w:author="Ying Zhao" w:date="2024-04-07T23:46:00Z">
        <w:r w:rsidR="001B44A9">
          <w:rPr>
            <w:szCs w:val="24"/>
          </w:rPr>
          <w:t xml:space="preserve"> and also making sure </w:t>
        </w:r>
      </w:ins>
      <w:ins w:id="422" w:author="Ying Zhao" w:date="2024-04-07T23:47:00Z">
        <w:r w:rsidR="00664DDC" w:rsidRPr="00664DDC">
          <w:rPr>
            <w:szCs w:val="24"/>
            <w:rPrChange w:id="423" w:author="Ying Zhao" w:date="2024-04-07T23:47:00Z">
              <w:rPr>
                <w:rFonts w:ascii="Tahoma" w:hAnsi="Tahoma" w:cs="Tahoma"/>
                <w:color w:val="000000"/>
                <w:sz w:val="21"/>
                <w:szCs w:val="21"/>
                <w:shd w:val="clear" w:color="auto" w:fill="FFFFFF"/>
              </w:rPr>
            </w:rPrChange>
          </w:rPr>
          <w:t>each spin cell of the Ising lattice gets sufficien</w:t>
        </w:r>
      </w:ins>
      <w:ins w:id="424" w:author="Ying Zhao" w:date="2024-04-08T20:04:00Z">
        <w:r w:rsidR="000D5481">
          <w:rPr>
            <w:szCs w:val="24"/>
          </w:rPr>
          <w:t>t</w:t>
        </w:r>
      </w:ins>
      <w:ins w:id="425" w:author="Ying Zhao" w:date="2024-04-07T23:47:00Z">
        <w:r w:rsidR="00664DDC" w:rsidRPr="00664DDC">
          <w:rPr>
            <w:szCs w:val="24"/>
            <w:rPrChange w:id="426" w:author="Ying Zhao" w:date="2024-04-07T23:47:00Z">
              <w:rPr>
                <w:rFonts w:ascii="Tahoma" w:hAnsi="Tahoma" w:cs="Tahoma"/>
                <w:color w:val="000000"/>
                <w:sz w:val="21"/>
                <w:szCs w:val="21"/>
                <w:shd w:val="clear" w:color="auto" w:fill="FFFFFF"/>
              </w:rPr>
            </w:rPrChange>
          </w:rPr>
          <w:t xml:space="preserve"> attempts to be changed</w:t>
        </w:r>
      </w:ins>
      <w:r>
        <w:rPr>
          <w:szCs w:val="24"/>
        </w:rPr>
        <w:t xml:space="preserve">. </w:t>
      </w:r>
      <w:del w:id="427" w:author="Ying Zhao" w:date="2024-04-07T16:37:00Z">
        <w:r w:rsidDel="001C7337">
          <w:rPr>
            <w:szCs w:val="24"/>
          </w:rPr>
          <w:delText xml:space="preserve">Obviously, other </w:delText>
        </w:r>
      </w:del>
      <w:ins w:id="428" w:author="Ying Zhao" w:date="2024-04-07T16:37:00Z">
        <w:r w:rsidR="001C7337">
          <w:rPr>
            <w:szCs w:val="24"/>
          </w:rPr>
          <w:t xml:space="preserve">Other </w:t>
        </w:r>
      </w:ins>
      <w:r>
        <w:rPr>
          <w:szCs w:val="24"/>
        </w:rPr>
        <w:t>choices of the repetition number can be considered as well. The fitted parameter values (</w:t>
      </w:r>
      <w:r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Pr="00AD59BF">
        <w:rPr>
          <w:i/>
          <w:iCs/>
          <w:szCs w:val="24"/>
        </w:rPr>
        <w:t>I</w:t>
      </w:r>
      <w:r>
        <w:rPr>
          <w:szCs w:val="24"/>
        </w:rPr>
        <w:t>) might vary with different repetition numbers.</w:t>
      </w:r>
      <w:ins w:id="429" w:author="Ying Zhao" w:date="2024-04-07T16:38:00Z">
        <w:r w:rsidR="001C7337">
          <w:rPr>
            <w:szCs w:val="24"/>
          </w:rPr>
          <w:t xml:space="preserve"> What is important is </w:t>
        </w:r>
      </w:ins>
      <w:ins w:id="430" w:author="Ying Zhao" w:date="2024-04-07T16:39:00Z">
        <w:r w:rsidR="001C7337">
          <w:rPr>
            <w:szCs w:val="24"/>
          </w:rPr>
          <w:t xml:space="preserve">to ensure the </w:t>
        </w:r>
      </w:ins>
      <w:ins w:id="431" w:author="Ying Zhao" w:date="2024-04-07T16:41:00Z">
        <w:r w:rsidR="001C7337">
          <w:rPr>
            <w:szCs w:val="24"/>
          </w:rPr>
          <w:t xml:space="preserve">repetition </w:t>
        </w:r>
      </w:ins>
      <w:ins w:id="432" w:author="Ying Zhao" w:date="2024-04-07T16:39:00Z">
        <w:r w:rsidR="001C7337">
          <w:rPr>
            <w:szCs w:val="24"/>
          </w:rPr>
          <w:t>number</w:t>
        </w:r>
      </w:ins>
      <w:ins w:id="433" w:author="Ying Zhao" w:date="2024-04-07T16:41:00Z">
        <w:r w:rsidR="001C7337">
          <w:rPr>
            <w:szCs w:val="24"/>
          </w:rPr>
          <w:t xml:space="preserve"> for each period</w:t>
        </w:r>
      </w:ins>
      <w:ins w:id="434" w:author="Ying Zhao" w:date="2024-04-07T16:39:00Z">
        <w:r w:rsidR="001C7337">
          <w:rPr>
            <w:szCs w:val="24"/>
          </w:rPr>
          <w:t xml:space="preserve"> is proportional to </w:t>
        </w:r>
      </w:ins>
      <w:ins w:id="435" w:author="Ying Zhao" w:date="2024-04-07T16:41:00Z">
        <w:r w:rsidR="001C7337">
          <w:rPr>
            <w:szCs w:val="24"/>
          </w:rPr>
          <w:t>its</w:t>
        </w:r>
      </w:ins>
      <w:ins w:id="436" w:author="Ying Zhao" w:date="2024-04-07T16:39:00Z">
        <w:r w:rsidR="001C7337">
          <w:rPr>
            <w:szCs w:val="24"/>
          </w:rPr>
          <w:t xml:space="preserve"> </w:t>
        </w:r>
      </w:ins>
      <w:ins w:id="437" w:author="Ying Zhao" w:date="2024-04-07T16:40:00Z">
        <w:r w:rsidR="001C7337">
          <w:rPr>
            <w:szCs w:val="24"/>
          </w:rPr>
          <w:t xml:space="preserve">duration, so the unit time of </w:t>
        </w:r>
      </w:ins>
      <w:ins w:id="438" w:author="Ying Zhao" w:date="2024-04-07T16:41:00Z">
        <w:r w:rsidR="001C7337">
          <w:rPr>
            <w:szCs w:val="24"/>
          </w:rPr>
          <w:t>each</w:t>
        </w:r>
      </w:ins>
      <w:ins w:id="439" w:author="Ying Zhao" w:date="2024-04-07T16:40:00Z">
        <w:r w:rsidR="001C7337">
          <w:rPr>
            <w:szCs w:val="24"/>
          </w:rPr>
          <w:t xml:space="preserve"> metropolis step is </w:t>
        </w:r>
      </w:ins>
      <w:ins w:id="440" w:author="Ying Zhao" w:date="2024-04-07T16:41:00Z">
        <w:r w:rsidR="001C7337">
          <w:rPr>
            <w:szCs w:val="24"/>
          </w:rPr>
          <w:t xml:space="preserve">the same across the </w:t>
        </w:r>
      </w:ins>
      <w:ins w:id="441" w:author="Ying Zhao" w:date="2024-04-07T16:42:00Z">
        <w:r w:rsidR="001C7337">
          <w:rPr>
            <w:szCs w:val="24"/>
          </w:rPr>
          <w:t xml:space="preserve">full simulation process </w:t>
        </w:r>
      </w:ins>
      <w:customXmlInsRangeStart w:id="442" w:author="Ying Zhao" w:date="2024-04-07T16:42:00Z"/>
      <w:sdt>
        <w:sdtPr>
          <w:rPr>
            <w:szCs w:val="24"/>
          </w:rPr>
          <w:id w:val="671214378"/>
          <w:citation/>
        </w:sdtPr>
        <w:sdtContent>
          <w:customXmlInsRangeEnd w:id="442"/>
          <w:ins w:id="443" w:author="Ying Zhao" w:date="2024-04-07T16:42:00Z">
            <w:r w:rsidR="001C7337">
              <w:rPr>
                <w:szCs w:val="24"/>
              </w:rPr>
              <w:fldChar w:fldCharType="begin"/>
            </w:r>
          </w:ins>
          <w:ins w:id="444" w:author="Ying Zhao" w:date="2024-04-07T17:12:00Z">
            <w:r w:rsidR="00830286">
              <w:rPr>
                <w:szCs w:val="24"/>
              </w:rPr>
              <w:instrText xml:space="preserve">CITATION Ste23 \l 1033 </w:instrText>
            </w:r>
          </w:ins>
          <w:r w:rsidR="001C7337">
            <w:rPr>
              <w:szCs w:val="24"/>
            </w:rPr>
            <w:fldChar w:fldCharType="separate"/>
          </w:r>
          <w:r w:rsidR="0066789D" w:rsidRPr="0066789D">
            <w:rPr>
              <w:noProof/>
              <w:szCs w:val="24"/>
            </w:rPr>
            <w:t>[22]</w:t>
          </w:r>
          <w:ins w:id="445" w:author="Ying Zhao" w:date="2024-04-07T16:42:00Z">
            <w:r w:rsidR="001C7337">
              <w:rPr>
                <w:szCs w:val="24"/>
              </w:rPr>
              <w:fldChar w:fldCharType="end"/>
            </w:r>
          </w:ins>
          <w:customXmlInsRangeStart w:id="446" w:author="Ying Zhao" w:date="2024-04-07T16:42:00Z"/>
        </w:sdtContent>
      </w:sdt>
      <w:customXmlInsRangeEnd w:id="446"/>
      <w:ins w:id="447" w:author="Ying Zhao" w:date="2024-04-07T16:42:00Z">
        <w:r w:rsidR="001C7337">
          <w:rPr>
            <w:szCs w:val="24"/>
          </w:rPr>
          <w:t>.</w:t>
        </w:r>
      </w:ins>
    </w:p>
    <w:p w14:paraId="3145EA7D" w14:textId="77777777" w:rsidR="0040504D" w:rsidRDefault="0040504D" w:rsidP="0040504D">
      <w:pPr>
        <w:jc w:val="both"/>
        <w:rPr>
          <w:szCs w:val="24"/>
        </w:rPr>
      </w:pPr>
    </w:p>
    <w:p w14:paraId="400CA0D2" w14:textId="77777777" w:rsidR="0098100D" w:rsidRPr="00961214" w:rsidRDefault="0098100D" w:rsidP="00961214">
      <w:pPr>
        <w:pStyle w:val="Heading2"/>
        <w:numPr>
          <w:ilvl w:val="0"/>
          <w:numId w:val="32"/>
        </w:numPr>
        <w:jc w:val="both"/>
      </w:pPr>
      <w:bookmarkStart w:id="448" w:name="_Toc143414209"/>
      <w:bookmarkStart w:id="449" w:name="_Toc155644313"/>
      <w:r w:rsidRPr="00961214">
        <w:t>Dual annealing optimization</w:t>
      </w:r>
      <w:bookmarkEnd w:id="448"/>
      <w:bookmarkEnd w:id="449"/>
      <w:r w:rsidRPr="00961214">
        <w:t xml:space="preserve"> </w:t>
      </w:r>
    </w:p>
    <w:p w14:paraId="6BC0C7FD" w14:textId="43425123" w:rsidR="00C44071" w:rsidRPr="002C79D0" w:rsidRDefault="00C44071" w:rsidP="002C79D0">
      <w:pPr>
        <w:rPr>
          <w:ins w:id="450" w:author="Ying Zhao" w:date="2024-04-09T21:37:00Z"/>
        </w:rPr>
        <w:pPrChange w:id="451" w:author="Ying Zhao" w:date="2024-04-09T22:28:00Z">
          <w:pPr>
            <w:jc w:val="both"/>
          </w:pPr>
        </w:pPrChange>
      </w:pPr>
      <w:ins w:id="452" w:author="Ying Zhao" w:date="2024-04-09T21:38:00Z">
        <w:r>
          <w:rPr>
            <w:szCs w:val="24"/>
          </w:rPr>
          <w:t xml:space="preserve">If we follow the Metropolis MCMC </w:t>
        </w:r>
      </w:ins>
      <w:ins w:id="453" w:author="Ying Zhao" w:date="2024-04-09T22:29:00Z">
        <w:r w:rsidR="0081424C">
          <w:rPr>
            <w:szCs w:val="24"/>
          </w:rPr>
          <w:t>simulation</w:t>
        </w:r>
      </w:ins>
      <w:ins w:id="454" w:author="Ying Zhao" w:date="2024-04-09T21:39:00Z">
        <w:r>
          <w:rPr>
            <w:szCs w:val="24"/>
          </w:rPr>
          <w:t xml:space="preserve"> starting</w:t>
        </w:r>
      </w:ins>
      <w:ins w:id="455" w:author="Ying Zhao" w:date="2024-04-09T21:37:00Z">
        <w:r>
          <w:rPr>
            <w:szCs w:val="24"/>
          </w:rPr>
          <w:t xml:space="preserve"> from an initial </w:t>
        </w:r>
      </w:ins>
      <w:ins w:id="456" w:author="Ying Zhao" w:date="2024-04-09T21:38:00Z">
        <w:r>
          <w:rPr>
            <w:szCs w:val="24"/>
          </w:rPr>
          <w:t xml:space="preserve">state of </w:t>
        </w:r>
      </w:ins>
      <w:ins w:id="457" w:author="Ying Zhao" w:date="2024-04-09T21:39:00Z">
        <w:r>
          <w:rPr>
            <w:szCs w:val="24"/>
          </w:rPr>
          <w:t>certain</w:t>
        </w:r>
      </w:ins>
      <w:ins w:id="458" w:author="Ying Zhao" w:date="2024-04-09T21:38:00Z">
        <w:r>
          <w:rPr>
            <w:szCs w:val="24"/>
          </w:rPr>
          <w:t xml:space="preserve"> sea ice configuration</w:t>
        </w:r>
      </w:ins>
      <w:ins w:id="459" w:author="Ying Zhao" w:date="2024-04-09T21:39:00Z">
        <w:r>
          <w:rPr>
            <w:szCs w:val="24"/>
          </w:rPr>
          <w:t xml:space="preserve"> as described in </w:t>
        </w:r>
      </w:ins>
      <w:ins w:id="460" w:author="Ying Zhao" w:date="2024-04-09T22:29:00Z">
        <w:r w:rsidR="009D3F04">
          <w:rPr>
            <w:szCs w:val="24"/>
          </w:rPr>
          <w:t xml:space="preserve">the </w:t>
        </w:r>
      </w:ins>
      <w:ins w:id="461" w:author="Ying Zhao" w:date="2024-04-09T21:39:00Z">
        <w:r w:rsidR="00572897">
          <w:rPr>
            <w:szCs w:val="24"/>
          </w:rPr>
          <w:t>ab</w:t>
        </w:r>
      </w:ins>
      <w:ins w:id="462" w:author="Ying Zhao" w:date="2024-04-09T21:40:00Z">
        <w:r w:rsidR="00572897">
          <w:rPr>
            <w:szCs w:val="24"/>
          </w:rPr>
          <w:t>ove section</w:t>
        </w:r>
      </w:ins>
      <w:ins w:id="463" w:author="Ying Zhao" w:date="2024-04-09T21:39:00Z">
        <w:r>
          <w:rPr>
            <w:szCs w:val="24"/>
          </w:rPr>
          <w:t xml:space="preserve">, </w:t>
        </w:r>
      </w:ins>
      <w:ins w:id="464" w:author="Ying Zhao" w:date="2024-04-09T21:40:00Z">
        <w:r w:rsidR="00572897">
          <w:rPr>
            <w:szCs w:val="24"/>
          </w:rPr>
          <w:t xml:space="preserve">the Ising parameters </w:t>
        </w:r>
        <w:r w:rsidR="00572897">
          <w:rPr>
            <w:szCs w:val="24"/>
          </w:rPr>
          <w:t>(</w:t>
        </w:r>
        <w:r w:rsidR="00572897" w:rsidRPr="00AD59BF">
          <w:rPr>
            <w:i/>
            <w:iCs/>
            <w:szCs w:val="24"/>
          </w:rPr>
          <w:t xml:space="preserve">J, </w:t>
        </w:r>
      </w:ins>
      <m:oMath>
        <m:sSub>
          <m:sSubPr>
            <m:ctrlPr>
              <w:ins w:id="465" w:author="Ying Zhao" w:date="2024-04-09T21:40:00Z">
                <w:rPr>
                  <w:rFonts w:ascii="Cambria Math" w:hAnsi="Cambria Math"/>
                  <w:i/>
                </w:rPr>
              </w:ins>
            </m:ctrlPr>
          </m:sSubPr>
          <m:e>
            <m:r>
              <w:ins w:id="466" w:author="Ying Zhao" w:date="2024-04-09T21:40:00Z">
                <w:rPr>
                  <w:rFonts w:ascii="Cambria Math" w:hAnsi="Cambria Math"/>
                </w:rPr>
                <m:t>B</m:t>
              </w:ins>
            </m:r>
          </m:e>
          <m:sub>
            <m:r>
              <w:ins w:id="467" w:author="Ying Zhao" w:date="2024-04-09T21:40:00Z">
                <w:rPr>
                  <w:rFonts w:ascii="Cambria Math" w:hAnsi="Cambria Math"/>
                </w:rPr>
                <m:t>0</m:t>
              </w:ins>
            </m:r>
          </m:sub>
        </m:sSub>
      </m:oMath>
      <w:ins w:id="468" w:author="Ying Zhao" w:date="2024-04-09T21:40:00Z">
        <w:r w:rsidR="00572897" w:rsidRPr="00AD59BF">
          <w:rPr>
            <w:i/>
            <w:iCs/>
            <w:szCs w:val="24"/>
          </w:rPr>
          <w:t>,</w:t>
        </w:r>
      </w:ins>
      <m:oMath>
        <m:sSub>
          <m:sSubPr>
            <m:ctrlPr>
              <w:ins w:id="469" w:author="Ying Zhao" w:date="2024-04-09T21:40:00Z">
                <w:rPr>
                  <w:rFonts w:ascii="Cambria Math" w:hAnsi="Cambria Math"/>
                  <w:i/>
                </w:rPr>
              </w:ins>
            </m:ctrlPr>
          </m:sSubPr>
          <m:e>
            <m:r>
              <w:ins w:id="470" w:author="Ying Zhao" w:date="2024-04-09T21:40:00Z">
                <w:rPr>
                  <w:rFonts w:ascii="Cambria Math" w:hAnsi="Cambria Math"/>
                </w:rPr>
                <m:t xml:space="preserve"> B</m:t>
              </w:ins>
            </m:r>
          </m:e>
          <m:sub>
            <m:r>
              <w:ins w:id="471" w:author="Ying Zhao" w:date="2024-04-09T21:40:00Z">
                <w:rPr>
                  <w:rFonts w:ascii="Cambria Math" w:hAnsi="Cambria Math"/>
                </w:rPr>
                <m:t>x</m:t>
              </w:ins>
            </m:r>
          </m:sub>
        </m:sSub>
        <m:sSub>
          <m:sSubPr>
            <m:ctrlPr>
              <w:ins w:id="472" w:author="Ying Zhao" w:date="2024-04-09T21:40:00Z">
                <w:rPr>
                  <w:rFonts w:ascii="Cambria Math" w:hAnsi="Cambria Math"/>
                  <w:i/>
                </w:rPr>
              </w:ins>
            </m:ctrlPr>
          </m:sSubPr>
          <m:e>
            <m:r>
              <w:ins w:id="473" w:author="Ying Zhao" w:date="2024-04-09T21:40:00Z">
                <w:rPr>
                  <w:rFonts w:ascii="Cambria Math" w:hAnsi="Cambria Math"/>
                </w:rPr>
                <m:t>,B</m:t>
              </w:ins>
            </m:r>
          </m:e>
          <m:sub>
            <m:r>
              <w:ins w:id="474" w:author="Ying Zhao" w:date="2024-04-09T21:40:00Z">
                <w:rPr>
                  <w:rFonts w:ascii="Cambria Math" w:hAnsi="Cambria Math"/>
                </w:rPr>
                <m:t>y</m:t>
              </w:ins>
            </m:r>
          </m:sub>
        </m:sSub>
        <m:r>
          <w:ins w:id="475" w:author="Ying Zhao" w:date="2024-04-09T21:40:00Z">
            <w:rPr>
              <w:rFonts w:ascii="Cambria Math" w:hAnsi="Cambria Math"/>
            </w:rPr>
            <m:t xml:space="preserve">, </m:t>
          </w:ins>
        </m:r>
      </m:oMath>
      <w:ins w:id="476" w:author="Ying Zhao" w:date="2024-04-09T21:40:00Z">
        <w:r w:rsidR="00572897" w:rsidRPr="00AD59BF">
          <w:rPr>
            <w:i/>
            <w:iCs/>
            <w:szCs w:val="24"/>
          </w:rPr>
          <w:t>I</w:t>
        </w:r>
        <w:r w:rsidR="00572897">
          <w:rPr>
            <w:szCs w:val="24"/>
          </w:rPr>
          <w:t>)</w:t>
        </w:r>
        <w:r w:rsidR="00572897">
          <w:rPr>
            <w:szCs w:val="24"/>
          </w:rPr>
          <w:t xml:space="preserve"> will dictate the sea ice evolution</w:t>
        </w:r>
      </w:ins>
      <w:ins w:id="477" w:author="Ying Zhao" w:date="2024-04-09T22:29:00Z">
        <w:r w:rsidR="0081424C">
          <w:rPr>
            <w:szCs w:val="24"/>
          </w:rPr>
          <w:t xml:space="preserve"> process</w:t>
        </w:r>
      </w:ins>
      <w:ins w:id="478" w:author="Ying Zhao" w:date="2024-04-09T21:40:00Z">
        <w:r w:rsidR="00572897">
          <w:rPr>
            <w:szCs w:val="24"/>
          </w:rPr>
          <w:t>.</w:t>
        </w:r>
      </w:ins>
      <w:ins w:id="479" w:author="Ying Zhao" w:date="2024-04-09T21:41:00Z">
        <w:r w:rsidR="00572897">
          <w:rPr>
            <w:szCs w:val="24"/>
          </w:rPr>
          <w:t xml:space="preserve"> Different parameter regimes shall lead to varying final state</w:t>
        </w:r>
        <w:r w:rsidR="00454434">
          <w:rPr>
            <w:szCs w:val="24"/>
          </w:rPr>
          <w:t xml:space="preserve">s. </w:t>
        </w:r>
      </w:ins>
      <w:ins w:id="480" w:author="Ying Zhao" w:date="2024-04-09T22:22:00Z">
        <w:r w:rsidR="005F22CB">
          <w:rPr>
            <w:szCs w:val="24"/>
          </w:rPr>
          <w:t>For this application on sea ice,</w:t>
        </w:r>
      </w:ins>
      <w:ins w:id="481" w:author="Ying Zhao" w:date="2024-04-09T22:23:00Z">
        <w:r w:rsidR="005F22CB">
          <w:rPr>
            <w:szCs w:val="24"/>
          </w:rPr>
          <w:t xml:space="preserve"> the</w:t>
        </w:r>
      </w:ins>
      <w:ins w:id="482" w:author="Ying Zhao" w:date="2024-04-09T22:17:00Z">
        <w:r w:rsidR="005F22CB">
          <w:t xml:space="preserve"> spin interaction coefficient </w:t>
        </w:r>
        <w:r w:rsidR="005F22CB" w:rsidRPr="003F63E2">
          <w:rPr>
            <w:i/>
            <w:iCs/>
          </w:rPr>
          <w:t>J</w:t>
        </w:r>
      </w:ins>
      <w:ins w:id="483" w:author="Ying Zhao" w:date="2024-04-09T22:18:00Z">
        <w:r w:rsidR="005F22CB">
          <w:t xml:space="preserve"> </w:t>
        </w:r>
      </w:ins>
      <w:ins w:id="484" w:author="Ying Zhao" w:date="2024-04-09T22:25:00Z">
        <w:r w:rsidR="005F22CB">
          <w:t>should</w:t>
        </w:r>
      </w:ins>
      <w:ins w:id="485" w:author="Ying Zhao" w:date="2024-04-09T22:18:00Z">
        <w:r w:rsidR="005F22CB">
          <w:t xml:space="preserve"> be</w:t>
        </w:r>
      </w:ins>
      <w:ins w:id="486" w:author="Ying Zhao" w:date="2024-04-09T22:19:00Z">
        <w:r w:rsidR="005F22CB">
          <w:t xml:space="preserve"> positive, </w:t>
        </w:r>
        <w:r w:rsidR="005F22CB">
          <w:rPr>
            <w:rFonts w:eastAsiaTheme="minorEastAsia"/>
          </w:rPr>
          <w:t>becau</w:t>
        </w:r>
      </w:ins>
      <w:ins w:id="487" w:author="Ying Zhao" w:date="2024-04-09T22:21:00Z">
        <w:r w:rsidR="005F22CB">
          <w:rPr>
            <w:rFonts w:eastAsiaTheme="minorEastAsia"/>
          </w:rPr>
          <w:t xml:space="preserve">se adjacent cells will </w:t>
        </w:r>
      </w:ins>
      <w:ins w:id="488" w:author="Ying Zhao" w:date="2024-04-09T22:30:00Z">
        <w:r w:rsidR="00B22759">
          <w:rPr>
            <w:rFonts w:eastAsiaTheme="minorEastAsia"/>
          </w:rPr>
          <w:t xml:space="preserve">exert positive </w:t>
        </w:r>
      </w:ins>
      <w:ins w:id="489" w:author="Ying Zhao" w:date="2024-04-09T22:21:00Z">
        <w:r w:rsidR="005F22CB">
          <w:rPr>
            <w:rFonts w:eastAsiaTheme="minorEastAsia"/>
          </w:rPr>
          <w:t xml:space="preserve">influence </w:t>
        </w:r>
      </w:ins>
      <w:ins w:id="490" w:author="Ying Zhao" w:date="2024-04-09T22:30:00Z">
        <w:r w:rsidR="00B22759">
          <w:rPr>
            <w:rFonts w:eastAsiaTheme="minorEastAsia"/>
          </w:rPr>
          <w:t xml:space="preserve">on </w:t>
        </w:r>
      </w:ins>
      <w:ins w:id="491" w:author="Ying Zhao" w:date="2024-04-09T22:21:00Z">
        <w:r w:rsidR="005F22CB">
          <w:rPr>
            <w:rFonts w:eastAsiaTheme="minorEastAsia"/>
          </w:rPr>
          <w:t>each other</w:t>
        </w:r>
      </w:ins>
      <w:ins w:id="492" w:author="Ying Zhao" w:date="2024-04-09T22:30:00Z">
        <w:r w:rsidR="00455027">
          <w:rPr>
            <w:rFonts w:eastAsiaTheme="minorEastAsia"/>
          </w:rPr>
          <w:t>, thereby</w:t>
        </w:r>
        <w:r w:rsidR="00F70E23">
          <w:rPr>
            <w:rFonts w:eastAsiaTheme="minorEastAsia"/>
          </w:rPr>
          <w:t xml:space="preserve"> are inclined to ma</w:t>
        </w:r>
      </w:ins>
      <w:ins w:id="493" w:author="Ying Zhao" w:date="2024-04-09T22:31:00Z">
        <w:r w:rsidR="00F70E23">
          <w:rPr>
            <w:rFonts w:eastAsiaTheme="minorEastAsia"/>
          </w:rPr>
          <w:t>intain</w:t>
        </w:r>
      </w:ins>
      <w:ins w:id="494" w:author="Ying Zhao" w:date="2024-04-09T22:22:00Z">
        <w:r w:rsidR="005F22CB">
          <w:rPr>
            <w:rFonts w:eastAsiaTheme="minorEastAsia"/>
          </w:rPr>
          <w:t xml:space="preserve"> similar values. Similar</w:t>
        </w:r>
      </w:ins>
      <w:ins w:id="495" w:author="Ying Zhao" w:date="2024-04-09T22:23:00Z">
        <w:r w:rsidR="005F22CB">
          <w:rPr>
            <w:rFonts w:eastAsiaTheme="minorEastAsia"/>
          </w:rPr>
          <w:t xml:space="preserve">ly, the inertia factor </w:t>
        </w:r>
        <w:r w:rsidR="005F22CB" w:rsidRPr="005F22CB">
          <w:rPr>
            <w:rFonts w:eastAsiaTheme="minorEastAsia"/>
            <w:i/>
            <w:iCs/>
            <w:rPrChange w:id="496" w:author="Ying Zhao" w:date="2024-04-09T22:25:00Z">
              <w:rPr>
                <w:rFonts w:eastAsiaTheme="minorEastAsia"/>
              </w:rPr>
            </w:rPrChange>
          </w:rPr>
          <w:t>I</w:t>
        </w:r>
      </w:ins>
      <w:ins w:id="497" w:author="Ying Zhao" w:date="2024-04-09T22:25:00Z">
        <w:r w:rsidR="005F22CB">
          <w:rPr>
            <w:rFonts w:eastAsiaTheme="minorEastAsia"/>
          </w:rPr>
          <w:t xml:space="preserve"> is also expected to</w:t>
        </w:r>
      </w:ins>
      <w:ins w:id="498" w:author="Ying Zhao" w:date="2024-04-09T22:23:00Z">
        <w:r w:rsidR="005F22CB">
          <w:rPr>
            <w:rFonts w:eastAsiaTheme="minorEastAsia"/>
          </w:rPr>
          <w:t xml:space="preserve"> be positive</w:t>
        </w:r>
      </w:ins>
      <w:ins w:id="499" w:author="Ying Zhao" w:date="2024-04-09T22:26:00Z">
        <w:r w:rsidR="00910CB8">
          <w:rPr>
            <w:rFonts w:eastAsiaTheme="minorEastAsia"/>
          </w:rPr>
          <w:t xml:space="preserve">, </w:t>
        </w:r>
      </w:ins>
      <w:ins w:id="500" w:author="Ying Zhao" w:date="2024-04-09T22:24:00Z">
        <w:r w:rsidR="005F22CB">
          <w:rPr>
            <w:rFonts w:eastAsiaTheme="minorEastAsia"/>
          </w:rPr>
          <w:t>because of the resistance to state change</w:t>
        </w:r>
      </w:ins>
      <w:ins w:id="501" w:author="Ying Zhao" w:date="2024-04-09T22:26:00Z">
        <w:r w:rsidR="00910CB8">
          <w:rPr>
            <w:rFonts w:eastAsiaTheme="minorEastAsia"/>
          </w:rPr>
          <w:t xml:space="preserve"> </w:t>
        </w:r>
      </w:ins>
      <w:ins w:id="502" w:author="Ying Zhao" w:date="2024-04-09T22:30:00Z">
        <w:r w:rsidR="007D38CD">
          <w:rPr>
            <w:rFonts w:eastAsiaTheme="minorEastAsia"/>
          </w:rPr>
          <w:t>in the</w:t>
        </w:r>
      </w:ins>
      <w:ins w:id="503" w:author="Ying Zhao" w:date="2024-04-09T22:26:00Z">
        <w:r w:rsidR="00910CB8">
          <w:rPr>
            <w:rFonts w:eastAsiaTheme="minorEastAsia"/>
          </w:rPr>
          <w:t xml:space="preserve"> ice/water phase transition</w:t>
        </w:r>
      </w:ins>
      <w:ins w:id="504" w:author="Ying Zhao" w:date="2024-04-09T22:24:00Z">
        <w:r w:rsidR="005F22CB">
          <w:rPr>
            <w:rFonts w:eastAsiaTheme="minorEastAsia"/>
          </w:rPr>
          <w:t>. The</w:t>
        </w:r>
      </w:ins>
      <w:ins w:id="505" w:author="Ying Zhao" w:date="2024-04-09T22:25:00Z">
        <w:r w:rsidR="005F22CB">
          <w:rPr>
            <w:rFonts w:eastAsiaTheme="minorEastAsia"/>
          </w:rPr>
          <w:t xml:space="preserve"> external force parameters, </w:t>
        </w:r>
      </w:ins>
      <m:oMath>
        <m:sSub>
          <m:sSubPr>
            <m:ctrlPr>
              <w:ins w:id="506" w:author="Ying Zhao" w:date="2024-04-09T22:25:00Z">
                <w:rPr>
                  <w:rFonts w:ascii="Cambria Math" w:hAnsi="Cambria Math"/>
                  <w:i/>
                </w:rPr>
              </w:ins>
            </m:ctrlPr>
          </m:sSubPr>
          <m:e>
            <m:r>
              <w:ins w:id="507" w:author="Ying Zhao" w:date="2024-04-09T22:25:00Z">
                <w:rPr>
                  <w:rFonts w:ascii="Cambria Math" w:hAnsi="Cambria Math"/>
                </w:rPr>
                <m:t>B</m:t>
              </w:ins>
            </m:r>
          </m:e>
          <m:sub>
            <m:r>
              <w:ins w:id="508" w:author="Ying Zhao" w:date="2024-04-09T22:25:00Z">
                <w:rPr>
                  <w:rFonts w:ascii="Cambria Math" w:hAnsi="Cambria Math"/>
                </w:rPr>
                <m:t>0</m:t>
              </w:ins>
            </m:r>
          </m:sub>
        </m:sSub>
      </m:oMath>
      <w:ins w:id="509" w:author="Ying Zhao" w:date="2024-04-09T22:25:00Z">
        <w:r w:rsidR="005F22CB" w:rsidRPr="00AD59BF">
          <w:rPr>
            <w:i/>
            <w:iCs/>
            <w:szCs w:val="24"/>
          </w:rPr>
          <w:t>,</w:t>
        </w:r>
      </w:ins>
      <m:oMath>
        <m:sSub>
          <m:sSubPr>
            <m:ctrlPr>
              <w:ins w:id="510" w:author="Ying Zhao" w:date="2024-04-09T22:25:00Z">
                <w:rPr>
                  <w:rFonts w:ascii="Cambria Math" w:hAnsi="Cambria Math"/>
                  <w:i/>
                </w:rPr>
              </w:ins>
            </m:ctrlPr>
          </m:sSubPr>
          <m:e>
            <m:r>
              <w:ins w:id="511" w:author="Ying Zhao" w:date="2024-04-09T22:25:00Z">
                <w:rPr>
                  <w:rFonts w:ascii="Cambria Math" w:hAnsi="Cambria Math"/>
                </w:rPr>
                <m:t xml:space="preserve"> B</m:t>
              </w:ins>
            </m:r>
          </m:e>
          <m:sub>
            <m:r>
              <w:ins w:id="512" w:author="Ying Zhao" w:date="2024-04-09T22:25:00Z">
                <w:rPr>
                  <w:rFonts w:ascii="Cambria Math" w:hAnsi="Cambria Math"/>
                </w:rPr>
                <m:t>x</m:t>
              </w:ins>
            </m:r>
          </m:sub>
        </m:sSub>
        <m:sSub>
          <m:sSubPr>
            <m:ctrlPr>
              <w:ins w:id="513" w:author="Ying Zhao" w:date="2024-04-09T22:25:00Z">
                <w:rPr>
                  <w:rFonts w:ascii="Cambria Math" w:hAnsi="Cambria Math"/>
                  <w:i/>
                </w:rPr>
              </w:ins>
            </m:ctrlPr>
          </m:sSubPr>
          <m:e>
            <m:r>
              <w:ins w:id="514" w:author="Ying Zhao" w:date="2024-04-09T22:25:00Z">
                <w:rPr>
                  <w:rFonts w:ascii="Cambria Math" w:hAnsi="Cambria Math"/>
                </w:rPr>
                <m:t>,</m:t>
              </w:ins>
            </m:r>
            <m:r>
              <w:ins w:id="515" w:author="Ying Zhao" w:date="2024-04-09T22:25:00Z">
                <m:rPr>
                  <m:sty m:val="p"/>
                </m:rPr>
                <w:rPr>
                  <w:rFonts w:ascii="Cambria Math" w:hAnsi="Cambria Math"/>
                </w:rPr>
                <m:t>and</m:t>
              </w:ins>
            </m:r>
            <m:r>
              <w:ins w:id="516" w:author="Ying Zhao" w:date="2024-04-09T22:25:00Z">
                <w:rPr>
                  <w:rFonts w:ascii="Cambria Math" w:hAnsi="Cambria Math"/>
                </w:rPr>
                <m:t xml:space="preserve"> B</m:t>
              </w:ins>
            </m:r>
          </m:e>
          <m:sub>
            <m:r>
              <w:ins w:id="517" w:author="Ying Zhao" w:date="2024-04-09T22:25:00Z">
                <w:rPr>
                  <w:rFonts w:ascii="Cambria Math" w:hAnsi="Cambria Math"/>
                </w:rPr>
                <m:t>y</m:t>
              </w:ins>
            </m:r>
          </m:sub>
        </m:sSub>
      </m:oMath>
      <w:ins w:id="518" w:author="Ying Zhao" w:date="2024-04-09T22:25:00Z">
        <w:r w:rsidR="005F22CB">
          <w:t xml:space="preserve"> shall </w:t>
        </w:r>
      </w:ins>
      <w:ins w:id="519" w:author="Ying Zhao" w:date="2024-04-09T22:26:00Z">
        <w:r w:rsidR="002C79D0">
          <w:t>display wider variance</w:t>
        </w:r>
      </w:ins>
      <w:ins w:id="520" w:author="Ying Zhao" w:date="2024-04-09T22:27:00Z">
        <w:r w:rsidR="002C79D0">
          <w:t xml:space="preserve">s, </w:t>
        </w:r>
      </w:ins>
      <w:ins w:id="521" w:author="Ying Zhao" w:date="2024-04-09T22:32:00Z">
        <w:r w:rsidR="007129F8">
          <w:t>which could be</w:t>
        </w:r>
      </w:ins>
      <w:ins w:id="522" w:author="Ying Zhao" w:date="2024-04-09T22:27:00Z">
        <w:r w:rsidR="002C79D0">
          <w:t xml:space="preserve"> explained by the seasonal and geographical enviro</w:t>
        </w:r>
      </w:ins>
      <w:ins w:id="523" w:author="Ying Zhao" w:date="2024-04-09T22:28:00Z">
        <w:r w:rsidR="002C79D0">
          <w:t xml:space="preserve">nmental effects. </w:t>
        </w:r>
      </w:ins>
    </w:p>
    <w:p w14:paraId="3F826371" w14:textId="31A39611" w:rsidR="0098100D" w:rsidRPr="00B61D04" w:rsidRDefault="0098100D" w:rsidP="0098100D">
      <w:pPr>
        <w:jc w:val="both"/>
        <w:rPr>
          <w:szCs w:val="24"/>
        </w:rPr>
      </w:pPr>
      <w:r w:rsidRPr="00B61D04">
        <w:rPr>
          <w:szCs w:val="24"/>
        </w:rPr>
        <w:t xml:space="preserve">Our goal is to match the observed final state lattice configuration as closely as possible </w:t>
      </w:r>
      <w:r>
        <w:rPr>
          <w:szCs w:val="24"/>
        </w:rPr>
        <w:t xml:space="preserve">upon the completion of </w:t>
      </w:r>
      <w:r w:rsidRPr="00B61D04">
        <w:rPr>
          <w:szCs w:val="24"/>
        </w:rPr>
        <w:t>the IM simulation</w:t>
      </w:r>
      <w:r>
        <w:rPr>
          <w:szCs w:val="24"/>
        </w:rPr>
        <w:t>s. In this research, t</w:t>
      </w:r>
      <w:r w:rsidRPr="00B61D04">
        <w:rPr>
          <w:szCs w:val="24"/>
        </w:rPr>
        <w:t xml:space="preserve">he similarity </w:t>
      </w:r>
      <w:r>
        <w:rPr>
          <w:szCs w:val="24"/>
        </w:rPr>
        <w:t>between</w:t>
      </w:r>
      <w:r w:rsidRPr="00B61D04">
        <w:rPr>
          <w:szCs w:val="24"/>
        </w:rPr>
        <w:t xml:space="preserve"> the observed and</w:t>
      </w:r>
      <w:r>
        <w:rPr>
          <w:szCs w:val="24"/>
        </w:rPr>
        <w:t xml:space="preserve"> the</w:t>
      </w:r>
      <w:r w:rsidRPr="00B61D04">
        <w:rPr>
          <w:szCs w:val="24"/>
        </w:rPr>
        <w:t xml:space="preserve"> simulated lattice configurations is </w:t>
      </w:r>
      <w:r>
        <w:rPr>
          <w:szCs w:val="24"/>
        </w:rPr>
        <w:t>measured by</w:t>
      </w:r>
      <w:r w:rsidRPr="00B61D04">
        <w:rPr>
          <w:szCs w:val="24"/>
        </w:rPr>
        <w:t xml:space="preserve"> the sum of </w:t>
      </w:r>
      <w:r>
        <w:rPr>
          <w:szCs w:val="24"/>
        </w:rPr>
        <w:t xml:space="preserve">the </w:t>
      </w:r>
      <w:r w:rsidRPr="00B61D04">
        <w:rPr>
          <w:szCs w:val="24"/>
        </w:rPr>
        <w:t>absolute spin value differen</w:t>
      </w:r>
      <w:r>
        <w:rPr>
          <w:szCs w:val="24"/>
        </w:rPr>
        <w:t>tials</w:t>
      </w:r>
      <w:r w:rsidRPr="00B61D04">
        <w:rPr>
          <w:szCs w:val="24"/>
        </w:rPr>
        <w:t xml:space="preserve"> across the lattice. Mathematically, this is the Manhattan distance (</w:t>
      </w:r>
      <w:r>
        <w:rPr>
          <w:szCs w:val="24"/>
        </w:rPr>
        <w:t>as opposed to</w:t>
      </w:r>
      <w:r w:rsidRPr="00B61D04">
        <w:rPr>
          <w:szCs w:val="24"/>
        </w:rPr>
        <w:t xml:space="preserve"> </w:t>
      </w:r>
      <w:r>
        <w:rPr>
          <w:szCs w:val="24"/>
        </w:rPr>
        <w:t xml:space="preserve">the more commonly used </w:t>
      </w:r>
      <w:r w:rsidRPr="00B61D04">
        <w:rPr>
          <w:szCs w:val="24"/>
        </w:rPr>
        <w:t>Euclide</w:t>
      </w:r>
      <w:ins w:id="524" w:author="Ying Zhao" w:date="2024-04-07T20:05:00Z">
        <w:r w:rsidR="006A0D0F">
          <w:rPr>
            <w:szCs w:val="24"/>
          </w:rPr>
          <w:t>an</w:t>
        </w:r>
      </w:ins>
      <w:r w:rsidRPr="00B61D04">
        <w:rPr>
          <w:szCs w:val="24"/>
        </w:rPr>
        <w:t xml:space="preserve"> distance) between the observed and </w:t>
      </w:r>
      <w:r>
        <w:rPr>
          <w:szCs w:val="24"/>
        </w:rPr>
        <w:t xml:space="preserve">the </w:t>
      </w:r>
      <w:r w:rsidRPr="00B61D04">
        <w:rPr>
          <w:szCs w:val="24"/>
        </w:rPr>
        <w:t>simulated matrices.</w:t>
      </w:r>
    </w:p>
    <w:p w14:paraId="082DC703" w14:textId="0BCFC065" w:rsidR="0098100D" w:rsidRDefault="0098100D" w:rsidP="0098100D">
      <w:pPr>
        <w:jc w:val="both"/>
        <w:rPr>
          <w:szCs w:val="24"/>
        </w:rPr>
      </w:pPr>
      <w:r>
        <w:t xml:space="preserve">Finally, we fit the values of parameters </w:t>
      </w:r>
      <w:r>
        <w:rPr>
          <w:szCs w:val="24"/>
        </w:rPr>
        <w:t>(</w:t>
      </w:r>
      <w:r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Pr="00AD59BF">
        <w:rPr>
          <w:i/>
          <w:iCs/>
          <w:szCs w:val="24"/>
        </w:rPr>
        <w:t>I</w:t>
      </w:r>
      <w:r>
        <w:rPr>
          <w:szCs w:val="24"/>
        </w:rPr>
        <w:t xml:space="preserve">) </w:t>
      </w:r>
      <w:r>
        <w:t xml:space="preserve">to maximize of the </w:t>
      </w:r>
      <w:r w:rsidRPr="00B61D04">
        <w:rPr>
          <w:szCs w:val="24"/>
        </w:rPr>
        <w:t xml:space="preserve">similarity </w:t>
      </w:r>
      <w:r>
        <w:rPr>
          <w:szCs w:val="24"/>
        </w:rPr>
        <w:t xml:space="preserve">measure, i.e., to minimize the sum of the absolute spin value differentials. The minimization is done with the dual annealing optimization method, which combines fast local search with classical simulated annealing to achieve the global minimization solution </w:t>
      </w:r>
      <w:sdt>
        <w:sdtPr>
          <w:rPr>
            <w:szCs w:val="24"/>
          </w:rPr>
          <w:id w:val="756024448"/>
          <w:citation/>
        </w:sdtPr>
        <w:sdtContent>
          <w:r>
            <w:rPr>
              <w:szCs w:val="24"/>
            </w:rPr>
            <w:fldChar w:fldCharType="begin"/>
          </w:r>
          <w:r w:rsidRPr="00FA4BF4">
            <w:rPr>
              <w:color w:val="000000"/>
              <w:szCs w:val="24"/>
              <w:vertAlign w:val="superscript"/>
            </w:rPr>
            <w:instrText xml:space="preserve"> CITATION Tsa96 \l 1033 </w:instrText>
          </w:r>
          <w:r>
            <w:rPr>
              <w:szCs w:val="24"/>
            </w:rPr>
            <w:fldChar w:fldCharType="separate"/>
          </w:r>
          <w:r w:rsidR="0066789D" w:rsidRPr="0066789D">
            <w:rPr>
              <w:noProof/>
              <w:color w:val="000000"/>
              <w:szCs w:val="24"/>
            </w:rPr>
            <w:t>[43]</w:t>
          </w:r>
          <w:r>
            <w:rPr>
              <w:szCs w:val="24"/>
            </w:rPr>
            <w:fldChar w:fldCharType="end"/>
          </w:r>
        </w:sdtContent>
      </w:sdt>
      <w:sdt>
        <w:sdtPr>
          <w:rPr>
            <w:szCs w:val="24"/>
          </w:rPr>
          <w:id w:val="1854154644"/>
          <w:citation/>
        </w:sdtPr>
        <w:sdtContent>
          <w:r>
            <w:rPr>
              <w:szCs w:val="24"/>
            </w:rPr>
            <w:fldChar w:fldCharType="begin"/>
          </w:r>
          <w:r w:rsidRPr="00FA4BF4">
            <w:rPr>
              <w:color w:val="000000"/>
              <w:szCs w:val="24"/>
              <w:vertAlign w:val="superscript"/>
            </w:rPr>
            <w:instrText xml:space="preserve"> CITATION Xia97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[44]</w:t>
          </w:r>
          <w:r>
            <w:rPr>
              <w:szCs w:val="24"/>
            </w:rPr>
            <w:fldChar w:fldCharType="end"/>
          </w:r>
        </w:sdtContent>
      </w:sdt>
      <w:r>
        <w:rPr>
          <w:szCs w:val="24"/>
        </w:rPr>
        <w:t>. Description of the dual annealing method can be found in the Python SciPy package.</w:t>
      </w:r>
    </w:p>
    <w:p w14:paraId="3A693BF3" w14:textId="77777777" w:rsidR="0040504D" w:rsidRPr="00B61D04" w:rsidRDefault="0040504D" w:rsidP="0040504D">
      <w:pPr>
        <w:jc w:val="both"/>
      </w:pPr>
    </w:p>
    <w:p w14:paraId="722DAFD1" w14:textId="77777777" w:rsidR="0040504D" w:rsidRDefault="0040504D" w:rsidP="00765219">
      <w:pPr>
        <w:pStyle w:val="Heading1"/>
        <w:jc w:val="both"/>
      </w:pPr>
      <w:bookmarkStart w:id="525" w:name="_Toc155644314"/>
      <w:r>
        <w:t>Results</w:t>
      </w:r>
      <w:bookmarkEnd w:id="525"/>
    </w:p>
    <w:p w14:paraId="7FBE753E" w14:textId="77777777" w:rsidR="00765219" w:rsidRDefault="00765219" w:rsidP="00765219">
      <w:pPr>
        <w:jc w:val="both"/>
      </w:pPr>
      <w:r>
        <w:t>We employ the continuous spin IM to simulate the dynamics of the sea ice/water transition for the focus Arctic Sea area. Thanks to the NRTSI data, we can conduct the simulation for every year in the past four decades.</w:t>
      </w:r>
    </w:p>
    <w:p w14:paraId="00630990" w14:textId="77777777" w:rsidR="0040504D" w:rsidRDefault="0040504D" w:rsidP="00765219">
      <w:pPr>
        <w:jc w:val="both"/>
      </w:pPr>
    </w:p>
    <w:p w14:paraId="72728D03" w14:textId="77777777" w:rsidR="0040504D" w:rsidRPr="00961214" w:rsidRDefault="0040504D" w:rsidP="00961214">
      <w:pPr>
        <w:pStyle w:val="Heading2"/>
        <w:numPr>
          <w:ilvl w:val="0"/>
          <w:numId w:val="34"/>
        </w:numPr>
        <w:jc w:val="both"/>
      </w:pPr>
      <w:bookmarkStart w:id="526" w:name="_Ref142824651"/>
      <w:bookmarkStart w:id="527" w:name="_Toc155644315"/>
      <w:r w:rsidRPr="00961214">
        <w:t>Simulation results for 2022</w:t>
      </w:r>
      <w:bookmarkEnd w:id="526"/>
      <w:bookmarkEnd w:id="527"/>
    </w:p>
    <w:p w14:paraId="4B445632" w14:textId="6C5E900E" w:rsidR="00765219" w:rsidRDefault="00765219" w:rsidP="00765219">
      <w:pPr>
        <w:suppressLineNumbers/>
        <w:jc w:val="both"/>
      </w:pPr>
      <w:r>
        <w:t xml:space="preserve">We start with the results for </w:t>
      </w:r>
      <w:r w:rsidR="004B5033">
        <w:t xml:space="preserve">the </w:t>
      </w:r>
      <w:r>
        <w:t>year 2022.</w:t>
      </w:r>
    </w:p>
    <w:p w14:paraId="0B3F859D" w14:textId="6861ED05" w:rsidR="0040504D" w:rsidRPr="009A4806" w:rsidRDefault="00F1708E" w:rsidP="0040504D">
      <w:pPr>
        <w:jc w:val="both"/>
        <w:rPr>
          <w:rFonts w:eastAsiaTheme="minorEastAsia"/>
        </w:rPr>
      </w:pPr>
      <w:r>
        <w:fldChar w:fldCharType="begin"/>
      </w:r>
      <w:r>
        <w:instrText xml:space="preserve"> REF _Ref155549985 \h  \* MERGEFORMAT </w:instrText>
      </w:r>
      <w:r>
        <w:fldChar w:fldCharType="separate"/>
      </w:r>
      <w:ins w:id="528" w:author="Ying Zhao" w:date="2024-04-08T23:30:00Z">
        <w:r w:rsidR="00542E67" w:rsidRPr="00542E67">
          <w:rPr>
            <w:rPrChange w:id="529" w:author="Ying Zhao" w:date="2024-04-08T23:30:00Z">
              <w:rPr>
                <w:sz w:val="20"/>
                <w:szCs w:val="20"/>
              </w:rPr>
            </w:rPrChange>
          </w:rPr>
          <w:t xml:space="preserve">Figure </w:t>
        </w:r>
        <w:r w:rsidR="00542E67" w:rsidRPr="00542E67">
          <w:rPr>
            <w:rPrChange w:id="530" w:author="Ying Zhao" w:date="2024-04-08T23:30:00Z">
              <w:rPr>
                <w:b/>
                <w:bCs/>
                <w:noProof/>
                <w:sz w:val="20"/>
                <w:szCs w:val="20"/>
              </w:rPr>
            </w:rPrChange>
          </w:rPr>
          <w:t>3</w:t>
        </w:r>
      </w:ins>
      <w:del w:id="531" w:author="Ying Zhao" w:date="2024-04-07T09:07:00Z">
        <w:r w:rsidR="00B571FB" w:rsidRPr="00B571FB" w:rsidDel="00852B2A">
          <w:delText>Figure 3</w:delText>
        </w:r>
      </w:del>
      <w:r>
        <w:fldChar w:fldCharType="end"/>
      </w:r>
      <w:r>
        <w:t xml:space="preserve"> </w:t>
      </w:r>
      <w:r w:rsidR="0040504D">
        <w:t>shows the semi-monthly NSIDC sea ice images of our focus area from June 16</w:t>
      </w:r>
      <w:r w:rsidR="0040504D" w:rsidRPr="00676DAB">
        <w:rPr>
          <w:vertAlign w:val="superscript"/>
        </w:rPr>
        <w:t>th</w:t>
      </w:r>
      <w:r w:rsidR="0040504D">
        <w:t>, 2022 to Jan 1</w:t>
      </w:r>
      <w:r w:rsidR="0040504D" w:rsidRPr="00676DAB">
        <w:rPr>
          <w:vertAlign w:val="superscript"/>
        </w:rPr>
        <w:t>st</w:t>
      </w:r>
      <w:r w:rsidR="0040504D">
        <w:t>, 2023. As can be seen, the melting cycle starts from June 16</w:t>
      </w:r>
      <w:r w:rsidR="0040504D" w:rsidRPr="00676DAB">
        <w:rPr>
          <w:vertAlign w:val="superscript"/>
        </w:rPr>
        <w:t>th</w:t>
      </w:r>
      <w:r w:rsidR="0040504D">
        <w:t xml:space="preserve"> and goes until Sept 16</w:t>
      </w:r>
      <w:r w:rsidR="0040504D" w:rsidRPr="00676DAB">
        <w:rPr>
          <w:vertAlign w:val="superscript"/>
        </w:rPr>
        <w:t>th</w:t>
      </w:r>
      <w:r w:rsidR="0040504D">
        <w:t>, and the freezing cycle from Sept 16</w:t>
      </w:r>
      <w:r w:rsidR="0040504D" w:rsidRPr="00676DAB">
        <w:rPr>
          <w:vertAlign w:val="superscript"/>
        </w:rPr>
        <w:t>th</w:t>
      </w:r>
      <w:r w:rsidR="0040504D">
        <w:t xml:space="preserve"> to year end. Prior to June 16</w:t>
      </w:r>
      <w:r w:rsidR="0040504D" w:rsidRPr="00676DAB">
        <w:rPr>
          <w:vertAlign w:val="superscript"/>
        </w:rPr>
        <w:t>th</w:t>
      </w:r>
      <w:r w:rsidR="0040504D">
        <w:t>, the region is almost fully covered by ice, so the IM simulation will be trivial. This is why we set the simulation start date on June 16</w:t>
      </w:r>
      <w:r w:rsidR="0040504D" w:rsidRPr="00676DAB">
        <w:rPr>
          <w:vertAlign w:val="superscript"/>
        </w:rPr>
        <w:t>th</w:t>
      </w:r>
      <w:r w:rsidR="0040504D">
        <w:t xml:space="preserve"> of each year. </w:t>
      </w:r>
      <w:r w:rsidR="0040504D">
        <w:rPr>
          <w:rFonts w:eastAsiaTheme="minorEastAsia"/>
        </w:rPr>
        <w:t xml:space="preserve"> During the period of June 16</w:t>
      </w:r>
      <w:r w:rsidR="0040504D" w:rsidRPr="00676DAB">
        <w:rPr>
          <w:rFonts w:eastAsiaTheme="minorEastAsia"/>
          <w:vertAlign w:val="superscript"/>
        </w:rPr>
        <w:t>th</w:t>
      </w:r>
      <w:r w:rsidR="0040504D">
        <w:rPr>
          <w:rFonts w:eastAsiaTheme="minorEastAsia"/>
        </w:rPr>
        <w:t xml:space="preserve"> to Dec 16</w:t>
      </w:r>
      <w:r w:rsidR="0040504D" w:rsidRPr="00676DAB">
        <w:rPr>
          <w:rFonts w:eastAsiaTheme="minorEastAsia"/>
          <w:vertAlign w:val="superscript"/>
        </w:rPr>
        <w:t>th</w:t>
      </w:r>
      <w:r w:rsidR="0040504D">
        <w:rPr>
          <w:rFonts w:eastAsiaTheme="minorEastAsia"/>
        </w:rPr>
        <w:t>, every succe</w:t>
      </w:r>
      <w:ins w:id="532" w:author="Ying Zhao" w:date="2024-04-07T20:06:00Z">
        <w:r w:rsidR="006A0D0F">
          <w:rPr>
            <w:rFonts w:eastAsiaTheme="minorEastAsia"/>
          </w:rPr>
          <w:t>ssive</w:t>
        </w:r>
      </w:ins>
      <w:del w:id="533" w:author="Ying Zhao" w:date="2024-04-07T20:06:00Z">
        <w:r w:rsidR="0040504D" w:rsidDel="006A0D0F">
          <w:rPr>
            <w:rFonts w:eastAsiaTheme="minorEastAsia"/>
          </w:rPr>
          <w:delText>eding</w:delText>
        </w:r>
      </w:del>
      <w:r w:rsidR="0040504D">
        <w:rPr>
          <w:rFonts w:eastAsiaTheme="minorEastAsia"/>
        </w:rPr>
        <w:t xml:space="preserve"> image shows considerable ice coverage difference from the previous date while retaining certain core features. This semi-monthly frequency choice allows our IM simulation to capture the essence of the evolution dynamics without overfitting the model.</w:t>
      </w:r>
    </w:p>
    <w:p w14:paraId="6E1A8C55" w14:textId="77777777" w:rsidR="000258AB" w:rsidRDefault="0040504D" w:rsidP="000258AB">
      <w:pPr>
        <w:keepNext/>
        <w:jc w:val="center"/>
      </w:pPr>
      <w:r>
        <w:rPr>
          <w:noProof/>
        </w:rPr>
        <w:lastRenderedPageBreak/>
        <w:drawing>
          <wp:inline distT="0" distB="0" distL="0" distR="0" wp14:anchorId="621269C6" wp14:editId="6AFC0474">
            <wp:extent cx="4299221" cy="2711395"/>
            <wp:effectExtent l="0" t="0" r="6350" b="0"/>
            <wp:docPr id="1434248753" name="Picture 1434248753">
              <a:extLst xmlns:a="http://schemas.openxmlformats.org/drawingml/2006/main">
                <a:ext uri="{FF2B5EF4-FFF2-40B4-BE49-F238E27FC236}">
                  <a16:creationId xmlns:a16="http://schemas.microsoft.com/office/drawing/2014/main" id="{23539747-7591-5282-2581-7148ED986A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23539747-7591-5282-2581-7148ED986ABA}"/>
                        </a:ext>
                      </a:extLst>
                    </pic:cNvPr>
                    <pic:cNvPicPr>
                      <a:picLocks noChangeAspect="1"/>
                    </pic:cNvPicPr>
                  </pic:nvPicPr>
                  <pic:blipFill>
                    <a:blip r:embed="rId16"/>
                    <a:stretch>
                      <a:fillRect/>
                    </a:stretch>
                  </pic:blipFill>
                  <pic:spPr>
                    <a:xfrm>
                      <a:off x="0" y="0"/>
                      <a:ext cx="4406828" cy="2779260"/>
                    </a:xfrm>
                    <a:prstGeom prst="rect">
                      <a:avLst/>
                    </a:prstGeom>
                  </pic:spPr>
                </pic:pic>
              </a:graphicData>
            </a:graphic>
          </wp:inline>
        </w:drawing>
      </w:r>
    </w:p>
    <w:p w14:paraId="41D3E3DE" w14:textId="714698CA" w:rsidR="0040504D" w:rsidRPr="000258AB" w:rsidRDefault="000258AB" w:rsidP="000258AB">
      <w:pPr>
        <w:pStyle w:val="Caption"/>
        <w:rPr>
          <w:b w:val="0"/>
          <w:bCs w:val="0"/>
          <w:sz w:val="20"/>
          <w:szCs w:val="20"/>
        </w:rPr>
      </w:pPr>
      <w:bookmarkStart w:id="534" w:name="_Ref155549985"/>
      <w:bookmarkStart w:id="535" w:name="_Toc155551151"/>
      <w:r w:rsidRPr="000258AB">
        <w:rPr>
          <w:b w:val="0"/>
          <w:bCs w:val="0"/>
          <w:sz w:val="20"/>
          <w:szCs w:val="20"/>
        </w:rPr>
        <w:t xml:space="preserve">Figure </w:t>
      </w:r>
      <w:r w:rsidRPr="000258AB">
        <w:rPr>
          <w:b w:val="0"/>
          <w:bCs w:val="0"/>
          <w:sz w:val="20"/>
          <w:szCs w:val="20"/>
        </w:rPr>
        <w:fldChar w:fldCharType="begin"/>
      </w:r>
      <w:r w:rsidRPr="000258AB">
        <w:rPr>
          <w:b w:val="0"/>
          <w:bCs w:val="0"/>
          <w:sz w:val="20"/>
          <w:szCs w:val="20"/>
        </w:rPr>
        <w:instrText xml:space="preserve"> SEQ Figure \* ARABIC </w:instrText>
      </w:r>
      <w:r w:rsidRPr="000258AB">
        <w:rPr>
          <w:b w:val="0"/>
          <w:bCs w:val="0"/>
          <w:sz w:val="20"/>
          <w:szCs w:val="20"/>
        </w:rPr>
        <w:fldChar w:fldCharType="separate"/>
      </w:r>
      <w:r w:rsidR="00542E67">
        <w:rPr>
          <w:b w:val="0"/>
          <w:bCs w:val="0"/>
          <w:noProof/>
          <w:sz w:val="20"/>
          <w:szCs w:val="20"/>
        </w:rPr>
        <w:t>3</w:t>
      </w:r>
      <w:r w:rsidRPr="000258AB">
        <w:rPr>
          <w:b w:val="0"/>
          <w:bCs w:val="0"/>
          <w:sz w:val="20"/>
          <w:szCs w:val="20"/>
        </w:rPr>
        <w:fldChar w:fldCharType="end"/>
      </w:r>
      <w:bookmarkEnd w:id="534"/>
      <w:r>
        <w:rPr>
          <w:b w:val="0"/>
          <w:bCs w:val="0"/>
          <w:sz w:val="20"/>
          <w:szCs w:val="20"/>
        </w:rPr>
        <w:t>:</w:t>
      </w:r>
      <w:r w:rsidRPr="000258AB">
        <w:rPr>
          <w:b w:val="0"/>
          <w:bCs w:val="0"/>
          <w:sz w:val="20"/>
          <w:szCs w:val="20"/>
        </w:rPr>
        <w:t xml:space="preserve"> </w:t>
      </w:r>
      <w:r w:rsidRPr="00676DAB">
        <w:rPr>
          <w:b w:val="0"/>
          <w:bCs w:val="0"/>
          <w:sz w:val="20"/>
          <w:szCs w:val="20"/>
        </w:rPr>
        <w:t xml:space="preserve">The </w:t>
      </w:r>
      <w:r w:rsidRPr="00A94FE8">
        <w:rPr>
          <w:b w:val="0"/>
          <w:bCs w:val="0"/>
          <w:sz w:val="20"/>
          <w:szCs w:val="20"/>
        </w:rPr>
        <w:t>a</w:t>
      </w:r>
      <w:r w:rsidRPr="00676DAB">
        <w:rPr>
          <w:b w:val="0"/>
          <w:bCs w:val="0"/>
          <w:sz w:val="20"/>
          <w:szCs w:val="20"/>
        </w:rPr>
        <w:t>ctual semi-monthly evolution of sea ice in our focus area in 2022: (a) Jun</w:t>
      </w:r>
      <w:r>
        <w:rPr>
          <w:b w:val="0"/>
          <w:bCs w:val="0"/>
          <w:sz w:val="20"/>
          <w:szCs w:val="20"/>
        </w:rPr>
        <w:t>e</w:t>
      </w:r>
      <w:r w:rsidRPr="00676DAB">
        <w:rPr>
          <w:b w:val="0"/>
          <w:bCs w:val="0"/>
          <w:sz w:val="20"/>
          <w:szCs w:val="20"/>
        </w:rPr>
        <w:t xml:space="preserve"> 16</w:t>
      </w:r>
      <w:r w:rsidR="007D348C" w:rsidRPr="007D348C">
        <w:rPr>
          <w:b w:val="0"/>
          <w:bCs w:val="0"/>
          <w:sz w:val="20"/>
          <w:szCs w:val="20"/>
          <w:vertAlign w:val="superscript"/>
        </w:rPr>
        <w:t>th</w:t>
      </w:r>
      <w:r w:rsidRPr="00676DAB">
        <w:rPr>
          <w:b w:val="0"/>
          <w:bCs w:val="0"/>
          <w:sz w:val="20"/>
          <w:szCs w:val="20"/>
        </w:rPr>
        <w:t>, (b) Jul</w:t>
      </w:r>
      <w:r>
        <w:rPr>
          <w:b w:val="0"/>
          <w:bCs w:val="0"/>
          <w:sz w:val="20"/>
          <w:szCs w:val="20"/>
        </w:rPr>
        <w:t>y</w:t>
      </w:r>
      <w:r w:rsidRPr="00676DAB">
        <w:rPr>
          <w:b w:val="0"/>
          <w:bCs w:val="0"/>
          <w:sz w:val="20"/>
          <w:szCs w:val="20"/>
        </w:rPr>
        <w:t xml:space="preserve"> 1</w:t>
      </w:r>
      <w:r w:rsidR="00FC2428" w:rsidRPr="00FC2428">
        <w:rPr>
          <w:b w:val="0"/>
          <w:bCs w:val="0"/>
          <w:sz w:val="20"/>
          <w:szCs w:val="20"/>
          <w:vertAlign w:val="superscript"/>
        </w:rPr>
        <w:t>st</w:t>
      </w:r>
      <w:r w:rsidRPr="00676DAB">
        <w:rPr>
          <w:b w:val="0"/>
          <w:bCs w:val="0"/>
          <w:sz w:val="20"/>
          <w:szCs w:val="20"/>
        </w:rPr>
        <w:t>, (c) Jul</w:t>
      </w:r>
      <w:r>
        <w:rPr>
          <w:b w:val="0"/>
          <w:bCs w:val="0"/>
          <w:sz w:val="20"/>
          <w:szCs w:val="20"/>
        </w:rPr>
        <w:t>y</w:t>
      </w:r>
      <w:r w:rsidRPr="00676DAB">
        <w:rPr>
          <w:b w:val="0"/>
          <w:bCs w:val="0"/>
          <w:sz w:val="20"/>
          <w:szCs w:val="20"/>
        </w:rPr>
        <w:t xml:space="preserve"> 16</w:t>
      </w:r>
      <w:r w:rsidR="00FC2428" w:rsidRPr="00FC2428">
        <w:rPr>
          <w:b w:val="0"/>
          <w:bCs w:val="0"/>
          <w:sz w:val="20"/>
          <w:szCs w:val="20"/>
          <w:vertAlign w:val="superscript"/>
        </w:rPr>
        <w:t>th</w:t>
      </w:r>
      <w:r w:rsidRPr="00676DAB">
        <w:rPr>
          <w:b w:val="0"/>
          <w:bCs w:val="0"/>
          <w:sz w:val="20"/>
          <w:szCs w:val="20"/>
        </w:rPr>
        <w:t>, (d) Aug 1</w:t>
      </w:r>
      <w:r w:rsidR="00FC2428" w:rsidRPr="00FC2428">
        <w:rPr>
          <w:b w:val="0"/>
          <w:bCs w:val="0"/>
          <w:sz w:val="20"/>
          <w:szCs w:val="20"/>
          <w:vertAlign w:val="superscript"/>
        </w:rPr>
        <w:t>st</w:t>
      </w:r>
      <w:r w:rsidRPr="00676DAB">
        <w:rPr>
          <w:b w:val="0"/>
          <w:bCs w:val="0"/>
          <w:sz w:val="20"/>
          <w:szCs w:val="20"/>
        </w:rPr>
        <w:t>, (e) Aug 16</w:t>
      </w:r>
      <w:r w:rsidR="00FC2428" w:rsidRPr="00FC2428">
        <w:rPr>
          <w:b w:val="0"/>
          <w:bCs w:val="0"/>
          <w:sz w:val="20"/>
          <w:szCs w:val="20"/>
          <w:vertAlign w:val="superscript"/>
        </w:rPr>
        <w:t>th</w:t>
      </w:r>
      <w:r w:rsidRPr="00676DAB">
        <w:rPr>
          <w:b w:val="0"/>
          <w:bCs w:val="0"/>
          <w:sz w:val="20"/>
          <w:szCs w:val="20"/>
        </w:rPr>
        <w:t>, (f) Sep</w:t>
      </w:r>
      <w:r>
        <w:rPr>
          <w:b w:val="0"/>
          <w:bCs w:val="0"/>
          <w:sz w:val="20"/>
          <w:szCs w:val="20"/>
        </w:rPr>
        <w:t>t</w:t>
      </w:r>
      <w:r w:rsidRPr="00676DAB">
        <w:rPr>
          <w:b w:val="0"/>
          <w:bCs w:val="0"/>
          <w:sz w:val="20"/>
          <w:szCs w:val="20"/>
        </w:rPr>
        <w:t xml:space="preserve"> 1</w:t>
      </w:r>
      <w:r w:rsidR="00FC2428" w:rsidRPr="00FC2428">
        <w:rPr>
          <w:b w:val="0"/>
          <w:bCs w:val="0"/>
          <w:sz w:val="20"/>
          <w:szCs w:val="20"/>
          <w:vertAlign w:val="superscript"/>
        </w:rPr>
        <w:t>st</w:t>
      </w:r>
      <w:r w:rsidRPr="00676DAB">
        <w:rPr>
          <w:b w:val="0"/>
          <w:bCs w:val="0"/>
          <w:sz w:val="20"/>
          <w:szCs w:val="20"/>
        </w:rPr>
        <w:t>, (g) Sep</w:t>
      </w:r>
      <w:r>
        <w:rPr>
          <w:b w:val="0"/>
          <w:bCs w:val="0"/>
          <w:sz w:val="20"/>
          <w:szCs w:val="20"/>
        </w:rPr>
        <w:t>t</w:t>
      </w:r>
      <w:r w:rsidRPr="00676DAB">
        <w:rPr>
          <w:b w:val="0"/>
          <w:bCs w:val="0"/>
          <w:sz w:val="20"/>
          <w:szCs w:val="20"/>
        </w:rPr>
        <w:t xml:space="preserve"> 16</w:t>
      </w:r>
      <w:r w:rsidR="00FC2428" w:rsidRPr="00FC2428">
        <w:rPr>
          <w:b w:val="0"/>
          <w:bCs w:val="0"/>
          <w:sz w:val="20"/>
          <w:szCs w:val="20"/>
          <w:vertAlign w:val="superscript"/>
        </w:rPr>
        <w:t>th</w:t>
      </w:r>
      <w:r w:rsidRPr="00676DAB">
        <w:rPr>
          <w:b w:val="0"/>
          <w:bCs w:val="0"/>
          <w:sz w:val="20"/>
          <w:szCs w:val="20"/>
        </w:rPr>
        <w:t>, (h) Oct 1</w:t>
      </w:r>
      <w:r w:rsidR="00FC2428" w:rsidRPr="00FC2428">
        <w:rPr>
          <w:b w:val="0"/>
          <w:bCs w:val="0"/>
          <w:sz w:val="20"/>
          <w:szCs w:val="20"/>
          <w:vertAlign w:val="superscript"/>
        </w:rPr>
        <w:t>st</w:t>
      </w:r>
      <w:r w:rsidRPr="00676DAB">
        <w:rPr>
          <w:b w:val="0"/>
          <w:bCs w:val="0"/>
          <w:sz w:val="20"/>
          <w:szCs w:val="20"/>
        </w:rPr>
        <w:t>, (i) Oct 16</w:t>
      </w:r>
      <w:r w:rsidR="00FC2428" w:rsidRPr="00FC2428">
        <w:rPr>
          <w:b w:val="0"/>
          <w:bCs w:val="0"/>
          <w:sz w:val="20"/>
          <w:szCs w:val="20"/>
          <w:vertAlign w:val="superscript"/>
        </w:rPr>
        <w:t>th</w:t>
      </w:r>
      <w:r w:rsidRPr="00676DAB">
        <w:rPr>
          <w:b w:val="0"/>
          <w:bCs w:val="0"/>
          <w:sz w:val="20"/>
          <w:szCs w:val="20"/>
        </w:rPr>
        <w:t>, (j) Nov 1</w:t>
      </w:r>
      <w:r w:rsidR="00FC2428" w:rsidRPr="00FC2428">
        <w:rPr>
          <w:b w:val="0"/>
          <w:bCs w:val="0"/>
          <w:sz w:val="20"/>
          <w:szCs w:val="20"/>
          <w:vertAlign w:val="superscript"/>
        </w:rPr>
        <w:t>st</w:t>
      </w:r>
      <w:r w:rsidRPr="00676DAB">
        <w:rPr>
          <w:b w:val="0"/>
          <w:bCs w:val="0"/>
          <w:sz w:val="20"/>
          <w:szCs w:val="20"/>
        </w:rPr>
        <w:t>, (k) Nov 16</w:t>
      </w:r>
      <w:r w:rsidR="00FC2428" w:rsidRPr="00FC2428">
        <w:rPr>
          <w:b w:val="0"/>
          <w:bCs w:val="0"/>
          <w:sz w:val="20"/>
          <w:szCs w:val="20"/>
          <w:vertAlign w:val="superscript"/>
        </w:rPr>
        <w:t>th</w:t>
      </w:r>
      <w:r w:rsidRPr="00676DAB">
        <w:rPr>
          <w:b w:val="0"/>
          <w:bCs w:val="0"/>
          <w:sz w:val="20"/>
          <w:szCs w:val="20"/>
        </w:rPr>
        <w:t>, (l) Dec 1</w:t>
      </w:r>
      <w:r w:rsidR="00FC2428" w:rsidRPr="00FC2428">
        <w:rPr>
          <w:b w:val="0"/>
          <w:bCs w:val="0"/>
          <w:sz w:val="20"/>
          <w:szCs w:val="20"/>
          <w:vertAlign w:val="superscript"/>
        </w:rPr>
        <w:t>st</w:t>
      </w:r>
      <w:r w:rsidRPr="00676DAB">
        <w:rPr>
          <w:b w:val="0"/>
          <w:bCs w:val="0"/>
          <w:sz w:val="20"/>
          <w:szCs w:val="20"/>
        </w:rPr>
        <w:t>, (m) Dec 16</w:t>
      </w:r>
      <w:r w:rsidR="00FC2428" w:rsidRPr="00FC2428">
        <w:rPr>
          <w:b w:val="0"/>
          <w:bCs w:val="0"/>
          <w:sz w:val="20"/>
          <w:szCs w:val="20"/>
          <w:vertAlign w:val="superscript"/>
        </w:rPr>
        <w:t>th</w:t>
      </w:r>
      <w:r w:rsidRPr="00676DAB">
        <w:rPr>
          <w:b w:val="0"/>
          <w:bCs w:val="0"/>
          <w:sz w:val="20"/>
          <w:szCs w:val="20"/>
        </w:rPr>
        <w:t>,</w:t>
      </w:r>
      <w:r>
        <w:rPr>
          <w:b w:val="0"/>
          <w:bCs w:val="0"/>
          <w:sz w:val="20"/>
          <w:szCs w:val="20"/>
        </w:rPr>
        <w:t xml:space="preserve"> 2022,</w:t>
      </w:r>
      <w:r w:rsidRPr="00676DAB">
        <w:rPr>
          <w:b w:val="0"/>
          <w:bCs w:val="0"/>
          <w:sz w:val="20"/>
          <w:szCs w:val="20"/>
        </w:rPr>
        <w:t xml:space="preserve"> </w:t>
      </w:r>
      <w:r w:rsidR="00875F90">
        <w:rPr>
          <w:b w:val="0"/>
          <w:bCs w:val="0"/>
          <w:sz w:val="20"/>
          <w:szCs w:val="20"/>
        </w:rPr>
        <w:t xml:space="preserve">and </w:t>
      </w:r>
      <w:r w:rsidRPr="00676DAB">
        <w:rPr>
          <w:b w:val="0"/>
          <w:bCs w:val="0"/>
          <w:sz w:val="20"/>
          <w:szCs w:val="20"/>
        </w:rPr>
        <w:t>(n) Jan 1</w:t>
      </w:r>
      <w:r w:rsidR="00FC2428" w:rsidRPr="00FC2428">
        <w:rPr>
          <w:b w:val="0"/>
          <w:bCs w:val="0"/>
          <w:sz w:val="20"/>
          <w:szCs w:val="20"/>
          <w:vertAlign w:val="superscript"/>
        </w:rPr>
        <w:t>st</w:t>
      </w:r>
      <w:r w:rsidRPr="00676DAB">
        <w:rPr>
          <w:b w:val="0"/>
          <w:bCs w:val="0"/>
          <w:sz w:val="20"/>
          <w:szCs w:val="20"/>
        </w:rPr>
        <w:t>, 2023.</w:t>
      </w:r>
      <w:bookmarkEnd w:id="535"/>
    </w:p>
    <w:p w14:paraId="05011209" w14:textId="77777777" w:rsidR="00007448" w:rsidRDefault="00007448" w:rsidP="0040504D">
      <w:pPr>
        <w:pStyle w:val="NoSpacing"/>
        <w:jc w:val="both"/>
      </w:pPr>
    </w:p>
    <w:p w14:paraId="442CF706" w14:textId="7C8686DE" w:rsidR="00027805" w:rsidRDefault="0040504D">
      <w:pPr>
        <w:pPrChange w:id="536" w:author="Ying Zhao" w:date="2024-04-08T22:43:00Z">
          <w:pPr>
            <w:pStyle w:val="NoSpacing"/>
            <w:jc w:val="both"/>
          </w:pPr>
        </w:pPrChange>
      </w:pPr>
      <w:r>
        <w:t xml:space="preserve">The </w:t>
      </w:r>
      <w:r w:rsidR="000F4414">
        <w:t xml:space="preserve">best-fit </w:t>
      </w:r>
      <w:r>
        <w:t xml:space="preserve">Ising parameters </w:t>
      </w:r>
      <w:r w:rsidRPr="00F66CBF">
        <w:rPr>
          <w:szCs w:val="24"/>
        </w:rPr>
        <w:t>(</w:t>
      </w:r>
      <w:r w:rsidRPr="00AD59BF">
        <w:rPr>
          <w:i/>
          <w:iCs/>
          <w:szCs w:val="24"/>
        </w:rPr>
        <w:t xml:space="preserve">J,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 xml:space="preserve">, </m:t>
        </m:r>
      </m:oMath>
      <w:r w:rsidRPr="00AD59BF">
        <w:rPr>
          <w:i/>
          <w:iCs/>
          <w:szCs w:val="24"/>
        </w:rPr>
        <w:t>I</w:t>
      </w:r>
      <w:r>
        <w:t xml:space="preserve">) for each simulation period are shown in </w:t>
      </w:r>
      <w:r w:rsidR="00007448">
        <w:fldChar w:fldCharType="begin"/>
      </w:r>
      <w:r w:rsidR="00007448">
        <w:instrText xml:space="preserve"> REF _Ref155550078 \h  \* MERGEFORMAT </w:instrText>
      </w:r>
      <w:r w:rsidR="00007448">
        <w:fldChar w:fldCharType="separate"/>
      </w:r>
      <w:ins w:id="537" w:author="Ying Zhao" w:date="2024-04-08T23:30:00Z">
        <w:r w:rsidR="00542E67" w:rsidRPr="00542E67">
          <w:rPr>
            <w:rPrChange w:id="538" w:author="Ying Zhao" w:date="2024-04-08T23:30:00Z">
              <w:rPr>
                <w:sz w:val="20"/>
                <w:szCs w:val="20"/>
              </w:rPr>
            </w:rPrChange>
          </w:rPr>
          <w:t xml:space="preserve">Table </w:t>
        </w:r>
        <w:r w:rsidR="00542E67" w:rsidRPr="00542E67">
          <w:rPr>
            <w:rPrChange w:id="539" w:author="Ying Zhao" w:date="2024-04-08T23:30:00Z">
              <w:rPr>
                <w:b/>
                <w:bCs/>
                <w:noProof/>
                <w:sz w:val="20"/>
                <w:szCs w:val="20"/>
              </w:rPr>
            </w:rPrChange>
          </w:rPr>
          <w:t>1</w:t>
        </w:r>
      </w:ins>
      <w:del w:id="540" w:author="Ying Zhao" w:date="2024-04-07T09:07:00Z">
        <w:r w:rsidR="00B571FB" w:rsidRPr="00B571FB" w:rsidDel="00852B2A">
          <w:delText>Table 1</w:delText>
        </w:r>
      </w:del>
      <w:r w:rsidR="00007448">
        <w:fldChar w:fldCharType="end"/>
      </w:r>
      <w:r>
        <w:t xml:space="preserve">. The spin interaction coefficient </w:t>
      </w:r>
      <w:r w:rsidRPr="003F63E2">
        <w:rPr>
          <w:i/>
          <w:iCs/>
        </w:rPr>
        <w:t>J</w:t>
      </w:r>
      <w:r>
        <w:t xml:space="preserve"> and the inertia factor </w:t>
      </w:r>
      <w:r w:rsidRPr="003F63E2">
        <w:rPr>
          <w:i/>
          <w:iCs/>
        </w:rPr>
        <w:t>I</w:t>
      </w:r>
      <w:r>
        <w:t xml:space="preserve"> are relatively stable</w:t>
      </w:r>
      <w:del w:id="541" w:author="Ying Zhao" w:date="2024-04-02T20:18:00Z">
        <w:r w:rsidDel="00CD2538">
          <w:delText xml:space="preserve"> across periods</w:delText>
        </w:r>
      </w:del>
      <w:r>
        <w:t xml:space="preserve">. </w:t>
      </w:r>
      <w:moveFromRangeStart w:id="542" w:author="Ying Zhao" w:date="2024-04-08T20:13:00Z" w:name="move163499600"/>
      <w:moveFrom w:id="543" w:author="Ying Zhao" w:date="2024-04-08T20:13:00Z">
        <w:r w:rsidDel="008F5039">
          <w:t xml:space="preserve">On the other hand, the external force parameters </w:t>
        </w:r>
        <m:oMath>
          <m:sSub>
            <m:sSubPr>
              <m:ctrlPr>
                <w:rPr>
                  <w:rFonts w:ascii="Cambria Math" w:hAnsi="Cambria Math"/>
                  <w:i/>
                </w:rPr>
              </m:ctrlPr>
            </m:sSubPr>
            <m:e>
              <m:r>
                <w:rPr>
                  <w:rFonts w:ascii="Cambria Math" w:hAnsi="Cambria Math"/>
                </w:rPr>
                <m:t>B</m:t>
              </m:r>
            </m:e>
            <m:sub>
              <m:r>
                <w:rPr>
                  <w:rFonts w:ascii="Cambria Math" w:hAnsi="Cambria Math"/>
                </w:rPr>
                <m:t>0</m:t>
              </m:r>
            </m:sub>
          </m:sSub>
        </m:oMath>
        <w:moveFrom w:id="544" w:author="Ying Zhao" w:date="2024-04-08T20:13:00Z">
          <w:r w:rsidRPr="00AD59BF" w:rsidDel="008F5039">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m:t>
                </m:r>
                <m:r>
                  <m:rPr>
                    <m:sty m:val="p"/>
                  </m:rPr>
                  <w:rPr>
                    <w:rFonts w:ascii="Cambria Math" w:hAnsi="Cambria Math"/>
                  </w:rPr>
                  <m:t>and</m:t>
                </m:r>
                <m:r>
                  <w:rPr>
                    <w:rFonts w:ascii="Cambria Math" w:hAnsi="Cambria Math"/>
                  </w:rPr>
                  <m:t xml:space="preserve"> B</m:t>
                </m:r>
              </m:e>
              <m:sub>
                <m:r>
                  <w:rPr>
                    <w:rFonts w:ascii="Cambria Math" w:hAnsi="Cambria Math"/>
                  </w:rPr>
                  <m:t>y</m:t>
                </m:r>
              </m:sub>
            </m:sSub>
          </m:oMath>
          <w:moveFrom w:id="545" w:author="Ying Zhao" w:date="2024-04-08T20:13:00Z">
            <w:r w:rsidDel="008F5039">
              <w:t xml:space="preserve"> display large variations across different time periods. </w:t>
            </w:r>
          </w:moveFrom>
          <w:moveFromRangeEnd w:id="542"/>
          <w:ins w:id="546" w:author="Ying Zhao" w:date="2024-04-07T23:49:00Z">
            <w:r w:rsidR="009556F5" w:rsidRPr="009556F5">
              <w:rPr>
                <w:rPrChange w:id="547" w:author="Ying Zhao" w:date="2024-04-07T23:50:00Z">
                  <w:rPr>
                    <w:rFonts w:ascii="Tahoma" w:hAnsi="Tahoma" w:cs="Tahoma"/>
                    <w:color w:val="000000"/>
                    <w:sz w:val="21"/>
                    <w:szCs w:val="21"/>
                    <w:shd w:val="clear" w:color="auto" w:fill="FFFFFF"/>
                  </w:rPr>
                </w:rPrChange>
              </w:rPr>
              <w:t>This</w:t>
            </w:r>
          </w:ins>
          <w:ins w:id="548" w:author="Ying Zhao" w:date="2024-04-08T20:10:00Z">
            <w:r w:rsidR="00A07F21">
              <w:t xml:space="preserve"> matches our intuition,</w:t>
            </w:r>
          </w:ins>
          <w:ins w:id="549" w:author="Ying Zhao" w:date="2024-04-07T23:49:00Z">
            <w:r w:rsidR="009556F5" w:rsidRPr="009556F5">
              <w:rPr>
                <w:rPrChange w:id="550" w:author="Ying Zhao" w:date="2024-04-07T23:50:00Z">
                  <w:rPr>
                    <w:rFonts w:ascii="Tahoma" w:hAnsi="Tahoma" w:cs="Tahoma"/>
                    <w:color w:val="000000"/>
                    <w:sz w:val="21"/>
                    <w:szCs w:val="21"/>
                    <w:shd w:val="clear" w:color="auto" w:fill="FFFFFF"/>
                  </w:rPr>
                </w:rPrChange>
              </w:rPr>
              <w:t xml:space="preserve"> because J and I represent the inherent interactions in the water/ice system; it is </w:t>
            </w:r>
          </w:ins>
          <w:ins w:id="551" w:author="Ying Zhao" w:date="2024-04-08T20:11:00Z">
            <w:r w:rsidR="005A7579">
              <w:t>natural</w:t>
            </w:r>
          </w:ins>
          <w:ins w:id="552" w:author="Ying Zhao" w:date="2024-04-07T23:49:00Z">
            <w:r w:rsidR="009556F5" w:rsidRPr="009556F5">
              <w:rPr>
                <w:rPrChange w:id="553" w:author="Ying Zhao" w:date="2024-04-07T23:50:00Z">
                  <w:rPr>
                    <w:rFonts w:ascii="Tahoma" w:hAnsi="Tahoma" w:cs="Tahoma"/>
                    <w:color w:val="000000"/>
                    <w:sz w:val="21"/>
                    <w:szCs w:val="21"/>
                    <w:shd w:val="clear" w:color="auto" w:fill="FFFFFF"/>
                  </w:rPr>
                </w:rPrChange>
              </w:rPr>
              <w:t xml:space="preserve"> </w:t>
            </w:r>
          </w:ins>
          <w:ins w:id="554" w:author="Ying Zhao" w:date="2024-04-08T20:11:00Z">
            <w:r w:rsidR="00E76D5D">
              <w:t xml:space="preserve">that </w:t>
            </w:r>
          </w:ins>
          <w:ins w:id="555" w:author="Ying Zhao" w:date="2024-04-07T23:49:00Z">
            <w:r w:rsidR="009556F5" w:rsidRPr="009556F5">
              <w:rPr>
                <w:rPrChange w:id="556" w:author="Ying Zhao" w:date="2024-04-07T23:50:00Z">
                  <w:rPr>
                    <w:rFonts w:ascii="Tahoma" w:hAnsi="Tahoma" w:cs="Tahoma"/>
                    <w:color w:val="000000"/>
                    <w:sz w:val="21"/>
                    <w:szCs w:val="21"/>
                    <w:shd w:val="clear" w:color="auto" w:fill="FFFFFF"/>
                  </w:rPr>
                </w:rPrChange>
              </w:rPr>
              <w:t xml:space="preserve">the strength of such interactions does not change much across different time periods. </w:t>
            </w:r>
          </w:ins>
          <w:ins w:id="557" w:author="Ying Zhao" w:date="2024-04-02T20:16:00Z">
            <w:r w:rsidR="00CD2538" w:rsidRPr="009556F5">
              <w:t>J</w:t>
            </w:r>
            <w:r w:rsidR="00CD2538">
              <w:t xml:space="preserve"> </w:t>
            </w:r>
          </w:ins>
          <w:ins w:id="558" w:author="Ying Zhao" w:date="2024-04-02T20:18:00Z">
            <w:r w:rsidR="00CD2538">
              <w:t>re</w:t>
            </w:r>
          </w:ins>
          <w:ins w:id="559" w:author="Ying Zhao" w:date="2024-04-08T20:11:00Z">
            <w:r w:rsidR="00950528">
              <w:t>maining</w:t>
            </w:r>
          </w:ins>
          <w:ins w:id="560" w:author="Ying Zhao" w:date="2024-04-02T20:18:00Z">
            <w:r w:rsidR="00CD2538">
              <w:t xml:space="preserve"> positive across all periods shows that </w:t>
            </w:r>
            <w:r w:rsidR="00CD2538">
              <w:rPr>
                <w:rFonts w:eastAsiaTheme="minorEastAsia"/>
              </w:rPr>
              <w:t>adjacent cells are inclined to maintain value</w:t>
            </w:r>
          </w:ins>
          <w:ins w:id="561" w:author="Ying Zhao" w:date="2024-04-02T20:19:00Z">
            <w:r w:rsidR="00CD2538">
              <w:rPr>
                <w:rFonts w:eastAsiaTheme="minorEastAsia"/>
              </w:rPr>
              <w:t>s of the same sign, i.e</w:t>
            </w:r>
            <w:r w:rsidR="00CD2538" w:rsidRPr="00CD2538">
              <w:rPr>
                <w:rPrChange w:id="562" w:author="Ying Zhao" w:date="2024-04-02T20:20:00Z">
                  <w:rPr>
                    <w:rFonts w:eastAsiaTheme="minorEastAsia"/>
                  </w:rPr>
                </w:rPrChange>
              </w:rPr>
              <w:t xml:space="preserve">., </w:t>
            </w:r>
          </w:ins>
          <w:ins w:id="563" w:author="Ying Zhao" w:date="2024-04-02T20:20:00Z">
            <w:r w:rsidR="00CD2538" w:rsidRPr="00CD2538">
              <w:rPr>
                <w:rPrChange w:id="564" w:author="Ying Zhao" w:date="2024-04-02T20:20:00Z">
                  <w:rPr>
                    <w:rFonts w:ascii="Tahoma" w:hAnsi="Tahoma" w:cs="Tahoma"/>
                    <w:color w:val="000000"/>
                    <w:sz w:val="21"/>
                    <w:szCs w:val="21"/>
                    <w:shd w:val="clear" w:color="auto" w:fill="FFFFFF"/>
                  </w:rPr>
                </w:rPrChange>
              </w:rPr>
              <w:t>the area surrounding ice will be more likely to freeze</w:t>
            </w:r>
            <w:r w:rsidR="00CD2538">
              <w:t>,</w:t>
            </w:r>
            <w:r w:rsidR="00CD2538" w:rsidRPr="00CD2538">
              <w:rPr>
                <w:rPrChange w:id="565" w:author="Ying Zhao" w:date="2024-04-02T20:20:00Z">
                  <w:rPr>
                    <w:rFonts w:ascii="Tahoma" w:hAnsi="Tahoma" w:cs="Tahoma"/>
                    <w:color w:val="000000"/>
                    <w:sz w:val="21"/>
                    <w:szCs w:val="21"/>
                    <w:shd w:val="clear" w:color="auto" w:fill="FFFFFF"/>
                  </w:rPr>
                </w:rPrChange>
              </w:rPr>
              <w:t xml:space="preserve"> and area surrounding water will tend to melt</w:t>
            </w:r>
          </w:ins>
          <w:ins w:id="566" w:author="Ying Zhao" w:date="2024-04-02T20:21:00Z">
            <w:r w:rsidR="00CD2538">
              <w:t>, which matches our intuition</w:t>
            </w:r>
          </w:ins>
          <w:ins w:id="567" w:author="Ying Zhao" w:date="2024-04-08T20:11:00Z">
            <w:r w:rsidR="006408D0">
              <w:t xml:space="preserve"> too</w:t>
            </w:r>
          </w:ins>
          <w:ins w:id="568" w:author="Ying Zhao" w:date="2024-04-02T20:21:00Z">
            <w:r w:rsidR="00CD2538">
              <w:t xml:space="preserve">. </w:t>
            </w:r>
          </w:ins>
          <w:ins w:id="569" w:author="Ying Zhao" w:date="2024-04-08T20:12:00Z">
            <w:r w:rsidR="00194982">
              <w:t>In this sense,</w:t>
            </w:r>
          </w:ins>
          <w:ins w:id="570" w:author="Ying Zhao" w:date="2024-04-02T20:23:00Z">
            <w:r w:rsidR="00CD2538">
              <w:t xml:space="preserve"> the ice/water system displays </w:t>
            </w:r>
          </w:ins>
          <w:ins w:id="571" w:author="Ying Zhao" w:date="2024-04-02T20:24:00Z">
            <w:r w:rsidR="00CD2538">
              <w:t xml:space="preserve">the feature of </w:t>
            </w:r>
          </w:ins>
          <w:ins w:id="572" w:author="Ying Zhao" w:date="2024-04-02T20:23:00Z">
            <w:r w:rsidR="00CD2538">
              <w:t xml:space="preserve">ferromagnetism/paramagnetism </w:t>
            </w:r>
          </w:ins>
          <w:ins w:id="573" w:author="Ying Zhao" w:date="2024-04-02T20:24:00Z">
            <w:r w:rsidR="00CD2538">
              <w:t xml:space="preserve">instead of antiferromagnetism. </w:t>
            </w:r>
          </w:ins>
          <w:moveToRangeStart w:id="574" w:author="Ying Zhao" w:date="2024-04-08T20:13:00Z" w:name="move163499600"/>
          <w:moveTo w:id="575" w:author="Ying Zhao" w:date="2024-04-08T20:13:00Z">
            <w:r w:rsidR="008F5039">
              <w:t xml:space="preserve">On the other hand, the external force parameters </w:t>
            </w:r>
            <m:oMath>
              <m:sSub>
                <m:sSubPr>
                  <m:ctrlPr>
                    <w:rPr>
                      <w:rFonts w:ascii="Cambria Math" w:hAnsi="Cambria Math"/>
                      <w:i/>
                    </w:rPr>
                  </m:ctrlPr>
                </m:sSubPr>
                <m:e>
                  <m:r>
                    <w:rPr>
                      <w:rFonts w:ascii="Cambria Math" w:hAnsi="Cambria Math"/>
                    </w:rPr>
                    <m:t>B</m:t>
                  </m:r>
                </m:e>
                <m:sub>
                  <m:r>
                    <w:rPr>
                      <w:rFonts w:ascii="Cambria Math" w:hAnsi="Cambria Math"/>
                    </w:rPr>
                    <m:t>0</m:t>
                  </m:r>
                </m:sub>
              </m:sSub>
            </m:oMath>
            <w:moveTo w:id="576" w:author="Ying Zhao" w:date="2024-04-08T20:13:00Z">
              <w:r w:rsidR="008F5039" w:rsidRPr="00AD59BF">
                <w:rPr>
                  <w:i/>
                  <w:iCs/>
                  <w:szCs w:val="24"/>
                </w:rPr>
                <w:t>,</w:t>
              </w:r>
              <m:oMath>
                <m:sSub>
                  <m:sSubPr>
                    <m:ctrlPr>
                      <w:rPr>
                        <w:rFonts w:ascii="Cambria Math" w:hAnsi="Cambria Math"/>
                        <w:i/>
                      </w:rPr>
                    </m:ctrlPr>
                  </m:sSubPr>
                  <m:e>
                    <m:r>
                      <w:rPr>
                        <w:rFonts w:ascii="Cambria Math" w:hAnsi="Cambria Math"/>
                      </w:rPr>
                      <m:t xml:space="preserve"> B</m:t>
                    </m:r>
                  </m:e>
                  <m:sub>
                    <m:r>
                      <w:rPr>
                        <w:rFonts w:ascii="Cambria Math" w:hAnsi="Cambria Math"/>
                      </w:rPr>
                      <m:t>x</m:t>
                    </m:r>
                  </m:sub>
                </m:sSub>
                <m:sSub>
                  <m:sSubPr>
                    <m:ctrlPr>
                      <w:rPr>
                        <w:rFonts w:ascii="Cambria Math" w:hAnsi="Cambria Math"/>
                        <w:i/>
                      </w:rPr>
                    </m:ctrlPr>
                  </m:sSubPr>
                  <m:e>
                    <m:r>
                      <w:rPr>
                        <w:rFonts w:ascii="Cambria Math" w:hAnsi="Cambria Math"/>
                      </w:rPr>
                      <m:t>,</m:t>
                    </m:r>
                    <m:r>
                      <m:rPr>
                        <m:sty m:val="p"/>
                      </m:rPr>
                      <w:rPr>
                        <w:rFonts w:ascii="Cambria Math" w:hAnsi="Cambria Math"/>
                      </w:rPr>
                      <m:t>and</m:t>
                    </m:r>
                    <m:r>
                      <w:rPr>
                        <w:rFonts w:ascii="Cambria Math" w:hAnsi="Cambria Math"/>
                      </w:rPr>
                      <m:t xml:space="preserve"> B</m:t>
                    </m:r>
                  </m:e>
                  <m:sub>
                    <m:r>
                      <w:rPr>
                        <w:rFonts w:ascii="Cambria Math" w:hAnsi="Cambria Math"/>
                      </w:rPr>
                      <m:t>y</m:t>
                    </m:r>
                  </m:sub>
                </m:sSub>
              </m:oMath>
              <w:moveTo w:id="577" w:author="Ying Zhao" w:date="2024-04-08T20:13:00Z">
                <w:r w:rsidR="008F5039">
                  <w:t xml:space="preserve"> display large variations across different time periods. </w:t>
                </w:r>
              </w:moveTo>
              <w:moveToRangeEnd w:id="574"/>
              <w:r>
                <w:t xml:space="preserve">In particular, the average force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oMath>
              <w:r>
                <w:t>is positive from June 1</w:t>
              </w:r>
              <w:r w:rsidRPr="00676DAB">
                <w:rPr>
                  <w:vertAlign w:val="superscript"/>
                </w:rPr>
                <w:t>st</w:t>
              </w:r>
              <w:r>
                <w:t xml:space="preserve"> to Sept 16</w:t>
              </w:r>
              <w:r w:rsidRPr="00676DAB">
                <w:rPr>
                  <w:vertAlign w:val="superscript"/>
                </w:rPr>
                <w:t>th</w:t>
              </w:r>
              <w:r>
                <w:t xml:space="preserve"> but turns negative afterwards, which can be explained intuitively by the seasonal ambient temperature as the dominant external factor for ice/water dynamics. Ambient temperature is not the only factor, though. Arctic temperature usually peaks in July/August while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 xml:space="preserve"> </m:t>
                </m:r>
              </m:oMath>
              <w:r>
                <w:t>remains positive and ice melting continues through mid-September. This lagging effect could be explained by other environmental effects such as albedo or jet streams but is beyond the scope of this study.</w:t>
              </w:r>
              <w:ins w:id="578" w:author="Ying Zhao" w:date="2024-04-08T22:27:00Z">
                <w:r w:rsidR="00A56218">
                  <w:t xml:space="preserve"> </w:t>
                </w:r>
              </w:ins>
              <w:ins w:id="579" w:author="Ying Zhao" w:date="2024-04-08T22:31:00Z">
                <w:r w:rsidR="005954D3">
                  <w:t xml:space="preserve">The values of </w:t>
                </w:r>
                <w:r w:rsidR="005954D3" w:rsidRPr="00990C24">
                  <w:rPr>
                    <w:i/>
                    <w:iCs/>
                    <w:rPrChange w:id="580" w:author="Ying Zhao" w:date="2024-04-08T22:40:00Z">
                      <w:rPr>
                        <w:rFonts w:ascii="Tahoma" w:hAnsi="Tahoma" w:cs="Tahoma"/>
                        <w:color w:val="000000"/>
                        <w:sz w:val="21"/>
                        <w:szCs w:val="21"/>
                      </w:rPr>
                    </w:rPrChange>
                  </w:rPr>
                  <w:t>B</w:t>
                </w:r>
                <w:r w:rsidR="005954D3" w:rsidRPr="00990C24">
                  <w:rPr>
                    <w:i/>
                    <w:iCs/>
                    <w:vertAlign w:val="subscript"/>
                    <w:rPrChange w:id="581" w:author="Ying Zhao" w:date="2024-04-08T22:40:00Z">
                      <w:rPr>
                        <w:rFonts w:ascii="Tahoma" w:hAnsi="Tahoma" w:cs="Tahoma"/>
                        <w:color w:val="000000"/>
                        <w:sz w:val="21"/>
                        <w:szCs w:val="21"/>
                        <w:vertAlign w:val="subscript"/>
                      </w:rPr>
                    </w:rPrChange>
                  </w:rPr>
                  <w:t>x</w:t>
                </w:r>
                <w:r w:rsidR="005954D3" w:rsidRPr="005954D3">
                  <w:rPr>
                    <w:rPrChange w:id="582" w:author="Ying Zhao" w:date="2024-04-08T22:31:00Z">
                      <w:rPr>
                        <w:rFonts w:ascii="Tahoma" w:hAnsi="Tahoma" w:cs="Tahoma"/>
                        <w:color w:val="000000"/>
                        <w:sz w:val="21"/>
                        <w:szCs w:val="21"/>
                      </w:rPr>
                    </w:rPrChange>
                  </w:rPr>
                  <w:t xml:space="preserve"> and </w:t>
                </w:r>
                <w:r w:rsidR="005954D3" w:rsidRPr="00990C24">
                  <w:rPr>
                    <w:i/>
                    <w:iCs/>
                    <w:rPrChange w:id="583" w:author="Ying Zhao" w:date="2024-04-08T22:39:00Z">
                      <w:rPr>
                        <w:rFonts w:ascii="Tahoma" w:hAnsi="Tahoma" w:cs="Tahoma"/>
                        <w:color w:val="000000"/>
                        <w:sz w:val="21"/>
                        <w:szCs w:val="21"/>
                      </w:rPr>
                    </w:rPrChange>
                  </w:rPr>
                  <w:t>B</w:t>
                </w:r>
                <w:r w:rsidR="005954D3" w:rsidRPr="00990C24">
                  <w:rPr>
                    <w:i/>
                    <w:iCs/>
                    <w:vertAlign w:val="subscript"/>
                    <w:rPrChange w:id="584" w:author="Ying Zhao" w:date="2024-04-08T22:39:00Z">
                      <w:rPr>
                        <w:rFonts w:ascii="Tahoma" w:hAnsi="Tahoma" w:cs="Tahoma"/>
                        <w:color w:val="000000"/>
                        <w:sz w:val="21"/>
                        <w:szCs w:val="21"/>
                        <w:vertAlign w:val="subscript"/>
                      </w:rPr>
                    </w:rPrChange>
                  </w:rPr>
                  <w:t>y</w:t>
                </w:r>
                <w:r w:rsidR="005954D3" w:rsidRPr="005954D3">
                  <w:rPr>
                    <w:rPrChange w:id="585" w:author="Ying Zhao" w:date="2024-04-08T22:31:00Z">
                      <w:rPr>
                        <w:rFonts w:ascii="Tahoma" w:hAnsi="Tahoma" w:cs="Tahoma"/>
                        <w:color w:val="000000"/>
                        <w:sz w:val="21"/>
                        <w:szCs w:val="21"/>
                        <w:vertAlign w:val="subscript"/>
                      </w:rPr>
                    </w:rPrChange>
                  </w:rPr>
                  <w:t xml:space="preserve"> </w:t>
                </w:r>
              </w:ins>
              <w:ins w:id="586" w:author="Ying Zhao" w:date="2024-04-08T22:32:00Z">
                <w:r w:rsidR="005954D3">
                  <w:t xml:space="preserve">are negative overall, which can be understood geographically. </w:t>
                </w:r>
              </w:ins>
              <w:ins w:id="587" w:author="Ying Zhao" w:date="2024-04-08T22:50:00Z">
                <w:r w:rsidR="00966B71">
                  <w:t xml:space="preserve">For our </w:t>
                </w:r>
                <w:r w:rsidR="00966B71" w:rsidRPr="00023478">
                  <w:t>focus area</w:t>
                </w:r>
                <w:r w:rsidR="00966B71">
                  <w:t xml:space="preserve"> a</w:t>
                </w:r>
              </w:ins>
              <w:ins w:id="588" w:author="Ying Zhao" w:date="2024-04-08T22:36:00Z">
                <w:r w:rsidR="003D46FD">
                  <w:t xml:space="preserve">s illustrated in </w:t>
                </w:r>
                <w:r w:rsidR="003D46FD">
                  <w:fldChar w:fldCharType="begin"/>
                </w:r>
                <w:r w:rsidR="003D46FD">
                  <w:instrText xml:space="preserve"> REF _Ref153914923 \h </w:instrText>
                </w:r>
              </w:ins>
              <w:r w:rsidR="00966B71">
                <w:instrText xml:space="preserve"> \* MERGEFORMAT </w:instrText>
              </w:r>
              <w:r w:rsidR="003D46FD">
                <w:fldChar w:fldCharType="separate"/>
              </w:r>
              <w:ins w:id="589" w:author="Ying Zhao" w:date="2024-04-08T23:30:00Z">
                <w:r w:rsidR="00542E67" w:rsidRPr="00542E67">
                  <w:rPr>
                    <w:rPrChange w:id="590" w:author="Ying Zhao" w:date="2024-04-08T23:30:00Z">
                      <w:rPr>
                        <w:sz w:val="20"/>
                        <w:szCs w:val="20"/>
                      </w:rPr>
                    </w:rPrChange>
                  </w:rPr>
                  <w:t xml:space="preserve">Figure </w:t>
                </w:r>
                <w:r w:rsidR="00542E67" w:rsidRPr="00542E67">
                  <w:rPr>
                    <w:rPrChange w:id="591" w:author="Ying Zhao" w:date="2024-04-08T23:30:00Z">
                      <w:rPr>
                        <w:noProof/>
                        <w:sz w:val="20"/>
                        <w:szCs w:val="20"/>
                      </w:rPr>
                    </w:rPrChange>
                  </w:rPr>
                  <w:t>1</w:t>
                </w:r>
              </w:ins>
              <w:ins w:id="592" w:author="Ying Zhao" w:date="2024-04-08T22:36:00Z">
                <w:r w:rsidR="003D46FD">
                  <w:fldChar w:fldCharType="end"/>
                </w:r>
                <w:r w:rsidR="003D46FD">
                  <w:t xml:space="preserve">, </w:t>
                </w:r>
              </w:ins>
              <w:ins w:id="593" w:author="Ying Zhao" w:date="2024-04-08T22:37:00Z">
                <w:r w:rsidR="003D46FD">
                  <w:t>x</w:t>
                </w:r>
              </w:ins>
              <w:ins w:id="594" w:author="Ying Zhao" w:date="2024-04-08T22:35:00Z">
                <w:r w:rsidR="003D46FD" w:rsidRPr="003D46FD">
                  <w:rPr>
                    <w:rPrChange w:id="595" w:author="Ying Zhao" w:date="2024-04-08T22:36:00Z">
                      <w:rPr>
                        <w:rFonts w:ascii="Tahoma" w:hAnsi="Tahoma" w:cs="Tahoma"/>
                        <w:color w:val="000000"/>
                        <w:sz w:val="21"/>
                        <w:szCs w:val="21"/>
                      </w:rPr>
                    </w:rPrChange>
                  </w:rPr>
                  <w:t xml:space="preserve"> coordinate corresponds to th</w:t>
                </w:r>
              </w:ins>
              <w:ins w:id="596" w:author="Ying Zhao" w:date="2024-04-08T22:37:00Z">
                <w:r w:rsidR="003D46FD">
                  <w:t xml:space="preserve">e </w:t>
                </w:r>
              </w:ins>
              <w:ins w:id="597" w:author="Ying Zhao" w:date="2024-04-08T22:35:00Z">
                <w:r w:rsidR="003D46FD" w:rsidRPr="003D46FD">
                  <w:rPr>
                    <w:rPrChange w:id="598" w:author="Ying Zhao" w:date="2024-04-08T22:36:00Z">
                      <w:rPr>
                        <w:rFonts w:ascii="Tahoma" w:hAnsi="Tahoma" w:cs="Tahoma"/>
                        <w:color w:val="000000"/>
                        <w:sz w:val="21"/>
                        <w:szCs w:val="21"/>
                      </w:rPr>
                    </w:rPrChange>
                  </w:rPr>
                  <w:t xml:space="preserve">rows of the lattice, going incrementally from top to bottom; </w:t>
                </w:r>
              </w:ins>
              <w:ins w:id="599" w:author="Ying Zhao" w:date="2024-04-08T22:38:00Z">
                <w:r w:rsidR="003D46FD">
                  <w:t>y</w:t>
                </w:r>
              </w:ins>
              <w:ins w:id="600" w:author="Ying Zhao" w:date="2024-04-08T22:35:00Z">
                <w:r w:rsidR="003D46FD" w:rsidRPr="003D46FD">
                  <w:rPr>
                    <w:rPrChange w:id="601" w:author="Ying Zhao" w:date="2024-04-08T22:36:00Z">
                      <w:rPr>
                        <w:rFonts w:ascii="Tahoma" w:hAnsi="Tahoma" w:cs="Tahoma"/>
                        <w:color w:val="000000"/>
                        <w:sz w:val="21"/>
                        <w:szCs w:val="21"/>
                      </w:rPr>
                    </w:rPrChange>
                  </w:rPr>
                  <w:t xml:space="preserve"> coordinate corresponds to the columns of the lattice going incrementally from left to right. Interestingly, ice coverage at the bottom area, th</w:t>
                </w:r>
              </w:ins>
              <w:ins w:id="602" w:author="Ying Zhao" w:date="2024-04-08T22:44:00Z">
                <w:r w:rsidR="0036492C">
                  <w:t xml:space="preserve">e </w:t>
                </w:r>
              </w:ins>
              <w:ins w:id="603" w:author="Ying Zhao" w:date="2024-04-08T22:35:00Z">
                <w:r w:rsidR="003D46FD" w:rsidRPr="003D46FD">
                  <w:rPr>
                    <w:rPrChange w:id="604" w:author="Ying Zhao" w:date="2024-04-08T22:36:00Z">
                      <w:rPr>
                        <w:rFonts w:ascii="Tahoma" w:hAnsi="Tahoma" w:cs="Tahoma"/>
                        <w:color w:val="000000"/>
                        <w:sz w:val="21"/>
                        <w:szCs w:val="21"/>
                      </w:rPr>
                    </w:rPrChange>
                  </w:rPr>
                  <w:t>Canadian Arctic Archipelago, is much thicker than elsewhere including the north pole</w:t>
                </w:r>
              </w:ins>
              <w:ins w:id="605" w:author="Ying Zhao" w:date="2024-04-08T22:38:00Z">
                <w:r w:rsidR="003D46FD">
                  <w:t xml:space="preserve"> </w:t>
                </w:r>
              </w:ins>
              <w:ins w:id="606" w:author="Ying Zhao" w:date="2024-04-08T22:35:00Z">
                <w:r w:rsidR="003D46FD" w:rsidRPr="003D46FD">
                  <w:rPr>
                    <w:rPrChange w:id="607" w:author="Ying Zhao" w:date="2024-04-08T22:36:00Z">
                      <w:rPr>
                        <w:rFonts w:ascii="Tahoma" w:hAnsi="Tahoma" w:cs="Tahoma"/>
                        <w:color w:val="000000"/>
                        <w:sz w:val="21"/>
                        <w:szCs w:val="21"/>
                      </w:rPr>
                    </w:rPrChange>
                  </w:rPr>
                  <w:t>(the gray</w:t>
                </w:r>
              </w:ins>
              <w:ins w:id="608" w:author="Ying Zhao" w:date="2024-04-08T22:38:00Z">
                <w:r w:rsidR="003D46FD">
                  <w:t xml:space="preserve"> circular mask</w:t>
                </w:r>
              </w:ins>
              <w:ins w:id="609" w:author="Ying Zhao" w:date="2024-04-08T22:35:00Z">
                <w:r w:rsidR="003D46FD" w:rsidRPr="003D46FD">
                  <w:rPr>
                    <w:rPrChange w:id="610" w:author="Ying Zhao" w:date="2024-04-08T22:36:00Z">
                      <w:rPr>
                        <w:rFonts w:ascii="Tahoma" w:hAnsi="Tahoma" w:cs="Tahoma"/>
                        <w:color w:val="000000"/>
                        <w:sz w:val="21"/>
                        <w:szCs w:val="21"/>
                      </w:rPr>
                    </w:rPrChange>
                  </w:rPr>
                  <w:t xml:space="preserve">). In fact, many scientists believe this region will be the last piece of ice standing in the Arctic </w:t>
                </w:r>
              </w:ins>
              <w:ins w:id="611" w:author="Ying Zhao" w:date="2024-04-08T22:39:00Z">
                <w:r w:rsidR="003D46FD">
                  <w:t>if</w:t>
                </w:r>
              </w:ins>
              <w:ins w:id="612" w:author="Ying Zhao" w:date="2024-04-08T22:35:00Z">
                <w:r w:rsidR="003D46FD" w:rsidRPr="003D46FD">
                  <w:rPr>
                    <w:rPrChange w:id="613" w:author="Ying Zhao" w:date="2024-04-08T22:36:00Z">
                      <w:rPr>
                        <w:rFonts w:ascii="Tahoma" w:hAnsi="Tahoma" w:cs="Tahoma"/>
                        <w:color w:val="000000"/>
                        <w:sz w:val="21"/>
                        <w:szCs w:val="21"/>
                      </w:rPr>
                    </w:rPrChange>
                  </w:rPr>
                  <w:t xml:space="preserve"> the Blue Ocean Event happens</w:t>
                </w:r>
              </w:ins>
              <w:ins w:id="614" w:author="Ying Zhao" w:date="2024-04-08T22:44:00Z">
                <w:r w:rsidR="00990C24">
                  <w:t xml:space="preserve"> </w:t>
                </w:r>
              </w:ins>
              <w:customXmlInsRangeStart w:id="615" w:author="Ying Zhao" w:date="2024-04-08T22:49:00Z"/>
              <w:sdt>
                <w:sdtPr>
                  <w:id w:val="1014574522"/>
                  <w:citation/>
                </w:sdtPr>
                <w:sdtContent>
                  <w:customXmlInsRangeEnd w:id="615"/>
                  <w:ins w:id="616" w:author="Ying Zhao" w:date="2024-04-08T22:49:00Z">
                    <w:r w:rsidR="00966B71">
                      <w:fldChar w:fldCharType="begin"/>
                    </w:r>
                    <w:r w:rsidR="00966B71">
                      <w:instrText xml:space="preserve"> CITATION HuY13 \l 1033 </w:instrText>
                    </w:r>
                  </w:ins>
                  <w:r w:rsidR="00966B71">
                    <w:fldChar w:fldCharType="separate"/>
                  </w:r>
                  <w:r w:rsidR="0066789D" w:rsidRPr="0066789D">
                    <w:rPr>
                      <w:noProof/>
                    </w:rPr>
                    <w:t>[45]</w:t>
                  </w:r>
                  <w:ins w:id="617" w:author="Ying Zhao" w:date="2024-04-08T22:49:00Z">
                    <w:r w:rsidR="00966B71">
                      <w:fldChar w:fldCharType="end"/>
                    </w:r>
                  </w:ins>
                  <w:customXmlInsRangeStart w:id="618" w:author="Ying Zhao" w:date="2024-04-08T22:49:00Z"/>
                </w:sdtContent>
              </w:sdt>
              <w:customXmlInsRangeEnd w:id="618"/>
              <w:ins w:id="619" w:author="Ying Zhao" w:date="2024-04-08T22:35:00Z">
                <w:r w:rsidR="003D46FD" w:rsidRPr="003D46FD">
                  <w:rPr>
                    <w:rPrChange w:id="620" w:author="Ying Zhao" w:date="2024-04-08T22:36:00Z">
                      <w:rPr>
                        <w:rFonts w:ascii="Tahoma" w:hAnsi="Tahoma" w:cs="Tahoma"/>
                        <w:color w:val="000000"/>
                        <w:sz w:val="21"/>
                        <w:szCs w:val="21"/>
                      </w:rPr>
                    </w:rPrChange>
                  </w:rPr>
                  <w:t xml:space="preserve">. Because the lower part of the focus area is usually covered by more ice, it explains why </w:t>
                </w:r>
                <w:r w:rsidR="003D46FD" w:rsidRPr="00990C24">
                  <w:rPr>
                    <w:i/>
                    <w:iCs/>
                    <w:rPrChange w:id="621" w:author="Ying Zhao" w:date="2024-04-08T22:40:00Z">
                      <w:rPr>
                        <w:rFonts w:ascii="Tahoma" w:hAnsi="Tahoma" w:cs="Tahoma"/>
                        <w:color w:val="000000"/>
                        <w:sz w:val="21"/>
                        <w:szCs w:val="21"/>
                      </w:rPr>
                    </w:rPrChange>
                  </w:rPr>
                  <w:t>B</w:t>
                </w:r>
                <w:r w:rsidR="003D46FD" w:rsidRPr="00990C24">
                  <w:rPr>
                    <w:i/>
                    <w:iCs/>
                    <w:vertAlign w:val="subscript"/>
                    <w:rPrChange w:id="622" w:author="Ying Zhao" w:date="2024-04-08T22:40:00Z">
                      <w:rPr>
                        <w:rFonts w:ascii="Tahoma" w:hAnsi="Tahoma" w:cs="Tahoma"/>
                        <w:color w:val="000000"/>
                        <w:sz w:val="21"/>
                        <w:szCs w:val="21"/>
                        <w:vertAlign w:val="subscript"/>
                      </w:rPr>
                    </w:rPrChange>
                  </w:rPr>
                  <w:t>x</w:t>
                </w:r>
                <w:r w:rsidR="003D46FD" w:rsidRPr="003D46FD">
                  <w:rPr>
                    <w:rPrChange w:id="623" w:author="Ying Zhao" w:date="2024-04-08T22:36:00Z">
                      <w:rPr>
                        <w:rFonts w:ascii="Tahoma" w:hAnsi="Tahoma" w:cs="Tahoma"/>
                        <w:color w:val="000000"/>
                        <w:sz w:val="21"/>
                        <w:szCs w:val="21"/>
                        <w:vertAlign w:val="subscript"/>
                      </w:rPr>
                    </w:rPrChange>
                  </w:rPr>
                  <w:t xml:space="preserve"> </w:t>
                </w:r>
                <w:r w:rsidR="003D46FD" w:rsidRPr="003D46FD">
                  <w:rPr>
                    <w:rPrChange w:id="624" w:author="Ying Zhao" w:date="2024-04-08T22:36:00Z">
                      <w:rPr>
                        <w:rFonts w:ascii="Tahoma" w:hAnsi="Tahoma" w:cs="Tahoma"/>
                        <w:color w:val="000000"/>
                        <w:sz w:val="21"/>
                        <w:szCs w:val="21"/>
                      </w:rPr>
                    </w:rPrChange>
                  </w:rPr>
                  <w:t xml:space="preserve">is usually negative, </w:t>
                </w:r>
              </w:ins>
              <w:ins w:id="625" w:author="Ying Zhao" w:date="2024-04-08T22:45:00Z">
                <w:r w:rsidR="00966B71" w:rsidRPr="00966B71">
                  <w:t>except for</w:t>
                </w:r>
              </w:ins>
              <w:ins w:id="626" w:author="Ying Zhao" w:date="2024-04-08T22:35:00Z">
                <w:r w:rsidR="003D46FD" w:rsidRPr="003D46FD">
                  <w:rPr>
                    <w:rPrChange w:id="627" w:author="Ying Zhao" w:date="2024-04-08T22:36:00Z">
                      <w:rPr>
                        <w:rFonts w:ascii="Tahoma" w:hAnsi="Tahoma" w:cs="Tahoma"/>
                        <w:color w:val="000000"/>
                        <w:sz w:val="21"/>
                        <w:szCs w:val="21"/>
                      </w:rPr>
                    </w:rPrChange>
                  </w:rPr>
                  <w:t xml:space="preserve"> very few periods  when the ice coverage remains relatively unchanged. Similarly, higher y coordinate goes in the direction toward the north pole, therefore usually colder and </w:t>
                </w:r>
              </w:ins>
              <w:ins w:id="628" w:author="Ying Zhao" w:date="2024-04-08T22:41:00Z">
                <w:r w:rsidR="00990C24">
                  <w:t xml:space="preserve">covered by </w:t>
                </w:r>
              </w:ins>
              <w:ins w:id="629" w:author="Ying Zhao" w:date="2024-04-08T22:35:00Z">
                <w:r w:rsidR="003D46FD" w:rsidRPr="003D46FD">
                  <w:rPr>
                    <w:rPrChange w:id="630" w:author="Ying Zhao" w:date="2024-04-08T22:36:00Z">
                      <w:rPr>
                        <w:rFonts w:ascii="Tahoma" w:hAnsi="Tahoma" w:cs="Tahoma"/>
                        <w:color w:val="000000"/>
                        <w:sz w:val="21"/>
                        <w:szCs w:val="21"/>
                      </w:rPr>
                    </w:rPrChange>
                  </w:rPr>
                  <w:t xml:space="preserve">more ice. </w:t>
                </w:r>
              </w:ins>
              <w:ins w:id="631" w:author="Ying Zhao" w:date="2024-04-08T22:42:00Z">
                <w:r w:rsidR="00990C24">
                  <w:t xml:space="preserve">The values of </w:t>
                </w:r>
                <w:r w:rsidR="00990C24" w:rsidRPr="00023478">
                  <w:rPr>
                    <w:i/>
                    <w:iCs/>
                  </w:rPr>
                  <w:t>B</w:t>
                </w:r>
                <w:r w:rsidR="00990C24" w:rsidRPr="00023478">
                  <w:rPr>
                    <w:i/>
                    <w:iCs/>
                    <w:vertAlign w:val="subscript"/>
                  </w:rPr>
                  <w:t>x</w:t>
                </w:r>
                <w:r w:rsidR="00990C24" w:rsidRPr="00023478">
                  <w:t xml:space="preserve"> and </w:t>
                </w:r>
                <w:r w:rsidR="00990C24" w:rsidRPr="00023478">
                  <w:rPr>
                    <w:i/>
                    <w:iCs/>
                  </w:rPr>
                  <w:t>B</w:t>
                </w:r>
                <w:r w:rsidR="00990C24" w:rsidRPr="00023478">
                  <w:rPr>
                    <w:i/>
                    <w:iCs/>
                    <w:vertAlign w:val="subscript"/>
                  </w:rPr>
                  <w:t>y</w:t>
                </w:r>
              </w:ins>
              <w:ins w:id="632" w:author="Ying Zhao" w:date="2024-04-08T22:51:00Z">
                <w:r w:rsidR="0084421B">
                  <w:t xml:space="preserve"> </w:t>
                </w:r>
              </w:ins>
              <w:ins w:id="633" w:author="Ying Zhao" w:date="2024-04-08T22:42:00Z">
                <w:r w:rsidR="00990C24">
                  <w:t xml:space="preserve">show more fluctuations than other parameters, indicating </w:t>
                </w:r>
              </w:ins>
              <w:ins w:id="634" w:author="Ying Zhao" w:date="2024-04-08T22:35:00Z">
                <w:r w:rsidR="003D46FD" w:rsidRPr="003D46FD">
                  <w:rPr>
                    <w:rPrChange w:id="635" w:author="Ying Zhao" w:date="2024-04-08T22:36:00Z">
                      <w:rPr>
                        <w:rFonts w:ascii="Tahoma" w:hAnsi="Tahoma" w:cs="Tahoma"/>
                        <w:color w:val="000000"/>
                        <w:sz w:val="21"/>
                        <w:szCs w:val="21"/>
                      </w:rPr>
                    </w:rPrChange>
                  </w:rPr>
                  <w:t xml:space="preserve">that our simplified linear functional form of </w:t>
                </w:r>
                <w:r w:rsidR="003D46FD" w:rsidRPr="00990C24">
                  <w:rPr>
                    <w:i/>
                    <w:iCs/>
                  </w:rPr>
                  <w:t>B</w:t>
                </w:r>
                <w:r w:rsidR="003D46FD" w:rsidRPr="00990C24">
                  <w:rPr>
                    <w:i/>
                    <w:iCs/>
                    <w:vertAlign w:val="subscript"/>
                  </w:rPr>
                  <w:t>i</w:t>
                </w:r>
                <w:r w:rsidR="003D46FD" w:rsidRPr="00990C24">
                  <w:rPr>
                    <w:i/>
                    <w:iCs/>
                    <w:rPrChange w:id="636" w:author="Ying Zhao" w:date="2024-04-08T22:43:00Z">
                      <w:rPr>
                        <w:i/>
                        <w:iCs/>
                        <w:vertAlign w:val="subscript"/>
                      </w:rPr>
                    </w:rPrChange>
                  </w:rPr>
                  <w:t xml:space="preserve"> </w:t>
                </w:r>
                <w:r w:rsidR="003D46FD" w:rsidRPr="00990C24">
                  <w:rPr>
                    <w:i/>
                    <w:iCs/>
                    <w:rPrChange w:id="637" w:author="Ying Zhao" w:date="2024-04-08T22:43:00Z">
                      <w:rPr/>
                    </w:rPrChange>
                  </w:rPr>
                  <w:t>=</w:t>
                </w:r>
                <w:r w:rsidR="003D46FD">
                  <w:t xml:space="preserve"> </w:t>
                </w:r>
              </w:ins>
              <m:oMath>
                <m:sSub>
                  <m:sSubPr>
                    <m:ctrlPr>
                      <w:ins w:id="638" w:author="Ying Zhao" w:date="2024-04-08T22:35:00Z">
                        <w:rPr>
                          <w:rFonts w:ascii="Cambria Math" w:hAnsi="Cambria Math"/>
                        </w:rPr>
                      </w:ins>
                    </m:ctrlPr>
                  </m:sSubPr>
                  <m:e>
                    <m:r>
                      <w:ins w:id="639" w:author="Ying Zhao" w:date="2024-04-08T22:35:00Z">
                        <w:rPr>
                          <w:rFonts w:ascii="Cambria Math" w:hAnsi="Cambria Math"/>
                        </w:rPr>
                        <m:t>B</m:t>
                      </w:ins>
                    </m:r>
                  </m:e>
                  <m:sub>
                    <m:r>
                      <w:ins w:id="640" w:author="Ying Zhao" w:date="2024-04-08T22:35:00Z">
                        <m:rPr>
                          <m:sty m:val="p"/>
                        </m:rPr>
                        <w:rPr>
                          <w:rFonts w:ascii="Cambria Math" w:hAnsi="Cambria Math"/>
                        </w:rPr>
                        <m:t>0</m:t>
                      </w:ins>
                    </m:r>
                  </m:sub>
                </m:sSub>
                <m:r>
                  <w:ins w:id="641" w:author="Ying Zhao" w:date="2024-04-08T22:35:00Z">
                    <m:rPr>
                      <m:sty m:val="p"/>
                    </m:rPr>
                    <w:rPr>
                      <w:rFonts w:ascii="Cambria Math" w:hAnsi="Cambria Math"/>
                    </w:rPr>
                    <m:t>+</m:t>
                  </w:ins>
                </m:r>
                <m:sSub>
                  <m:sSubPr>
                    <m:ctrlPr>
                      <w:ins w:id="642" w:author="Ying Zhao" w:date="2024-04-08T22:35:00Z">
                        <w:rPr>
                          <w:rFonts w:ascii="Cambria Math" w:hAnsi="Cambria Math"/>
                        </w:rPr>
                      </w:ins>
                    </m:ctrlPr>
                  </m:sSubPr>
                  <m:e>
                    <m:r>
                      <w:ins w:id="643" w:author="Ying Zhao" w:date="2024-04-08T22:35:00Z">
                        <w:rPr>
                          <w:rFonts w:ascii="Cambria Math" w:hAnsi="Cambria Math"/>
                        </w:rPr>
                        <m:t>B</m:t>
                      </w:ins>
                    </m:r>
                  </m:e>
                  <m:sub>
                    <m:r>
                      <w:ins w:id="644" w:author="Ying Zhao" w:date="2024-04-08T22:35:00Z">
                        <w:rPr>
                          <w:rFonts w:ascii="Cambria Math" w:hAnsi="Cambria Math"/>
                        </w:rPr>
                        <m:t>x</m:t>
                      </w:ins>
                    </m:r>
                  </m:sub>
                </m:sSub>
                <m:d>
                  <m:dPr>
                    <m:ctrlPr>
                      <w:ins w:id="645" w:author="Ying Zhao" w:date="2024-04-08T22:35:00Z">
                        <w:rPr>
                          <w:rFonts w:ascii="Cambria Math" w:hAnsi="Cambria Math"/>
                        </w:rPr>
                      </w:ins>
                    </m:ctrlPr>
                  </m:dPr>
                  <m:e>
                    <m:sSub>
                      <m:sSubPr>
                        <m:ctrlPr>
                          <w:ins w:id="646" w:author="Ying Zhao" w:date="2024-04-08T22:35:00Z">
                            <w:rPr>
                              <w:rFonts w:ascii="Cambria Math" w:hAnsi="Cambria Math"/>
                            </w:rPr>
                          </w:ins>
                        </m:ctrlPr>
                      </m:sSubPr>
                      <m:e>
                        <m:r>
                          <w:ins w:id="647" w:author="Ying Zhao" w:date="2024-04-08T22:35:00Z">
                            <w:rPr>
                              <w:rFonts w:ascii="Cambria Math" w:hAnsi="Cambria Math"/>
                              <w:rPrChange w:id="648" w:author="Ying Zhao" w:date="2024-04-08T22:36:00Z">
                                <w:rPr>
                                  <w:rFonts w:ascii="Cambria Math" w:hAnsi="Cambria Math"/>
                                  <w:vertAlign w:val="subscript"/>
                                </w:rPr>
                              </w:rPrChange>
                            </w:rPr>
                            <m:t>x</m:t>
                          </w:ins>
                        </m:r>
                      </m:e>
                      <m:sub>
                        <m:r>
                          <w:ins w:id="649" w:author="Ying Zhao" w:date="2024-04-08T22:35:00Z">
                            <w:rPr>
                              <w:rFonts w:ascii="Cambria Math" w:hAnsi="Cambria Math"/>
                              <w:rPrChange w:id="650" w:author="Ying Zhao" w:date="2024-04-08T22:36:00Z">
                                <w:rPr>
                                  <w:rFonts w:ascii="Cambria Math" w:hAnsi="Cambria Math"/>
                                  <w:vertAlign w:val="subscript"/>
                                </w:rPr>
                              </w:rPrChange>
                            </w:rPr>
                            <m:t>i</m:t>
                          </w:ins>
                        </m:r>
                      </m:sub>
                    </m:sSub>
                    <m:r>
                      <w:ins w:id="651" w:author="Ying Zhao" w:date="2024-04-08T22:35:00Z">
                        <m:rPr>
                          <m:sty m:val="p"/>
                        </m:rPr>
                        <w:rPr>
                          <w:rFonts w:ascii="Cambria Math" w:hAnsi="Cambria Math"/>
                        </w:rPr>
                        <m:t>-</m:t>
                      </w:ins>
                    </m:r>
                    <m:sSub>
                      <m:sSubPr>
                        <m:ctrlPr>
                          <w:ins w:id="652" w:author="Ying Zhao" w:date="2024-04-08T22:35:00Z">
                            <w:rPr>
                              <w:rFonts w:ascii="Cambria Math" w:hAnsi="Cambria Math"/>
                            </w:rPr>
                          </w:ins>
                        </m:ctrlPr>
                      </m:sSubPr>
                      <m:e>
                        <m:r>
                          <w:ins w:id="653" w:author="Ying Zhao" w:date="2024-04-08T22:35:00Z">
                            <w:rPr>
                              <w:rFonts w:ascii="Cambria Math" w:hAnsi="Cambria Math"/>
                            </w:rPr>
                            <m:t>x</m:t>
                          </w:ins>
                        </m:r>
                      </m:e>
                      <m:sub>
                        <m:r>
                          <w:ins w:id="654" w:author="Ying Zhao" w:date="2024-04-08T22:35:00Z">
                            <m:rPr>
                              <m:sty m:val="p"/>
                            </m:rPr>
                            <w:rPr>
                              <w:rFonts w:ascii="Cambria Math" w:hAnsi="Cambria Math"/>
                            </w:rPr>
                            <m:t>0</m:t>
                          </w:ins>
                        </m:r>
                      </m:sub>
                    </m:sSub>
                  </m:e>
                </m:d>
                <m:r>
                  <w:ins w:id="655" w:author="Ying Zhao" w:date="2024-04-08T22:35:00Z">
                    <m:rPr>
                      <m:sty m:val="p"/>
                    </m:rPr>
                    <w:rPr>
                      <w:rFonts w:ascii="Cambria Math" w:hAnsi="Cambria Math"/>
                    </w:rPr>
                    <m:t>+</m:t>
                  </w:ins>
                </m:r>
                <m:sSub>
                  <m:sSubPr>
                    <m:ctrlPr>
                      <w:ins w:id="656" w:author="Ying Zhao" w:date="2024-04-08T22:35:00Z">
                        <w:rPr>
                          <w:rFonts w:ascii="Cambria Math" w:hAnsi="Cambria Math"/>
                        </w:rPr>
                      </w:ins>
                    </m:ctrlPr>
                  </m:sSubPr>
                  <m:e>
                    <m:r>
                      <w:ins w:id="657" w:author="Ying Zhao" w:date="2024-04-08T22:35:00Z">
                        <w:rPr>
                          <w:rFonts w:ascii="Cambria Math" w:hAnsi="Cambria Math"/>
                        </w:rPr>
                        <m:t>B</m:t>
                      </w:ins>
                    </m:r>
                  </m:e>
                  <m:sub>
                    <m:r>
                      <w:ins w:id="658" w:author="Ying Zhao" w:date="2024-04-08T22:35:00Z">
                        <w:rPr>
                          <w:rFonts w:ascii="Cambria Math" w:hAnsi="Cambria Math"/>
                        </w:rPr>
                        <m:t>y</m:t>
                      </w:ins>
                    </m:r>
                  </m:sub>
                </m:sSub>
                <m:r>
                  <w:ins w:id="659" w:author="Ying Zhao" w:date="2024-04-08T22:35:00Z">
                    <m:rPr>
                      <m:sty m:val="p"/>
                    </m:rPr>
                    <w:rPr>
                      <w:rFonts w:ascii="Cambria Math" w:hAnsi="Cambria Math"/>
                    </w:rPr>
                    <m:t>(</m:t>
                  </w:ins>
                </m:r>
                <m:sSub>
                  <m:sSubPr>
                    <m:ctrlPr>
                      <w:ins w:id="660" w:author="Ying Zhao" w:date="2024-04-08T22:35:00Z">
                        <w:rPr>
                          <w:rFonts w:ascii="Cambria Math" w:hAnsi="Cambria Math"/>
                        </w:rPr>
                      </w:ins>
                    </m:ctrlPr>
                  </m:sSubPr>
                  <m:e>
                    <m:r>
                      <w:ins w:id="661" w:author="Ying Zhao" w:date="2024-04-08T22:35:00Z">
                        <w:rPr>
                          <w:rFonts w:ascii="Cambria Math" w:hAnsi="Cambria Math"/>
                          <w:rPrChange w:id="662" w:author="Ying Zhao" w:date="2024-04-08T22:36:00Z">
                            <w:rPr>
                              <w:rFonts w:ascii="Cambria Math" w:hAnsi="Cambria Math"/>
                              <w:vertAlign w:val="subscript"/>
                            </w:rPr>
                          </w:rPrChange>
                        </w:rPr>
                        <m:t>y</m:t>
                      </w:ins>
                    </m:r>
                  </m:e>
                  <m:sub>
                    <m:r>
                      <w:ins w:id="663" w:author="Ying Zhao" w:date="2024-04-08T22:35:00Z">
                        <w:rPr>
                          <w:rFonts w:ascii="Cambria Math" w:hAnsi="Cambria Math"/>
                          <w:rPrChange w:id="664" w:author="Ying Zhao" w:date="2024-04-08T22:36:00Z">
                            <w:rPr>
                              <w:rFonts w:ascii="Cambria Math" w:hAnsi="Cambria Math"/>
                              <w:vertAlign w:val="subscript"/>
                            </w:rPr>
                          </w:rPrChange>
                        </w:rPr>
                        <m:t>i</m:t>
                      </w:ins>
                    </m:r>
                  </m:sub>
                </m:sSub>
                <m:r>
                  <w:ins w:id="665" w:author="Ying Zhao" w:date="2024-04-08T22:35:00Z">
                    <m:rPr>
                      <m:sty m:val="p"/>
                    </m:rPr>
                    <w:rPr>
                      <w:rFonts w:ascii="Cambria Math" w:hAnsi="Cambria Math"/>
                    </w:rPr>
                    <m:t>-</m:t>
                  </w:ins>
                </m:r>
                <m:sSub>
                  <m:sSubPr>
                    <m:ctrlPr>
                      <w:ins w:id="666" w:author="Ying Zhao" w:date="2024-04-08T22:35:00Z">
                        <w:rPr>
                          <w:rFonts w:ascii="Cambria Math" w:hAnsi="Cambria Math"/>
                        </w:rPr>
                      </w:ins>
                    </m:ctrlPr>
                  </m:sSubPr>
                  <m:e>
                    <m:r>
                      <w:ins w:id="667" w:author="Ying Zhao" w:date="2024-04-08T22:35:00Z">
                        <w:rPr>
                          <w:rFonts w:ascii="Cambria Math" w:hAnsi="Cambria Math"/>
                        </w:rPr>
                        <m:t>y</m:t>
                      </w:ins>
                    </m:r>
                  </m:e>
                  <m:sub>
                    <m:r>
                      <w:ins w:id="668" w:author="Ying Zhao" w:date="2024-04-08T22:35:00Z">
                        <m:rPr>
                          <m:sty m:val="p"/>
                        </m:rPr>
                        <w:rPr>
                          <w:rFonts w:ascii="Cambria Math" w:hAnsi="Cambria Math"/>
                        </w:rPr>
                        <m:t>0</m:t>
                      </w:ins>
                    </m:r>
                  </m:sub>
                </m:sSub>
                <m:r>
                  <w:ins w:id="669" w:author="Ying Zhao" w:date="2024-04-08T22:35:00Z">
                    <m:rPr>
                      <m:sty m:val="p"/>
                    </m:rPr>
                    <w:rPr>
                      <w:rFonts w:ascii="Cambria Math" w:hAnsi="Cambria Math"/>
                    </w:rPr>
                    <m:t>)</m:t>
                  </w:ins>
                </m:r>
              </m:oMath>
              <w:ins w:id="670" w:author="Ying Zhao" w:date="2024-04-08T22:35:00Z">
                <w:r w:rsidR="003D46FD">
                  <w:t xml:space="preserve"> </w:t>
                </w:r>
                <w:r w:rsidR="003D46FD" w:rsidRPr="003D46FD">
                  <w:rPr>
                    <w:rPrChange w:id="671" w:author="Ying Zhao" w:date="2024-04-08T22:36:00Z">
                      <w:rPr>
                        <w:rFonts w:ascii="Tahoma" w:hAnsi="Tahoma" w:cs="Tahoma"/>
                        <w:color w:val="000000"/>
                        <w:sz w:val="21"/>
                        <w:szCs w:val="21"/>
                      </w:rPr>
                    </w:rPrChange>
                  </w:rPr>
                  <w:t xml:space="preserve">is far </w:t>
                </w:r>
                <w:r w:rsidR="003D46FD" w:rsidRPr="003D46FD">
                  <w:rPr>
                    <w:rPrChange w:id="672" w:author="Ying Zhao" w:date="2024-04-08T22:36:00Z">
                      <w:rPr>
                        <w:rFonts w:ascii="Tahoma" w:hAnsi="Tahoma" w:cs="Tahoma"/>
                        <w:color w:val="000000"/>
                        <w:sz w:val="21"/>
                        <w:szCs w:val="21"/>
                      </w:rPr>
                    </w:rPrChange>
                  </w:rPr>
                  <w:lastRenderedPageBreak/>
                  <w:t xml:space="preserve">from perfectly modeling the full effect of external field; it can be further enriched </w:t>
                </w:r>
              </w:ins>
              <w:ins w:id="673" w:author="Ying Zhao" w:date="2024-04-08T22:43:00Z">
                <w:r w:rsidR="00990C24">
                  <w:t>by</w:t>
                </w:r>
              </w:ins>
              <w:ins w:id="674" w:author="Ying Zhao" w:date="2024-04-08T22:35:00Z">
                <w:r w:rsidR="003D46FD" w:rsidRPr="003D46FD">
                  <w:rPr>
                    <w:rPrChange w:id="675" w:author="Ying Zhao" w:date="2024-04-08T22:36:00Z">
                      <w:rPr>
                        <w:rFonts w:ascii="Tahoma" w:hAnsi="Tahoma" w:cs="Tahoma"/>
                        <w:color w:val="000000"/>
                        <w:sz w:val="21"/>
                        <w:szCs w:val="21"/>
                      </w:rPr>
                    </w:rPrChange>
                  </w:rPr>
                  <w:t xml:space="preserve"> link</w:t>
                </w:r>
              </w:ins>
              <w:ins w:id="676" w:author="Ying Zhao" w:date="2024-04-08T22:43:00Z">
                <w:r w:rsidR="00990C24">
                  <w:t>ing</w:t>
                </w:r>
              </w:ins>
              <w:ins w:id="677" w:author="Ying Zhao" w:date="2024-04-08T22:35:00Z">
                <w:r w:rsidR="003D46FD" w:rsidRPr="003D46FD">
                  <w:rPr>
                    <w:rPrChange w:id="678" w:author="Ying Zhao" w:date="2024-04-08T22:36:00Z">
                      <w:rPr>
                        <w:rFonts w:ascii="Tahoma" w:hAnsi="Tahoma" w:cs="Tahoma"/>
                        <w:color w:val="000000"/>
                        <w:sz w:val="21"/>
                        <w:szCs w:val="21"/>
                      </w:rPr>
                    </w:rPrChange>
                  </w:rPr>
                  <w:t xml:space="preserve"> to actual geographical and environmental factors to enhance the power of the Ising model in the future</w:t>
                </w:r>
              </w:ins>
              <w:ins w:id="679" w:author="Ying Zhao" w:date="2024-04-08T22:51:00Z">
                <w:r w:rsidR="0084421B">
                  <w:t>, which is out of scope</w:t>
                </w:r>
                <w:r w:rsidR="00EC2919">
                  <w:t xml:space="preserve"> of</w:t>
                </w:r>
                <w:r w:rsidR="0084421B">
                  <w:t xml:space="preserve"> this paper.</w:t>
                </w:r>
              </w:ins>
            </w:moveTo>
          </w:moveTo>
        </w:moveFrom>
      </w:moveFrom>
    </w:p>
    <w:p w14:paraId="76CE22BC" w14:textId="77777777" w:rsidR="00027805" w:rsidRDefault="00027805" w:rsidP="00027805">
      <w:pPr>
        <w:pStyle w:val="NoSpacing"/>
        <w:jc w:val="both"/>
      </w:pPr>
    </w:p>
    <w:tbl>
      <w:tblPr>
        <w:tblW w:w="10089" w:type="dxa"/>
        <w:tblLook w:val="04A0" w:firstRow="1" w:lastRow="0" w:firstColumn="1" w:lastColumn="0" w:noHBand="0" w:noVBand="1"/>
      </w:tblPr>
      <w:tblGrid>
        <w:gridCol w:w="413"/>
        <w:gridCol w:w="734"/>
        <w:gridCol w:w="734"/>
        <w:gridCol w:w="734"/>
        <w:gridCol w:w="734"/>
        <w:gridCol w:w="734"/>
        <w:gridCol w:w="734"/>
        <w:gridCol w:w="734"/>
        <w:gridCol w:w="734"/>
        <w:gridCol w:w="734"/>
        <w:gridCol w:w="734"/>
        <w:gridCol w:w="734"/>
        <w:gridCol w:w="734"/>
        <w:gridCol w:w="868"/>
      </w:tblGrid>
      <w:tr w:rsidR="006421DB" w:rsidRPr="00856F74" w14:paraId="2A0528D9" w14:textId="77777777" w:rsidTr="006421DB">
        <w:trPr>
          <w:trHeight w:val="409"/>
        </w:trPr>
        <w:tc>
          <w:tcPr>
            <w:tcW w:w="413" w:type="dxa"/>
            <w:tcBorders>
              <w:top w:val="single" w:sz="4" w:space="0" w:color="auto"/>
              <w:left w:val="single" w:sz="4" w:space="0" w:color="auto"/>
              <w:bottom w:val="double" w:sz="6" w:space="0" w:color="auto"/>
              <w:right w:val="single" w:sz="4" w:space="0" w:color="auto"/>
            </w:tcBorders>
            <w:shd w:val="clear" w:color="auto" w:fill="auto"/>
            <w:vAlign w:val="bottom"/>
            <w:hideMark/>
          </w:tcPr>
          <w:p w14:paraId="5D176A8D" w14:textId="77777777" w:rsidR="00027805" w:rsidRPr="00856F74" w:rsidRDefault="00027805" w:rsidP="004812F1">
            <w:pPr>
              <w:spacing w:before="0" w:after="0"/>
              <w:rPr>
                <w:rFonts w:eastAsia="Times New Roman" w:cs="Times New Roman"/>
                <w:b/>
                <w:bCs/>
                <w:color w:val="000000"/>
                <w:sz w:val="20"/>
                <w:szCs w:val="20"/>
              </w:rPr>
            </w:pPr>
            <w:r w:rsidRPr="00856F74">
              <w:rPr>
                <w:rFonts w:eastAsia="Times New Roman" w:cs="Times New Roman"/>
                <w:b/>
                <w:bCs/>
                <w:color w:val="000000"/>
                <w:sz w:val="20"/>
                <w:szCs w:val="20"/>
              </w:rPr>
              <w:t> </w:t>
            </w:r>
          </w:p>
        </w:tc>
        <w:tc>
          <w:tcPr>
            <w:tcW w:w="734" w:type="dxa"/>
            <w:tcBorders>
              <w:top w:val="single" w:sz="4" w:space="0" w:color="auto"/>
              <w:left w:val="nil"/>
              <w:bottom w:val="double" w:sz="6" w:space="0" w:color="auto"/>
              <w:right w:val="nil"/>
            </w:tcBorders>
            <w:shd w:val="clear" w:color="auto" w:fill="auto"/>
            <w:vAlign w:val="bottom"/>
            <w:hideMark/>
          </w:tcPr>
          <w:p w14:paraId="665F7E8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6/16 to 7/1</w:t>
            </w:r>
          </w:p>
        </w:tc>
        <w:tc>
          <w:tcPr>
            <w:tcW w:w="734" w:type="dxa"/>
            <w:tcBorders>
              <w:top w:val="single" w:sz="4" w:space="0" w:color="auto"/>
              <w:left w:val="nil"/>
              <w:bottom w:val="double" w:sz="6" w:space="0" w:color="auto"/>
              <w:right w:val="nil"/>
            </w:tcBorders>
            <w:shd w:val="clear" w:color="auto" w:fill="auto"/>
            <w:vAlign w:val="bottom"/>
            <w:hideMark/>
          </w:tcPr>
          <w:p w14:paraId="78871DE5"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7/1 to 7/16</w:t>
            </w:r>
          </w:p>
        </w:tc>
        <w:tc>
          <w:tcPr>
            <w:tcW w:w="734" w:type="dxa"/>
            <w:tcBorders>
              <w:top w:val="single" w:sz="4" w:space="0" w:color="auto"/>
              <w:left w:val="nil"/>
              <w:bottom w:val="double" w:sz="6" w:space="0" w:color="auto"/>
              <w:right w:val="nil"/>
            </w:tcBorders>
            <w:shd w:val="clear" w:color="auto" w:fill="auto"/>
            <w:vAlign w:val="bottom"/>
            <w:hideMark/>
          </w:tcPr>
          <w:p w14:paraId="7292D43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7/16 to 8/1</w:t>
            </w:r>
          </w:p>
        </w:tc>
        <w:tc>
          <w:tcPr>
            <w:tcW w:w="734" w:type="dxa"/>
            <w:tcBorders>
              <w:top w:val="single" w:sz="4" w:space="0" w:color="auto"/>
              <w:left w:val="nil"/>
              <w:bottom w:val="double" w:sz="6" w:space="0" w:color="auto"/>
              <w:right w:val="nil"/>
            </w:tcBorders>
            <w:shd w:val="clear" w:color="auto" w:fill="auto"/>
            <w:vAlign w:val="bottom"/>
            <w:hideMark/>
          </w:tcPr>
          <w:p w14:paraId="05E5710C"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8/1 to 8/16</w:t>
            </w:r>
          </w:p>
        </w:tc>
        <w:tc>
          <w:tcPr>
            <w:tcW w:w="734" w:type="dxa"/>
            <w:tcBorders>
              <w:top w:val="single" w:sz="4" w:space="0" w:color="auto"/>
              <w:left w:val="nil"/>
              <w:bottom w:val="double" w:sz="6" w:space="0" w:color="auto"/>
              <w:right w:val="nil"/>
            </w:tcBorders>
            <w:shd w:val="clear" w:color="auto" w:fill="auto"/>
            <w:vAlign w:val="bottom"/>
            <w:hideMark/>
          </w:tcPr>
          <w:p w14:paraId="4E2E8C16"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8/16 to 9/1</w:t>
            </w:r>
          </w:p>
        </w:tc>
        <w:tc>
          <w:tcPr>
            <w:tcW w:w="734" w:type="dxa"/>
            <w:tcBorders>
              <w:top w:val="single" w:sz="4" w:space="0" w:color="auto"/>
              <w:left w:val="nil"/>
              <w:bottom w:val="double" w:sz="6" w:space="0" w:color="auto"/>
              <w:right w:val="nil"/>
            </w:tcBorders>
            <w:shd w:val="clear" w:color="auto" w:fill="auto"/>
            <w:vAlign w:val="bottom"/>
            <w:hideMark/>
          </w:tcPr>
          <w:p w14:paraId="6AC100B4"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9/1 to 9/16</w:t>
            </w:r>
          </w:p>
        </w:tc>
        <w:tc>
          <w:tcPr>
            <w:tcW w:w="734" w:type="dxa"/>
            <w:tcBorders>
              <w:top w:val="single" w:sz="4" w:space="0" w:color="auto"/>
              <w:left w:val="nil"/>
              <w:bottom w:val="double" w:sz="6" w:space="0" w:color="auto"/>
              <w:right w:val="nil"/>
            </w:tcBorders>
            <w:shd w:val="clear" w:color="auto" w:fill="auto"/>
            <w:vAlign w:val="bottom"/>
            <w:hideMark/>
          </w:tcPr>
          <w:p w14:paraId="0944FBF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9/16 to 10/1</w:t>
            </w:r>
          </w:p>
        </w:tc>
        <w:tc>
          <w:tcPr>
            <w:tcW w:w="734" w:type="dxa"/>
            <w:tcBorders>
              <w:top w:val="single" w:sz="4" w:space="0" w:color="auto"/>
              <w:left w:val="nil"/>
              <w:bottom w:val="double" w:sz="6" w:space="0" w:color="auto"/>
              <w:right w:val="nil"/>
            </w:tcBorders>
            <w:shd w:val="clear" w:color="auto" w:fill="auto"/>
            <w:vAlign w:val="bottom"/>
            <w:hideMark/>
          </w:tcPr>
          <w:p w14:paraId="368409C1"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10/1 to 10/16</w:t>
            </w:r>
          </w:p>
        </w:tc>
        <w:tc>
          <w:tcPr>
            <w:tcW w:w="734" w:type="dxa"/>
            <w:tcBorders>
              <w:top w:val="single" w:sz="4" w:space="0" w:color="auto"/>
              <w:left w:val="nil"/>
              <w:bottom w:val="double" w:sz="6" w:space="0" w:color="auto"/>
              <w:right w:val="nil"/>
            </w:tcBorders>
            <w:shd w:val="clear" w:color="auto" w:fill="auto"/>
            <w:vAlign w:val="bottom"/>
            <w:hideMark/>
          </w:tcPr>
          <w:p w14:paraId="0276F9B9"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10/16 to 11/1</w:t>
            </w:r>
          </w:p>
        </w:tc>
        <w:tc>
          <w:tcPr>
            <w:tcW w:w="734" w:type="dxa"/>
            <w:tcBorders>
              <w:top w:val="single" w:sz="4" w:space="0" w:color="auto"/>
              <w:left w:val="nil"/>
              <w:bottom w:val="double" w:sz="6" w:space="0" w:color="auto"/>
              <w:right w:val="nil"/>
            </w:tcBorders>
            <w:shd w:val="clear" w:color="auto" w:fill="auto"/>
            <w:vAlign w:val="bottom"/>
            <w:hideMark/>
          </w:tcPr>
          <w:p w14:paraId="2956E20F"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11/1 to 11/16</w:t>
            </w:r>
          </w:p>
        </w:tc>
        <w:tc>
          <w:tcPr>
            <w:tcW w:w="734" w:type="dxa"/>
            <w:tcBorders>
              <w:top w:val="single" w:sz="4" w:space="0" w:color="auto"/>
              <w:left w:val="nil"/>
              <w:bottom w:val="double" w:sz="6" w:space="0" w:color="auto"/>
              <w:right w:val="nil"/>
            </w:tcBorders>
            <w:shd w:val="clear" w:color="auto" w:fill="auto"/>
            <w:vAlign w:val="bottom"/>
            <w:hideMark/>
          </w:tcPr>
          <w:p w14:paraId="052B279B"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11/16 to 12/1</w:t>
            </w:r>
          </w:p>
        </w:tc>
        <w:tc>
          <w:tcPr>
            <w:tcW w:w="734" w:type="dxa"/>
            <w:tcBorders>
              <w:top w:val="single" w:sz="4" w:space="0" w:color="auto"/>
              <w:left w:val="nil"/>
              <w:bottom w:val="double" w:sz="6" w:space="0" w:color="auto"/>
              <w:right w:val="nil"/>
            </w:tcBorders>
            <w:shd w:val="clear" w:color="auto" w:fill="auto"/>
            <w:vAlign w:val="bottom"/>
            <w:hideMark/>
          </w:tcPr>
          <w:p w14:paraId="639B1ABB"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12/1 to 12/16</w:t>
            </w:r>
          </w:p>
        </w:tc>
        <w:tc>
          <w:tcPr>
            <w:tcW w:w="868" w:type="dxa"/>
            <w:tcBorders>
              <w:top w:val="single" w:sz="4" w:space="0" w:color="auto"/>
              <w:left w:val="nil"/>
              <w:bottom w:val="double" w:sz="6" w:space="0" w:color="auto"/>
              <w:right w:val="single" w:sz="4" w:space="0" w:color="auto"/>
            </w:tcBorders>
            <w:shd w:val="clear" w:color="auto" w:fill="auto"/>
            <w:vAlign w:val="bottom"/>
            <w:hideMark/>
          </w:tcPr>
          <w:p w14:paraId="505D6554" w14:textId="77777777" w:rsidR="00027805" w:rsidRPr="00856F74" w:rsidRDefault="00027805" w:rsidP="004812F1">
            <w:pPr>
              <w:spacing w:before="0" w:after="0"/>
              <w:jc w:val="right"/>
              <w:rPr>
                <w:rFonts w:eastAsia="Times New Roman" w:cs="Times New Roman"/>
                <w:b/>
                <w:bCs/>
                <w:color w:val="000000"/>
                <w:sz w:val="18"/>
                <w:szCs w:val="18"/>
              </w:rPr>
            </w:pPr>
            <w:r w:rsidRPr="00856F74">
              <w:rPr>
                <w:rFonts w:eastAsia="Times New Roman" w:cs="Times New Roman"/>
                <w:b/>
                <w:bCs/>
                <w:color w:val="000000"/>
                <w:sz w:val="18"/>
                <w:szCs w:val="18"/>
              </w:rPr>
              <w:t>12/16 to 1/1</w:t>
            </w:r>
            <w:r>
              <w:rPr>
                <w:rFonts w:eastAsia="Times New Roman" w:cs="Times New Roman"/>
                <w:b/>
                <w:bCs/>
                <w:color w:val="000000"/>
                <w:sz w:val="18"/>
                <w:szCs w:val="18"/>
              </w:rPr>
              <w:t>/2023</w:t>
            </w:r>
          </w:p>
        </w:tc>
      </w:tr>
      <w:tr w:rsidR="006421DB" w:rsidRPr="00856F74" w14:paraId="2FD644DA" w14:textId="77777777" w:rsidTr="006421DB">
        <w:trPr>
          <w:trHeight w:val="251"/>
        </w:trPr>
        <w:tc>
          <w:tcPr>
            <w:tcW w:w="413" w:type="dxa"/>
            <w:tcBorders>
              <w:top w:val="nil"/>
              <w:left w:val="single" w:sz="4" w:space="0" w:color="auto"/>
              <w:bottom w:val="nil"/>
              <w:right w:val="single" w:sz="4" w:space="0" w:color="auto"/>
            </w:tcBorders>
            <w:shd w:val="clear" w:color="auto" w:fill="auto"/>
            <w:noWrap/>
            <w:vAlign w:val="bottom"/>
            <w:hideMark/>
          </w:tcPr>
          <w:p w14:paraId="22FCE4CD"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J</w:t>
            </w:r>
          </w:p>
        </w:tc>
        <w:tc>
          <w:tcPr>
            <w:tcW w:w="734" w:type="dxa"/>
            <w:tcBorders>
              <w:top w:val="nil"/>
              <w:left w:val="nil"/>
              <w:bottom w:val="nil"/>
              <w:right w:val="nil"/>
            </w:tcBorders>
            <w:shd w:val="clear" w:color="auto" w:fill="auto"/>
            <w:noWrap/>
            <w:vAlign w:val="bottom"/>
            <w:hideMark/>
          </w:tcPr>
          <w:p w14:paraId="5AE2496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36264EA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734" w:type="dxa"/>
            <w:tcBorders>
              <w:top w:val="nil"/>
              <w:left w:val="nil"/>
              <w:bottom w:val="nil"/>
              <w:right w:val="nil"/>
            </w:tcBorders>
            <w:shd w:val="clear" w:color="auto" w:fill="auto"/>
            <w:noWrap/>
            <w:vAlign w:val="bottom"/>
            <w:hideMark/>
          </w:tcPr>
          <w:p w14:paraId="76A447E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1766CCE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2.4</w:t>
            </w:r>
          </w:p>
        </w:tc>
        <w:tc>
          <w:tcPr>
            <w:tcW w:w="734" w:type="dxa"/>
            <w:tcBorders>
              <w:top w:val="nil"/>
              <w:left w:val="nil"/>
              <w:bottom w:val="nil"/>
              <w:right w:val="nil"/>
            </w:tcBorders>
            <w:shd w:val="clear" w:color="auto" w:fill="auto"/>
            <w:noWrap/>
            <w:vAlign w:val="bottom"/>
            <w:hideMark/>
          </w:tcPr>
          <w:p w14:paraId="5DCF49B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734" w:type="dxa"/>
            <w:tcBorders>
              <w:top w:val="nil"/>
              <w:left w:val="nil"/>
              <w:bottom w:val="nil"/>
              <w:right w:val="nil"/>
            </w:tcBorders>
            <w:shd w:val="clear" w:color="auto" w:fill="auto"/>
            <w:noWrap/>
            <w:vAlign w:val="bottom"/>
            <w:hideMark/>
          </w:tcPr>
          <w:p w14:paraId="744C4AEB"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2DE31E3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734" w:type="dxa"/>
            <w:tcBorders>
              <w:top w:val="nil"/>
              <w:left w:val="nil"/>
              <w:bottom w:val="nil"/>
              <w:right w:val="nil"/>
            </w:tcBorders>
            <w:shd w:val="clear" w:color="auto" w:fill="auto"/>
            <w:noWrap/>
            <w:vAlign w:val="bottom"/>
            <w:hideMark/>
          </w:tcPr>
          <w:p w14:paraId="7D0B262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734" w:type="dxa"/>
            <w:tcBorders>
              <w:top w:val="nil"/>
              <w:left w:val="nil"/>
              <w:bottom w:val="nil"/>
              <w:right w:val="nil"/>
            </w:tcBorders>
            <w:shd w:val="clear" w:color="auto" w:fill="auto"/>
            <w:noWrap/>
            <w:vAlign w:val="bottom"/>
            <w:hideMark/>
          </w:tcPr>
          <w:p w14:paraId="2FC2AD6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2.6</w:t>
            </w:r>
          </w:p>
        </w:tc>
        <w:tc>
          <w:tcPr>
            <w:tcW w:w="734" w:type="dxa"/>
            <w:tcBorders>
              <w:top w:val="nil"/>
              <w:left w:val="nil"/>
              <w:bottom w:val="nil"/>
              <w:right w:val="nil"/>
            </w:tcBorders>
            <w:shd w:val="clear" w:color="auto" w:fill="auto"/>
            <w:noWrap/>
            <w:vAlign w:val="bottom"/>
            <w:hideMark/>
          </w:tcPr>
          <w:p w14:paraId="5A8269EF"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2.5</w:t>
            </w:r>
          </w:p>
        </w:tc>
        <w:tc>
          <w:tcPr>
            <w:tcW w:w="734" w:type="dxa"/>
            <w:tcBorders>
              <w:top w:val="nil"/>
              <w:left w:val="nil"/>
              <w:bottom w:val="nil"/>
              <w:right w:val="nil"/>
            </w:tcBorders>
            <w:shd w:val="clear" w:color="auto" w:fill="auto"/>
            <w:noWrap/>
            <w:vAlign w:val="bottom"/>
            <w:hideMark/>
          </w:tcPr>
          <w:p w14:paraId="5826CDC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2.3</w:t>
            </w:r>
          </w:p>
        </w:tc>
        <w:tc>
          <w:tcPr>
            <w:tcW w:w="734" w:type="dxa"/>
            <w:tcBorders>
              <w:top w:val="nil"/>
              <w:left w:val="nil"/>
              <w:bottom w:val="nil"/>
              <w:right w:val="nil"/>
            </w:tcBorders>
            <w:shd w:val="clear" w:color="auto" w:fill="auto"/>
            <w:noWrap/>
            <w:vAlign w:val="bottom"/>
            <w:hideMark/>
          </w:tcPr>
          <w:p w14:paraId="63B1A1A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c>
          <w:tcPr>
            <w:tcW w:w="868" w:type="dxa"/>
            <w:tcBorders>
              <w:top w:val="nil"/>
              <w:left w:val="nil"/>
              <w:bottom w:val="nil"/>
              <w:right w:val="single" w:sz="4" w:space="0" w:color="auto"/>
            </w:tcBorders>
            <w:shd w:val="clear" w:color="auto" w:fill="auto"/>
            <w:noWrap/>
            <w:vAlign w:val="bottom"/>
            <w:hideMark/>
          </w:tcPr>
          <w:p w14:paraId="3093C41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2.7</w:t>
            </w:r>
          </w:p>
        </w:tc>
      </w:tr>
      <w:tr w:rsidR="006421DB" w:rsidRPr="00856F74" w14:paraId="7F5AD93A" w14:textId="77777777" w:rsidTr="006421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4A1C3643"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0</w:t>
            </w:r>
          </w:p>
        </w:tc>
        <w:tc>
          <w:tcPr>
            <w:tcW w:w="734" w:type="dxa"/>
            <w:tcBorders>
              <w:top w:val="nil"/>
              <w:left w:val="nil"/>
              <w:bottom w:val="nil"/>
              <w:right w:val="nil"/>
            </w:tcBorders>
            <w:shd w:val="clear" w:color="auto" w:fill="auto"/>
            <w:noWrap/>
            <w:vAlign w:val="bottom"/>
            <w:hideMark/>
          </w:tcPr>
          <w:p w14:paraId="375A84B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7.0</w:t>
            </w:r>
          </w:p>
        </w:tc>
        <w:tc>
          <w:tcPr>
            <w:tcW w:w="734" w:type="dxa"/>
            <w:tcBorders>
              <w:top w:val="nil"/>
              <w:left w:val="nil"/>
              <w:bottom w:val="nil"/>
              <w:right w:val="nil"/>
            </w:tcBorders>
            <w:shd w:val="clear" w:color="auto" w:fill="auto"/>
            <w:noWrap/>
            <w:vAlign w:val="bottom"/>
            <w:hideMark/>
          </w:tcPr>
          <w:p w14:paraId="26A2ABF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2.0</w:t>
            </w:r>
          </w:p>
        </w:tc>
        <w:tc>
          <w:tcPr>
            <w:tcW w:w="734" w:type="dxa"/>
            <w:tcBorders>
              <w:top w:val="nil"/>
              <w:left w:val="nil"/>
              <w:bottom w:val="nil"/>
              <w:right w:val="nil"/>
            </w:tcBorders>
            <w:shd w:val="clear" w:color="auto" w:fill="auto"/>
            <w:noWrap/>
            <w:vAlign w:val="bottom"/>
            <w:hideMark/>
          </w:tcPr>
          <w:p w14:paraId="49ACC94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6.5</w:t>
            </w:r>
          </w:p>
        </w:tc>
        <w:tc>
          <w:tcPr>
            <w:tcW w:w="734" w:type="dxa"/>
            <w:tcBorders>
              <w:top w:val="nil"/>
              <w:left w:val="nil"/>
              <w:bottom w:val="nil"/>
              <w:right w:val="nil"/>
            </w:tcBorders>
            <w:shd w:val="clear" w:color="auto" w:fill="auto"/>
            <w:noWrap/>
            <w:vAlign w:val="bottom"/>
            <w:hideMark/>
          </w:tcPr>
          <w:p w14:paraId="04B25D6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9.1</w:t>
            </w:r>
          </w:p>
        </w:tc>
        <w:tc>
          <w:tcPr>
            <w:tcW w:w="734" w:type="dxa"/>
            <w:tcBorders>
              <w:top w:val="nil"/>
              <w:left w:val="nil"/>
              <w:bottom w:val="nil"/>
              <w:right w:val="nil"/>
            </w:tcBorders>
            <w:shd w:val="clear" w:color="auto" w:fill="auto"/>
            <w:noWrap/>
            <w:vAlign w:val="bottom"/>
            <w:hideMark/>
          </w:tcPr>
          <w:p w14:paraId="49B5B2CC"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4.3</w:t>
            </w:r>
          </w:p>
        </w:tc>
        <w:tc>
          <w:tcPr>
            <w:tcW w:w="734" w:type="dxa"/>
            <w:tcBorders>
              <w:top w:val="nil"/>
              <w:left w:val="nil"/>
              <w:bottom w:val="nil"/>
              <w:right w:val="nil"/>
            </w:tcBorders>
            <w:shd w:val="clear" w:color="auto" w:fill="auto"/>
            <w:noWrap/>
            <w:vAlign w:val="bottom"/>
            <w:hideMark/>
          </w:tcPr>
          <w:p w14:paraId="5A99246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3.6</w:t>
            </w:r>
          </w:p>
        </w:tc>
        <w:tc>
          <w:tcPr>
            <w:tcW w:w="734" w:type="dxa"/>
            <w:tcBorders>
              <w:top w:val="nil"/>
              <w:left w:val="nil"/>
              <w:bottom w:val="nil"/>
              <w:right w:val="nil"/>
            </w:tcBorders>
            <w:shd w:val="clear" w:color="auto" w:fill="auto"/>
            <w:noWrap/>
            <w:vAlign w:val="bottom"/>
            <w:hideMark/>
          </w:tcPr>
          <w:p w14:paraId="4016A3F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-12.6</w:t>
            </w:r>
          </w:p>
        </w:tc>
        <w:tc>
          <w:tcPr>
            <w:tcW w:w="734" w:type="dxa"/>
            <w:tcBorders>
              <w:top w:val="nil"/>
              <w:left w:val="nil"/>
              <w:bottom w:val="nil"/>
              <w:right w:val="nil"/>
            </w:tcBorders>
            <w:shd w:val="clear" w:color="auto" w:fill="auto"/>
            <w:noWrap/>
            <w:vAlign w:val="bottom"/>
            <w:hideMark/>
          </w:tcPr>
          <w:p w14:paraId="3F9E049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-12.7</w:t>
            </w:r>
          </w:p>
        </w:tc>
        <w:tc>
          <w:tcPr>
            <w:tcW w:w="734" w:type="dxa"/>
            <w:tcBorders>
              <w:top w:val="nil"/>
              <w:left w:val="nil"/>
              <w:bottom w:val="nil"/>
              <w:right w:val="nil"/>
            </w:tcBorders>
            <w:shd w:val="clear" w:color="auto" w:fill="auto"/>
            <w:noWrap/>
            <w:vAlign w:val="bottom"/>
            <w:hideMark/>
          </w:tcPr>
          <w:p w14:paraId="2C21F87B"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-14.9</w:t>
            </w:r>
          </w:p>
        </w:tc>
        <w:tc>
          <w:tcPr>
            <w:tcW w:w="734" w:type="dxa"/>
            <w:tcBorders>
              <w:top w:val="nil"/>
              <w:left w:val="nil"/>
              <w:bottom w:val="nil"/>
              <w:right w:val="nil"/>
            </w:tcBorders>
            <w:shd w:val="clear" w:color="auto" w:fill="auto"/>
            <w:noWrap/>
            <w:vAlign w:val="bottom"/>
            <w:hideMark/>
          </w:tcPr>
          <w:p w14:paraId="2E465D4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-9.6</w:t>
            </w:r>
          </w:p>
        </w:tc>
        <w:tc>
          <w:tcPr>
            <w:tcW w:w="734" w:type="dxa"/>
            <w:tcBorders>
              <w:top w:val="nil"/>
              <w:left w:val="nil"/>
              <w:bottom w:val="nil"/>
              <w:right w:val="nil"/>
            </w:tcBorders>
            <w:shd w:val="clear" w:color="auto" w:fill="auto"/>
            <w:noWrap/>
            <w:vAlign w:val="bottom"/>
            <w:hideMark/>
          </w:tcPr>
          <w:p w14:paraId="5C762BE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-15.0</w:t>
            </w:r>
          </w:p>
        </w:tc>
        <w:tc>
          <w:tcPr>
            <w:tcW w:w="734" w:type="dxa"/>
            <w:tcBorders>
              <w:top w:val="nil"/>
              <w:left w:val="nil"/>
              <w:bottom w:val="nil"/>
              <w:right w:val="nil"/>
            </w:tcBorders>
            <w:shd w:val="clear" w:color="auto" w:fill="auto"/>
            <w:noWrap/>
            <w:vAlign w:val="bottom"/>
            <w:hideMark/>
          </w:tcPr>
          <w:p w14:paraId="3C7F7AC9"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-13.1</w:t>
            </w:r>
          </w:p>
        </w:tc>
        <w:tc>
          <w:tcPr>
            <w:tcW w:w="868" w:type="dxa"/>
            <w:tcBorders>
              <w:top w:val="nil"/>
              <w:left w:val="nil"/>
              <w:bottom w:val="nil"/>
              <w:right w:val="single" w:sz="4" w:space="0" w:color="auto"/>
            </w:tcBorders>
            <w:shd w:val="clear" w:color="auto" w:fill="auto"/>
            <w:noWrap/>
            <w:vAlign w:val="bottom"/>
            <w:hideMark/>
          </w:tcPr>
          <w:p w14:paraId="0196558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-14.4</w:t>
            </w:r>
          </w:p>
        </w:tc>
      </w:tr>
      <w:tr w:rsidR="006421DB" w:rsidRPr="00856F74" w14:paraId="1EBFC140" w14:textId="77777777" w:rsidTr="006421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5B4C7C15"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x</w:t>
            </w:r>
          </w:p>
        </w:tc>
        <w:tc>
          <w:tcPr>
            <w:tcW w:w="734" w:type="dxa"/>
            <w:tcBorders>
              <w:top w:val="nil"/>
              <w:left w:val="nil"/>
              <w:bottom w:val="nil"/>
              <w:right w:val="nil"/>
            </w:tcBorders>
            <w:shd w:val="clear" w:color="auto" w:fill="auto"/>
            <w:noWrap/>
            <w:vAlign w:val="bottom"/>
            <w:hideMark/>
          </w:tcPr>
          <w:p w14:paraId="20411A4E"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0.2</w:t>
            </w:r>
          </w:p>
        </w:tc>
        <w:tc>
          <w:tcPr>
            <w:tcW w:w="734" w:type="dxa"/>
            <w:tcBorders>
              <w:top w:val="nil"/>
              <w:left w:val="nil"/>
              <w:bottom w:val="nil"/>
              <w:right w:val="nil"/>
            </w:tcBorders>
            <w:shd w:val="clear" w:color="auto" w:fill="auto"/>
            <w:noWrap/>
            <w:vAlign w:val="bottom"/>
            <w:hideMark/>
          </w:tcPr>
          <w:p w14:paraId="7C9AF2A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-9.7</w:t>
            </w:r>
          </w:p>
        </w:tc>
        <w:tc>
          <w:tcPr>
            <w:tcW w:w="734" w:type="dxa"/>
            <w:tcBorders>
              <w:top w:val="nil"/>
              <w:left w:val="nil"/>
              <w:bottom w:val="nil"/>
              <w:right w:val="nil"/>
            </w:tcBorders>
            <w:shd w:val="clear" w:color="auto" w:fill="auto"/>
            <w:noWrap/>
            <w:vAlign w:val="bottom"/>
            <w:hideMark/>
          </w:tcPr>
          <w:p w14:paraId="5F5C0C7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-5.5</w:t>
            </w:r>
          </w:p>
        </w:tc>
        <w:tc>
          <w:tcPr>
            <w:tcW w:w="734" w:type="dxa"/>
            <w:tcBorders>
              <w:top w:val="nil"/>
              <w:left w:val="nil"/>
              <w:bottom w:val="nil"/>
              <w:right w:val="nil"/>
            </w:tcBorders>
            <w:shd w:val="clear" w:color="auto" w:fill="auto"/>
            <w:noWrap/>
            <w:vAlign w:val="bottom"/>
            <w:hideMark/>
          </w:tcPr>
          <w:p w14:paraId="69563D2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3.7</w:t>
            </w:r>
          </w:p>
        </w:tc>
        <w:tc>
          <w:tcPr>
            <w:tcW w:w="734" w:type="dxa"/>
            <w:tcBorders>
              <w:top w:val="nil"/>
              <w:left w:val="nil"/>
              <w:bottom w:val="nil"/>
              <w:right w:val="nil"/>
            </w:tcBorders>
            <w:shd w:val="clear" w:color="auto" w:fill="auto"/>
            <w:noWrap/>
            <w:vAlign w:val="bottom"/>
            <w:hideMark/>
          </w:tcPr>
          <w:p w14:paraId="2C75669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-7.5</w:t>
            </w:r>
          </w:p>
        </w:tc>
        <w:tc>
          <w:tcPr>
            <w:tcW w:w="734" w:type="dxa"/>
            <w:tcBorders>
              <w:top w:val="nil"/>
              <w:left w:val="nil"/>
              <w:bottom w:val="nil"/>
              <w:right w:val="nil"/>
            </w:tcBorders>
            <w:shd w:val="clear" w:color="auto" w:fill="auto"/>
            <w:noWrap/>
            <w:vAlign w:val="bottom"/>
            <w:hideMark/>
          </w:tcPr>
          <w:p w14:paraId="2EEDDC7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-8.2</w:t>
            </w:r>
          </w:p>
        </w:tc>
        <w:tc>
          <w:tcPr>
            <w:tcW w:w="734" w:type="dxa"/>
            <w:tcBorders>
              <w:top w:val="nil"/>
              <w:left w:val="nil"/>
              <w:bottom w:val="nil"/>
              <w:right w:val="nil"/>
            </w:tcBorders>
            <w:shd w:val="clear" w:color="auto" w:fill="auto"/>
            <w:noWrap/>
            <w:vAlign w:val="bottom"/>
            <w:hideMark/>
          </w:tcPr>
          <w:p w14:paraId="762F95BF"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734" w:type="dxa"/>
            <w:tcBorders>
              <w:top w:val="nil"/>
              <w:left w:val="nil"/>
              <w:bottom w:val="nil"/>
              <w:right w:val="nil"/>
            </w:tcBorders>
            <w:shd w:val="clear" w:color="auto" w:fill="auto"/>
            <w:noWrap/>
            <w:vAlign w:val="bottom"/>
            <w:hideMark/>
          </w:tcPr>
          <w:p w14:paraId="1A90BC6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-6.1</w:t>
            </w:r>
          </w:p>
        </w:tc>
        <w:tc>
          <w:tcPr>
            <w:tcW w:w="734" w:type="dxa"/>
            <w:tcBorders>
              <w:top w:val="nil"/>
              <w:left w:val="nil"/>
              <w:bottom w:val="nil"/>
              <w:right w:val="nil"/>
            </w:tcBorders>
            <w:shd w:val="clear" w:color="auto" w:fill="auto"/>
            <w:noWrap/>
            <w:vAlign w:val="bottom"/>
            <w:hideMark/>
          </w:tcPr>
          <w:p w14:paraId="3D9839D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-8.5</w:t>
            </w:r>
          </w:p>
        </w:tc>
        <w:tc>
          <w:tcPr>
            <w:tcW w:w="734" w:type="dxa"/>
            <w:tcBorders>
              <w:top w:val="nil"/>
              <w:left w:val="nil"/>
              <w:bottom w:val="nil"/>
              <w:right w:val="nil"/>
            </w:tcBorders>
            <w:shd w:val="clear" w:color="auto" w:fill="auto"/>
            <w:noWrap/>
            <w:vAlign w:val="bottom"/>
            <w:hideMark/>
          </w:tcPr>
          <w:p w14:paraId="13EFF46E"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9.7</w:t>
            </w:r>
          </w:p>
        </w:tc>
        <w:tc>
          <w:tcPr>
            <w:tcW w:w="734" w:type="dxa"/>
            <w:tcBorders>
              <w:top w:val="nil"/>
              <w:left w:val="nil"/>
              <w:bottom w:val="nil"/>
              <w:right w:val="nil"/>
            </w:tcBorders>
            <w:shd w:val="clear" w:color="auto" w:fill="auto"/>
            <w:noWrap/>
            <w:vAlign w:val="bottom"/>
            <w:hideMark/>
          </w:tcPr>
          <w:p w14:paraId="7780D51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-1.9</w:t>
            </w:r>
          </w:p>
        </w:tc>
        <w:tc>
          <w:tcPr>
            <w:tcW w:w="734" w:type="dxa"/>
            <w:tcBorders>
              <w:top w:val="nil"/>
              <w:left w:val="nil"/>
              <w:bottom w:val="nil"/>
              <w:right w:val="nil"/>
            </w:tcBorders>
            <w:shd w:val="clear" w:color="auto" w:fill="auto"/>
            <w:noWrap/>
            <w:vAlign w:val="bottom"/>
            <w:hideMark/>
          </w:tcPr>
          <w:p w14:paraId="247B7E84"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-0.8</w:t>
            </w:r>
          </w:p>
        </w:tc>
        <w:tc>
          <w:tcPr>
            <w:tcW w:w="868" w:type="dxa"/>
            <w:tcBorders>
              <w:top w:val="nil"/>
              <w:left w:val="nil"/>
              <w:bottom w:val="nil"/>
              <w:right w:val="single" w:sz="4" w:space="0" w:color="auto"/>
            </w:tcBorders>
            <w:shd w:val="clear" w:color="auto" w:fill="auto"/>
            <w:noWrap/>
            <w:vAlign w:val="bottom"/>
            <w:hideMark/>
          </w:tcPr>
          <w:p w14:paraId="30B1596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-3.1</w:t>
            </w:r>
          </w:p>
        </w:tc>
      </w:tr>
      <w:tr w:rsidR="006421DB" w:rsidRPr="00856F74" w14:paraId="4CF513C2" w14:textId="77777777" w:rsidTr="006421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3D657F41" w14:textId="77777777" w:rsidR="00027805" w:rsidRPr="00856F74" w:rsidRDefault="00027805" w:rsidP="004812F1">
            <w:pPr>
              <w:spacing w:before="0" w:after="0"/>
              <w:rPr>
                <w:rFonts w:eastAsia="Times New Roman" w:cs="Times New Roman"/>
                <w:i/>
                <w:iCs/>
                <w:color w:val="000000"/>
                <w:sz w:val="20"/>
                <w:szCs w:val="20"/>
              </w:rPr>
            </w:pPr>
            <w:r>
              <w:rPr>
                <w:i/>
                <w:iCs/>
                <w:color w:val="000000"/>
                <w:sz w:val="20"/>
                <w:szCs w:val="20"/>
              </w:rPr>
              <w:t>B</w:t>
            </w:r>
            <w:r>
              <w:rPr>
                <w:i/>
                <w:iCs/>
                <w:color w:val="000000"/>
                <w:sz w:val="20"/>
                <w:szCs w:val="20"/>
                <w:vertAlign w:val="subscript"/>
              </w:rPr>
              <w:t>y</w:t>
            </w:r>
          </w:p>
        </w:tc>
        <w:tc>
          <w:tcPr>
            <w:tcW w:w="734" w:type="dxa"/>
            <w:tcBorders>
              <w:top w:val="nil"/>
              <w:left w:val="nil"/>
              <w:bottom w:val="nil"/>
              <w:right w:val="nil"/>
            </w:tcBorders>
            <w:shd w:val="clear" w:color="auto" w:fill="auto"/>
            <w:noWrap/>
            <w:vAlign w:val="bottom"/>
            <w:hideMark/>
          </w:tcPr>
          <w:p w14:paraId="79CFB3A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734" w:type="dxa"/>
            <w:tcBorders>
              <w:top w:val="nil"/>
              <w:left w:val="nil"/>
              <w:bottom w:val="nil"/>
              <w:right w:val="nil"/>
            </w:tcBorders>
            <w:shd w:val="clear" w:color="auto" w:fill="auto"/>
            <w:noWrap/>
            <w:vAlign w:val="bottom"/>
            <w:hideMark/>
          </w:tcPr>
          <w:p w14:paraId="302B319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3.0</w:t>
            </w:r>
          </w:p>
        </w:tc>
        <w:tc>
          <w:tcPr>
            <w:tcW w:w="734" w:type="dxa"/>
            <w:tcBorders>
              <w:top w:val="nil"/>
              <w:left w:val="nil"/>
              <w:bottom w:val="nil"/>
              <w:right w:val="nil"/>
            </w:tcBorders>
            <w:shd w:val="clear" w:color="auto" w:fill="auto"/>
            <w:noWrap/>
            <w:vAlign w:val="bottom"/>
            <w:hideMark/>
          </w:tcPr>
          <w:p w14:paraId="0419F1FB"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3.7</w:t>
            </w:r>
          </w:p>
        </w:tc>
        <w:tc>
          <w:tcPr>
            <w:tcW w:w="734" w:type="dxa"/>
            <w:tcBorders>
              <w:top w:val="nil"/>
              <w:left w:val="nil"/>
              <w:bottom w:val="nil"/>
              <w:right w:val="nil"/>
            </w:tcBorders>
            <w:shd w:val="clear" w:color="auto" w:fill="auto"/>
            <w:noWrap/>
            <w:vAlign w:val="bottom"/>
            <w:hideMark/>
          </w:tcPr>
          <w:p w14:paraId="7264DD4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w:t>
            </w:r>
          </w:p>
        </w:tc>
        <w:tc>
          <w:tcPr>
            <w:tcW w:w="734" w:type="dxa"/>
            <w:tcBorders>
              <w:top w:val="nil"/>
              <w:left w:val="nil"/>
              <w:bottom w:val="nil"/>
              <w:right w:val="nil"/>
            </w:tcBorders>
            <w:shd w:val="clear" w:color="auto" w:fill="auto"/>
            <w:noWrap/>
            <w:vAlign w:val="bottom"/>
            <w:hideMark/>
          </w:tcPr>
          <w:p w14:paraId="228A0EB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-6.4</w:t>
            </w:r>
          </w:p>
        </w:tc>
        <w:tc>
          <w:tcPr>
            <w:tcW w:w="734" w:type="dxa"/>
            <w:tcBorders>
              <w:top w:val="nil"/>
              <w:left w:val="nil"/>
              <w:bottom w:val="nil"/>
              <w:right w:val="nil"/>
            </w:tcBorders>
            <w:shd w:val="clear" w:color="auto" w:fill="auto"/>
            <w:noWrap/>
            <w:vAlign w:val="bottom"/>
            <w:hideMark/>
          </w:tcPr>
          <w:p w14:paraId="25634A30"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2.9</w:t>
            </w:r>
          </w:p>
        </w:tc>
        <w:tc>
          <w:tcPr>
            <w:tcW w:w="734" w:type="dxa"/>
            <w:tcBorders>
              <w:top w:val="nil"/>
              <w:left w:val="nil"/>
              <w:bottom w:val="nil"/>
              <w:right w:val="nil"/>
            </w:tcBorders>
            <w:shd w:val="clear" w:color="auto" w:fill="auto"/>
            <w:noWrap/>
            <w:vAlign w:val="bottom"/>
            <w:hideMark/>
          </w:tcPr>
          <w:p w14:paraId="6D21E6C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0.1</w:t>
            </w:r>
          </w:p>
        </w:tc>
        <w:tc>
          <w:tcPr>
            <w:tcW w:w="734" w:type="dxa"/>
            <w:tcBorders>
              <w:top w:val="nil"/>
              <w:left w:val="nil"/>
              <w:bottom w:val="nil"/>
              <w:right w:val="nil"/>
            </w:tcBorders>
            <w:shd w:val="clear" w:color="auto" w:fill="auto"/>
            <w:noWrap/>
            <w:vAlign w:val="bottom"/>
            <w:hideMark/>
          </w:tcPr>
          <w:p w14:paraId="489E79B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-8.4</w:t>
            </w:r>
          </w:p>
        </w:tc>
        <w:tc>
          <w:tcPr>
            <w:tcW w:w="734" w:type="dxa"/>
            <w:tcBorders>
              <w:top w:val="nil"/>
              <w:left w:val="nil"/>
              <w:bottom w:val="nil"/>
              <w:right w:val="nil"/>
            </w:tcBorders>
            <w:shd w:val="clear" w:color="auto" w:fill="auto"/>
            <w:noWrap/>
            <w:vAlign w:val="bottom"/>
            <w:hideMark/>
          </w:tcPr>
          <w:p w14:paraId="02B0483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-5.6</w:t>
            </w:r>
          </w:p>
        </w:tc>
        <w:tc>
          <w:tcPr>
            <w:tcW w:w="734" w:type="dxa"/>
            <w:tcBorders>
              <w:top w:val="nil"/>
              <w:left w:val="nil"/>
              <w:bottom w:val="nil"/>
              <w:right w:val="nil"/>
            </w:tcBorders>
            <w:shd w:val="clear" w:color="auto" w:fill="auto"/>
            <w:noWrap/>
            <w:vAlign w:val="bottom"/>
            <w:hideMark/>
          </w:tcPr>
          <w:p w14:paraId="3FCEF43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-10.0</w:t>
            </w:r>
          </w:p>
        </w:tc>
        <w:tc>
          <w:tcPr>
            <w:tcW w:w="734" w:type="dxa"/>
            <w:tcBorders>
              <w:top w:val="nil"/>
              <w:left w:val="nil"/>
              <w:bottom w:val="nil"/>
              <w:right w:val="nil"/>
            </w:tcBorders>
            <w:shd w:val="clear" w:color="auto" w:fill="auto"/>
            <w:noWrap/>
            <w:vAlign w:val="bottom"/>
            <w:hideMark/>
          </w:tcPr>
          <w:p w14:paraId="017BCF7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-5.9</w:t>
            </w:r>
          </w:p>
        </w:tc>
        <w:tc>
          <w:tcPr>
            <w:tcW w:w="734" w:type="dxa"/>
            <w:tcBorders>
              <w:top w:val="nil"/>
              <w:left w:val="nil"/>
              <w:bottom w:val="nil"/>
              <w:right w:val="nil"/>
            </w:tcBorders>
            <w:shd w:val="clear" w:color="auto" w:fill="auto"/>
            <w:noWrap/>
            <w:vAlign w:val="bottom"/>
            <w:hideMark/>
          </w:tcPr>
          <w:p w14:paraId="05D26E16"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5.4</w:t>
            </w:r>
          </w:p>
        </w:tc>
        <w:tc>
          <w:tcPr>
            <w:tcW w:w="868" w:type="dxa"/>
            <w:tcBorders>
              <w:top w:val="nil"/>
              <w:left w:val="nil"/>
              <w:bottom w:val="nil"/>
              <w:right w:val="single" w:sz="4" w:space="0" w:color="auto"/>
            </w:tcBorders>
            <w:shd w:val="clear" w:color="auto" w:fill="auto"/>
            <w:noWrap/>
            <w:vAlign w:val="bottom"/>
            <w:hideMark/>
          </w:tcPr>
          <w:p w14:paraId="74D5E668"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-8.0</w:t>
            </w:r>
          </w:p>
        </w:tc>
      </w:tr>
      <w:tr w:rsidR="006421DB" w:rsidRPr="00856F74" w14:paraId="3BA198C5" w14:textId="77777777" w:rsidTr="006421DB">
        <w:trPr>
          <w:trHeight w:val="240"/>
        </w:trPr>
        <w:tc>
          <w:tcPr>
            <w:tcW w:w="413" w:type="dxa"/>
            <w:tcBorders>
              <w:top w:val="nil"/>
              <w:left w:val="single" w:sz="4" w:space="0" w:color="auto"/>
              <w:bottom w:val="single" w:sz="4" w:space="0" w:color="auto"/>
              <w:right w:val="single" w:sz="4" w:space="0" w:color="auto"/>
            </w:tcBorders>
            <w:shd w:val="clear" w:color="auto" w:fill="auto"/>
            <w:noWrap/>
            <w:vAlign w:val="bottom"/>
            <w:hideMark/>
          </w:tcPr>
          <w:p w14:paraId="7103CA52" w14:textId="7CEFEE1F" w:rsidR="00027805" w:rsidRPr="00856F74" w:rsidRDefault="00C11A09" w:rsidP="004812F1">
            <w:pPr>
              <w:spacing w:before="0" w:after="0"/>
              <w:rPr>
                <w:rFonts w:eastAsia="Times New Roman" w:cs="Times New Roman"/>
                <w:i/>
                <w:iCs/>
                <w:color w:val="000000"/>
                <w:sz w:val="20"/>
                <w:szCs w:val="20"/>
              </w:rPr>
            </w:pPr>
            <w:ins w:id="680" w:author="Ying Zhao" w:date="2024-03-22T19:32:00Z">
              <w:r>
                <w:rPr>
                  <w:i/>
                  <w:iCs/>
                  <w:color w:val="000000"/>
                  <w:sz w:val="20"/>
                  <w:szCs w:val="20"/>
                </w:rPr>
                <w:t>I</w:t>
              </w:r>
            </w:ins>
            <w:del w:id="681" w:author="Ying Zhao" w:date="2024-03-22T19:32:00Z">
              <w:r w:rsidR="00027805" w:rsidDel="00C11A09">
                <w:rPr>
                  <w:i/>
                  <w:iCs/>
                  <w:color w:val="000000"/>
                  <w:sz w:val="20"/>
                  <w:szCs w:val="20"/>
                </w:rPr>
                <w:delText>J</w:delText>
              </w:r>
            </w:del>
          </w:p>
        </w:tc>
        <w:tc>
          <w:tcPr>
            <w:tcW w:w="734" w:type="dxa"/>
            <w:tcBorders>
              <w:top w:val="nil"/>
              <w:left w:val="nil"/>
              <w:bottom w:val="single" w:sz="4" w:space="0" w:color="auto"/>
              <w:right w:val="nil"/>
            </w:tcBorders>
            <w:shd w:val="clear" w:color="auto" w:fill="auto"/>
            <w:noWrap/>
            <w:vAlign w:val="bottom"/>
            <w:hideMark/>
          </w:tcPr>
          <w:p w14:paraId="3975AB9E"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10.3</w:t>
            </w:r>
          </w:p>
        </w:tc>
        <w:tc>
          <w:tcPr>
            <w:tcW w:w="734" w:type="dxa"/>
            <w:tcBorders>
              <w:top w:val="nil"/>
              <w:left w:val="nil"/>
              <w:bottom w:val="single" w:sz="4" w:space="0" w:color="auto"/>
              <w:right w:val="nil"/>
            </w:tcBorders>
            <w:shd w:val="clear" w:color="auto" w:fill="auto"/>
            <w:noWrap/>
            <w:vAlign w:val="bottom"/>
            <w:hideMark/>
          </w:tcPr>
          <w:p w14:paraId="7245A1BD"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9.1</w:t>
            </w:r>
          </w:p>
        </w:tc>
        <w:tc>
          <w:tcPr>
            <w:tcW w:w="734" w:type="dxa"/>
            <w:tcBorders>
              <w:top w:val="nil"/>
              <w:left w:val="nil"/>
              <w:bottom w:val="single" w:sz="4" w:space="0" w:color="auto"/>
              <w:right w:val="nil"/>
            </w:tcBorders>
            <w:shd w:val="clear" w:color="auto" w:fill="auto"/>
            <w:noWrap/>
            <w:vAlign w:val="bottom"/>
            <w:hideMark/>
          </w:tcPr>
          <w:p w14:paraId="745ACB97"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11.0</w:t>
            </w:r>
          </w:p>
        </w:tc>
        <w:tc>
          <w:tcPr>
            <w:tcW w:w="734" w:type="dxa"/>
            <w:tcBorders>
              <w:top w:val="nil"/>
              <w:left w:val="nil"/>
              <w:bottom w:val="single" w:sz="4" w:space="0" w:color="auto"/>
              <w:right w:val="nil"/>
            </w:tcBorders>
            <w:shd w:val="clear" w:color="auto" w:fill="auto"/>
            <w:noWrap/>
            <w:vAlign w:val="bottom"/>
            <w:hideMark/>
          </w:tcPr>
          <w:p w14:paraId="5A414A7A"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10.8</w:t>
            </w:r>
          </w:p>
        </w:tc>
        <w:tc>
          <w:tcPr>
            <w:tcW w:w="734" w:type="dxa"/>
            <w:tcBorders>
              <w:top w:val="nil"/>
              <w:left w:val="nil"/>
              <w:bottom w:val="single" w:sz="4" w:space="0" w:color="auto"/>
              <w:right w:val="nil"/>
            </w:tcBorders>
            <w:shd w:val="clear" w:color="auto" w:fill="auto"/>
            <w:noWrap/>
            <w:vAlign w:val="bottom"/>
            <w:hideMark/>
          </w:tcPr>
          <w:p w14:paraId="15D31672"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10.7</w:t>
            </w:r>
          </w:p>
        </w:tc>
        <w:tc>
          <w:tcPr>
            <w:tcW w:w="734" w:type="dxa"/>
            <w:tcBorders>
              <w:top w:val="nil"/>
              <w:left w:val="nil"/>
              <w:bottom w:val="single" w:sz="4" w:space="0" w:color="auto"/>
              <w:right w:val="nil"/>
            </w:tcBorders>
            <w:shd w:val="clear" w:color="auto" w:fill="auto"/>
            <w:noWrap/>
            <w:vAlign w:val="bottom"/>
            <w:hideMark/>
          </w:tcPr>
          <w:p w14:paraId="5E10CB02"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10.9</w:t>
            </w:r>
          </w:p>
        </w:tc>
        <w:tc>
          <w:tcPr>
            <w:tcW w:w="734" w:type="dxa"/>
            <w:tcBorders>
              <w:top w:val="nil"/>
              <w:left w:val="nil"/>
              <w:bottom w:val="single" w:sz="4" w:space="0" w:color="auto"/>
              <w:right w:val="nil"/>
            </w:tcBorders>
            <w:shd w:val="clear" w:color="auto" w:fill="auto"/>
            <w:noWrap/>
            <w:vAlign w:val="bottom"/>
            <w:hideMark/>
          </w:tcPr>
          <w:p w14:paraId="45490363"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10.6</w:t>
            </w:r>
          </w:p>
        </w:tc>
        <w:tc>
          <w:tcPr>
            <w:tcW w:w="734" w:type="dxa"/>
            <w:tcBorders>
              <w:top w:val="nil"/>
              <w:left w:val="nil"/>
              <w:bottom w:val="single" w:sz="4" w:space="0" w:color="auto"/>
              <w:right w:val="nil"/>
            </w:tcBorders>
            <w:shd w:val="clear" w:color="auto" w:fill="auto"/>
            <w:noWrap/>
            <w:vAlign w:val="bottom"/>
            <w:hideMark/>
          </w:tcPr>
          <w:p w14:paraId="1D13C9E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9.3</w:t>
            </w:r>
          </w:p>
        </w:tc>
        <w:tc>
          <w:tcPr>
            <w:tcW w:w="734" w:type="dxa"/>
            <w:tcBorders>
              <w:top w:val="nil"/>
              <w:left w:val="nil"/>
              <w:bottom w:val="single" w:sz="4" w:space="0" w:color="auto"/>
              <w:right w:val="nil"/>
            </w:tcBorders>
            <w:shd w:val="clear" w:color="auto" w:fill="auto"/>
            <w:noWrap/>
            <w:vAlign w:val="bottom"/>
            <w:hideMark/>
          </w:tcPr>
          <w:p w14:paraId="1B347935"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9.4</w:t>
            </w:r>
          </w:p>
        </w:tc>
        <w:tc>
          <w:tcPr>
            <w:tcW w:w="734" w:type="dxa"/>
            <w:tcBorders>
              <w:top w:val="nil"/>
              <w:left w:val="nil"/>
              <w:bottom w:val="single" w:sz="4" w:space="0" w:color="auto"/>
              <w:right w:val="nil"/>
            </w:tcBorders>
            <w:shd w:val="clear" w:color="auto" w:fill="auto"/>
            <w:noWrap/>
            <w:vAlign w:val="bottom"/>
            <w:hideMark/>
          </w:tcPr>
          <w:p w14:paraId="471AB022"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10.4</w:t>
            </w:r>
          </w:p>
        </w:tc>
        <w:tc>
          <w:tcPr>
            <w:tcW w:w="734" w:type="dxa"/>
            <w:tcBorders>
              <w:top w:val="nil"/>
              <w:left w:val="nil"/>
              <w:bottom w:val="single" w:sz="4" w:space="0" w:color="auto"/>
              <w:right w:val="nil"/>
            </w:tcBorders>
            <w:shd w:val="clear" w:color="auto" w:fill="auto"/>
            <w:noWrap/>
            <w:vAlign w:val="bottom"/>
            <w:hideMark/>
          </w:tcPr>
          <w:p w14:paraId="65E3E5EF"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9.1</w:t>
            </w:r>
          </w:p>
        </w:tc>
        <w:tc>
          <w:tcPr>
            <w:tcW w:w="734" w:type="dxa"/>
            <w:tcBorders>
              <w:top w:val="nil"/>
              <w:left w:val="nil"/>
              <w:bottom w:val="single" w:sz="4" w:space="0" w:color="auto"/>
              <w:right w:val="nil"/>
            </w:tcBorders>
            <w:shd w:val="clear" w:color="auto" w:fill="auto"/>
            <w:noWrap/>
            <w:vAlign w:val="bottom"/>
            <w:hideMark/>
          </w:tcPr>
          <w:p w14:paraId="72F8FD01" w14:textId="77777777" w:rsidR="00027805" w:rsidRPr="00856F74" w:rsidRDefault="00027805" w:rsidP="004812F1">
            <w:pPr>
              <w:spacing w:before="0" w:after="0"/>
              <w:jc w:val="right"/>
              <w:rPr>
                <w:rFonts w:eastAsia="Times New Roman" w:cs="Times New Roman"/>
                <w:color w:val="000000"/>
                <w:sz w:val="20"/>
                <w:szCs w:val="20"/>
              </w:rPr>
            </w:pPr>
            <w:r w:rsidRPr="00856F74">
              <w:rPr>
                <w:rFonts w:eastAsia="Times New Roman" w:cs="Times New Roman"/>
                <w:color w:val="000000"/>
                <w:sz w:val="20"/>
                <w:szCs w:val="20"/>
              </w:rPr>
              <w:t>10.9</w:t>
            </w:r>
          </w:p>
        </w:tc>
        <w:tc>
          <w:tcPr>
            <w:tcW w:w="868" w:type="dxa"/>
            <w:tcBorders>
              <w:top w:val="nil"/>
              <w:left w:val="nil"/>
              <w:bottom w:val="single" w:sz="4" w:space="0" w:color="auto"/>
              <w:right w:val="single" w:sz="4" w:space="0" w:color="auto"/>
            </w:tcBorders>
            <w:shd w:val="clear" w:color="auto" w:fill="auto"/>
            <w:noWrap/>
            <w:vAlign w:val="bottom"/>
            <w:hideMark/>
          </w:tcPr>
          <w:p w14:paraId="550F00E1" w14:textId="77777777" w:rsidR="00027805" w:rsidRPr="00856F74" w:rsidRDefault="00027805" w:rsidP="00007448">
            <w:pPr>
              <w:keepNext/>
              <w:spacing w:before="0" w:after="0"/>
              <w:jc w:val="right"/>
              <w:rPr>
                <w:rFonts w:eastAsia="Times New Roman" w:cs="Times New Roman"/>
                <w:color w:val="000000"/>
                <w:sz w:val="20"/>
                <w:szCs w:val="20"/>
              </w:rPr>
            </w:pPr>
            <w:r w:rsidRPr="00856F74">
              <w:rPr>
                <w:rFonts w:eastAsia="Times New Roman" w:cs="Times New Roman"/>
                <w:color w:val="000000"/>
                <w:sz w:val="20"/>
                <w:szCs w:val="20"/>
              </w:rPr>
              <w:t>10.8</w:t>
            </w:r>
          </w:p>
        </w:tc>
      </w:tr>
    </w:tbl>
    <w:p w14:paraId="0D3FC718" w14:textId="6058B1DF" w:rsidR="00007448" w:rsidRPr="00007448" w:rsidRDefault="00007448">
      <w:pPr>
        <w:pStyle w:val="Caption"/>
        <w:rPr>
          <w:b w:val="0"/>
          <w:bCs w:val="0"/>
          <w:sz w:val="20"/>
          <w:szCs w:val="20"/>
        </w:rPr>
      </w:pPr>
      <w:bookmarkStart w:id="682" w:name="_Ref155550078"/>
      <w:bookmarkStart w:id="683" w:name="_Toc155551147"/>
      <w:bookmarkStart w:id="684" w:name="_Ref142826622"/>
      <w:bookmarkStart w:id="685" w:name="_Ref142821223"/>
      <w:r w:rsidRPr="00007448">
        <w:rPr>
          <w:b w:val="0"/>
          <w:bCs w:val="0"/>
          <w:sz w:val="20"/>
          <w:szCs w:val="20"/>
        </w:rPr>
        <w:t xml:space="preserve">Table </w:t>
      </w:r>
      <w:r w:rsidRPr="00007448">
        <w:rPr>
          <w:b w:val="0"/>
          <w:bCs w:val="0"/>
          <w:sz w:val="20"/>
          <w:szCs w:val="20"/>
        </w:rPr>
        <w:fldChar w:fldCharType="begin"/>
      </w:r>
      <w:r w:rsidRPr="00007448">
        <w:rPr>
          <w:b w:val="0"/>
          <w:bCs w:val="0"/>
          <w:sz w:val="20"/>
          <w:szCs w:val="20"/>
        </w:rPr>
        <w:instrText xml:space="preserve"> SEQ Table \* ARABIC </w:instrText>
      </w:r>
      <w:r w:rsidRPr="00007448">
        <w:rPr>
          <w:b w:val="0"/>
          <w:bCs w:val="0"/>
          <w:sz w:val="20"/>
          <w:szCs w:val="20"/>
        </w:rPr>
        <w:fldChar w:fldCharType="separate"/>
      </w:r>
      <w:r w:rsidR="00542E67">
        <w:rPr>
          <w:b w:val="0"/>
          <w:bCs w:val="0"/>
          <w:noProof/>
          <w:sz w:val="20"/>
          <w:szCs w:val="20"/>
        </w:rPr>
        <w:t>1</w:t>
      </w:r>
      <w:r w:rsidRPr="00007448">
        <w:rPr>
          <w:b w:val="0"/>
          <w:bCs w:val="0"/>
          <w:sz w:val="20"/>
          <w:szCs w:val="20"/>
        </w:rPr>
        <w:fldChar w:fldCharType="end"/>
      </w:r>
      <w:bookmarkEnd w:id="682"/>
      <w:r>
        <w:rPr>
          <w:b w:val="0"/>
          <w:bCs w:val="0"/>
          <w:sz w:val="20"/>
          <w:szCs w:val="20"/>
        </w:rPr>
        <w:t>:</w:t>
      </w:r>
      <w:r w:rsidRPr="00676DAB">
        <w:rPr>
          <w:b w:val="0"/>
          <w:bCs w:val="0"/>
          <w:sz w:val="20"/>
          <w:szCs w:val="20"/>
        </w:rPr>
        <w:t xml:space="preserve"> </w:t>
      </w:r>
      <w:r w:rsidR="00F91808">
        <w:rPr>
          <w:b w:val="0"/>
          <w:bCs w:val="0"/>
          <w:sz w:val="20"/>
          <w:szCs w:val="20"/>
        </w:rPr>
        <w:t>The best-fit</w:t>
      </w:r>
      <w:r>
        <w:rPr>
          <w:b w:val="0"/>
          <w:bCs w:val="0"/>
          <w:sz w:val="20"/>
          <w:szCs w:val="20"/>
        </w:rPr>
        <w:t xml:space="preserve"> Ising</w:t>
      </w:r>
      <w:r w:rsidRPr="00676DAB">
        <w:rPr>
          <w:b w:val="0"/>
          <w:bCs w:val="0"/>
          <w:sz w:val="20"/>
          <w:szCs w:val="20"/>
        </w:rPr>
        <w:t xml:space="preserve"> parameters </w:t>
      </w:r>
      <w:r w:rsidR="006421DB">
        <w:rPr>
          <w:b w:val="0"/>
          <w:bCs w:val="0"/>
          <w:sz w:val="20"/>
          <w:szCs w:val="20"/>
        </w:rPr>
        <w:t>for the</w:t>
      </w:r>
      <w:r w:rsidRPr="00676DAB">
        <w:rPr>
          <w:b w:val="0"/>
          <w:bCs w:val="0"/>
          <w:sz w:val="20"/>
          <w:szCs w:val="20"/>
        </w:rPr>
        <w:t xml:space="preserve"> 2022 sea ice evolution</w:t>
      </w:r>
      <w:r w:rsidRPr="00B23F95">
        <w:rPr>
          <w:b w:val="0"/>
          <w:bCs w:val="0"/>
          <w:sz w:val="20"/>
          <w:szCs w:val="20"/>
        </w:rPr>
        <w:t>.</w:t>
      </w:r>
      <w:bookmarkEnd w:id="683"/>
    </w:p>
    <w:bookmarkEnd w:id="684"/>
    <w:bookmarkEnd w:id="685"/>
    <w:p w14:paraId="7F57F54F" w14:textId="77777777" w:rsidR="00856F74" w:rsidRDefault="00856F74" w:rsidP="0040504D">
      <w:pPr>
        <w:pStyle w:val="NoSpacing"/>
        <w:jc w:val="both"/>
      </w:pPr>
    </w:p>
    <w:p w14:paraId="61716640" w14:textId="18AD79E4" w:rsidR="0040504D" w:rsidRDefault="0040504D" w:rsidP="0040504D">
      <w:pPr>
        <w:pStyle w:val="NoSpacing"/>
        <w:jc w:val="both"/>
      </w:pPr>
      <w:r>
        <w:t xml:space="preserve">The simulated sea ice images for each 2022 period are shown in </w:t>
      </w:r>
      <w:r w:rsidR="00D865FF">
        <w:fldChar w:fldCharType="begin"/>
      </w:r>
      <w:r w:rsidR="00D865FF">
        <w:instrText xml:space="preserve"> REF _Ref155550231 \h  \* MERGEFORMAT </w:instrText>
      </w:r>
      <w:r w:rsidR="00D865FF">
        <w:fldChar w:fldCharType="separate"/>
      </w:r>
      <w:ins w:id="686" w:author="Ying Zhao" w:date="2024-04-08T23:30:00Z">
        <w:r w:rsidR="00542E67" w:rsidRPr="00542E67">
          <w:rPr>
            <w:rPrChange w:id="687" w:author="Ying Zhao" w:date="2024-04-08T23:30:00Z">
              <w:rPr>
                <w:sz w:val="20"/>
                <w:szCs w:val="20"/>
              </w:rPr>
            </w:rPrChange>
          </w:rPr>
          <w:t xml:space="preserve">Figure </w:t>
        </w:r>
        <w:r w:rsidR="00542E67" w:rsidRPr="00542E67">
          <w:rPr>
            <w:rPrChange w:id="688" w:author="Ying Zhao" w:date="2024-04-08T23:30:00Z">
              <w:rPr>
                <w:b/>
                <w:bCs/>
                <w:noProof/>
                <w:sz w:val="20"/>
                <w:szCs w:val="20"/>
              </w:rPr>
            </w:rPrChange>
          </w:rPr>
          <w:t>4</w:t>
        </w:r>
      </w:ins>
      <w:del w:id="689" w:author="Ying Zhao" w:date="2024-04-07T09:07:00Z">
        <w:r w:rsidR="00B571FB" w:rsidRPr="00B571FB" w:rsidDel="00852B2A">
          <w:delText>Figure 4</w:delText>
        </w:r>
      </w:del>
      <w:r w:rsidR="00D865FF">
        <w:fldChar w:fldCharType="end"/>
      </w:r>
      <w:r w:rsidR="00D865FF">
        <w:t xml:space="preserve"> </w:t>
      </w:r>
      <w:r>
        <w:t xml:space="preserve">utilizing the </w:t>
      </w:r>
      <w:r w:rsidR="00742D65">
        <w:t xml:space="preserve">best-fit </w:t>
      </w:r>
      <w:r>
        <w:t>Ising parameters in</w:t>
      </w:r>
      <w:r w:rsidR="00344118">
        <w:t xml:space="preserve"> </w:t>
      </w:r>
      <w:r w:rsidR="00344118">
        <w:fldChar w:fldCharType="begin"/>
      </w:r>
      <w:r w:rsidR="00344118">
        <w:instrText xml:space="preserve"> REF _Ref155550078 \h </w:instrText>
      </w:r>
      <w:r w:rsidR="00D865FF">
        <w:instrText xml:space="preserve"> \* MERGEFORMAT </w:instrText>
      </w:r>
      <w:r w:rsidR="00344118">
        <w:fldChar w:fldCharType="separate"/>
      </w:r>
      <w:ins w:id="690" w:author="Ying Zhao" w:date="2024-04-08T23:30:00Z">
        <w:r w:rsidR="00542E67" w:rsidRPr="00542E67">
          <w:rPr>
            <w:rPrChange w:id="691" w:author="Ying Zhao" w:date="2024-04-08T23:30:00Z">
              <w:rPr>
                <w:sz w:val="20"/>
                <w:szCs w:val="20"/>
              </w:rPr>
            </w:rPrChange>
          </w:rPr>
          <w:t xml:space="preserve">Table </w:t>
        </w:r>
        <w:r w:rsidR="00542E67" w:rsidRPr="00542E67">
          <w:rPr>
            <w:rPrChange w:id="692" w:author="Ying Zhao" w:date="2024-04-08T23:30:00Z">
              <w:rPr>
                <w:b/>
                <w:bCs/>
                <w:noProof/>
                <w:sz w:val="20"/>
                <w:szCs w:val="20"/>
              </w:rPr>
            </w:rPrChange>
          </w:rPr>
          <w:t>1</w:t>
        </w:r>
      </w:ins>
      <w:del w:id="693" w:author="Ying Zhao" w:date="2024-04-07T09:07:00Z">
        <w:r w:rsidR="00B571FB" w:rsidRPr="00B571FB" w:rsidDel="00852B2A">
          <w:delText>Table 1</w:delText>
        </w:r>
      </w:del>
      <w:r w:rsidR="00344118">
        <w:fldChar w:fldCharType="end"/>
      </w:r>
      <w:r>
        <w:t>. These images exhibit excellent similarity to</w:t>
      </w:r>
      <w:r w:rsidR="00344118">
        <w:t xml:space="preserve"> </w:t>
      </w:r>
      <w:r w:rsidR="00344118">
        <w:fldChar w:fldCharType="begin"/>
      </w:r>
      <w:r w:rsidR="00344118">
        <w:instrText xml:space="preserve"> REF _Ref155549985 \h </w:instrText>
      </w:r>
      <w:r w:rsidR="00D865FF">
        <w:instrText xml:space="preserve"> \* MERGEFORMAT </w:instrText>
      </w:r>
      <w:r w:rsidR="00344118">
        <w:fldChar w:fldCharType="separate"/>
      </w:r>
      <w:ins w:id="694" w:author="Ying Zhao" w:date="2024-04-08T23:30:00Z">
        <w:r w:rsidR="00542E67" w:rsidRPr="00542E67">
          <w:rPr>
            <w:rPrChange w:id="695" w:author="Ying Zhao" w:date="2024-04-08T23:30:00Z">
              <w:rPr>
                <w:sz w:val="20"/>
                <w:szCs w:val="20"/>
              </w:rPr>
            </w:rPrChange>
          </w:rPr>
          <w:t xml:space="preserve">Figure </w:t>
        </w:r>
        <w:r w:rsidR="00542E67" w:rsidRPr="00542E67">
          <w:rPr>
            <w:rPrChange w:id="696" w:author="Ying Zhao" w:date="2024-04-08T23:30:00Z">
              <w:rPr>
                <w:b/>
                <w:bCs/>
                <w:noProof/>
                <w:sz w:val="20"/>
                <w:szCs w:val="20"/>
              </w:rPr>
            </w:rPrChange>
          </w:rPr>
          <w:t>3</w:t>
        </w:r>
      </w:ins>
      <w:del w:id="697" w:author="Ying Zhao" w:date="2024-04-07T09:07:00Z">
        <w:r w:rsidR="00B571FB" w:rsidRPr="00B571FB" w:rsidDel="00852B2A">
          <w:delText>Figure 3</w:delText>
        </w:r>
      </w:del>
      <w:r w:rsidR="00344118">
        <w:fldChar w:fldCharType="end"/>
      </w:r>
      <w:r>
        <w:t xml:space="preserve">, demonstrating the strong explanatory power of our Ising model. Nevertheless, our model is far from being perfect. Upon close inspection, The images in </w:t>
      </w:r>
      <w:r w:rsidR="00B3391A">
        <w:fldChar w:fldCharType="begin"/>
      </w:r>
      <w:r w:rsidR="00B3391A">
        <w:instrText xml:space="preserve"> REF _Ref155549985 \h  \* MERGEFORMAT </w:instrText>
      </w:r>
      <w:r w:rsidR="00B3391A">
        <w:fldChar w:fldCharType="separate"/>
      </w:r>
      <w:ins w:id="698" w:author="Ying Zhao" w:date="2024-04-08T23:30:00Z">
        <w:r w:rsidR="00542E67" w:rsidRPr="00542E67">
          <w:rPr>
            <w:rPrChange w:id="699" w:author="Ying Zhao" w:date="2024-04-08T23:30:00Z">
              <w:rPr>
                <w:sz w:val="20"/>
                <w:szCs w:val="20"/>
              </w:rPr>
            </w:rPrChange>
          </w:rPr>
          <w:t xml:space="preserve">Figure </w:t>
        </w:r>
        <w:r w:rsidR="00542E67" w:rsidRPr="00542E67">
          <w:rPr>
            <w:rPrChange w:id="700" w:author="Ying Zhao" w:date="2024-04-08T23:30:00Z">
              <w:rPr>
                <w:b/>
                <w:bCs/>
                <w:noProof/>
                <w:sz w:val="20"/>
                <w:szCs w:val="20"/>
              </w:rPr>
            </w:rPrChange>
          </w:rPr>
          <w:t>3</w:t>
        </w:r>
      </w:ins>
      <w:del w:id="701" w:author="Ying Zhao" w:date="2024-04-07T09:07:00Z">
        <w:r w:rsidR="00B571FB" w:rsidRPr="00B571FB" w:rsidDel="00852B2A">
          <w:delText>Figure 3</w:delText>
        </w:r>
      </w:del>
      <w:r w:rsidR="00B3391A">
        <w:fldChar w:fldCharType="end"/>
      </w:r>
      <w:r>
        <w:t xml:space="preserve">and </w:t>
      </w:r>
      <w:r w:rsidR="00B3391A">
        <w:fldChar w:fldCharType="begin"/>
      </w:r>
      <w:r w:rsidR="00B3391A">
        <w:instrText xml:space="preserve"> REF _Ref155550231 \h  \* MERGEFORMAT </w:instrText>
      </w:r>
      <w:r w:rsidR="00B3391A">
        <w:fldChar w:fldCharType="separate"/>
      </w:r>
      <w:ins w:id="702" w:author="Ying Zhao" w:date="2024-04-08T23:30:00Z">
        <w:r w:rsidR="00542E67" w:rsidRPr="00542E67">
          <w:rPr>
            <w:rPrChange w:id="703" w:author="Ying Zhao" w:date="2024-04-08T23:30:00Z">
              <w:rPr>
                <w:sz w:val="20"/>
                <w:szCs w:val="20"/>
              </w:rPr>
            </w:rPrChange>
          </w:rPr>
          <w:t xml:space="preserve">Figure </w:t>
        </w:r>
        <w:r w:rsidR="00542E67" w:rsidRPr="00542E67">
          <w:rPr>
            <w:rPrChange w:id="704" w:author="Ying Zhao" w:date="2024-04-08T23:30:00Z">
              <w:rPr>
                <w:b/>
                <w:bCs/>
                <w:noProof/>
                <w:sz w:val="20"/>
                <w:szCs w:val="20"/>
              </w:rPr>
            </w:rPrChange>
          </w:rPr>
          <w:t>4</w:t>
        </w:r>
      </w:ins>
      <w:del w:id="705" w:author="Ying Zhao" w:date="2024-04-07T09:07:00Z">
        <w:r w:rsidR="00B571FB" w:rsidRPr="00B571FB" w:rsidDel="00852B2A">
          <w:delText>Figure 4</w:delText>
        </w:r>
      </w:del>
      <w:r w:rsidR="00B3391A">
        <w:fldChar w:fldCharType="end"/>
      </w:r>
      <w:r w:rsidR="00B3391A">
        <w:t xml:space="preserve"> </w:t>
      </w:r>
      <w:r>
        <w:t>do reveal discrepancies, especially as shown in image (d) and (e) for Aug 1</w:t>
      </w:r>
      <w:r w:rsidRPr="003A47AC">
        <w:rPr>
          <w:vertAlign w:val="superscript"/>
        </w:rPr>
        <w:t>st</w:t>
      </w:r>
      <w:r>
        <w:t xml:space="preserve"> and 16</w:t>
      </w:r>
      <w:r w:rsidRPr="00676DAB">
        <w:rPr>
          <w:vertAlign w:val="superscript"/>
        </w:rPr>
        <w:t>th</w:t>
      </w:r>
      <w:r>
        <w:t>, 2022 respectively, where the actual ice configurations display significant irregularity compared to the prior period. While an IM with simple parameterization encounters difficulties in describing these local irregularities, it is feasible to include a richer set of parameters or to employ more complicated parametric functional forms at the potential cost of overfitting. In this paper, we keep our Ising model tractable and accept these local discrepancies.</w:t>
      </w:r>
    </w:p>
    <w:p w14:paraId="566C92DE" w14:textId="77777777" w:rsidR="0040504D" w:rsidRDefault="0040504D" w:rsidP="0040504D">
      <w:pPr>
        <w:pStyle w:val="NoSpacing"/>
        <w:jc w:val="both"/>
      </w:pPr>
    </w:p>
    <w:p w14:paraId="018A40BA" w14:textId="77777777" w:rsidR="00344118" w:rsidRDefault="00E738EC" w:rsidP="00344118">
      <w:pPr>
        <w:pStyle w:val="NoSpacing"/>
        <w:keepNext/>
        <w:jc w:val="center"/>
      </w:pPr>
      <w:r>
        <w:rPr>
          <w:noProof/>
        </w:rPr>
        <w:drawing>
          <wp:inline distT="0" distB="0" distL="0" distR="0" wp14:anchorId="24954BBE" wp14:editId="4DD3B01A">
            <wp:extent cx="4548146" cy="2861492"/>
            <wp:effectExtent l="0" t="0" r="5080" b="0"/>
            <wp:docPr id="561268871" name="Picture 2" descr="A collage of clouds&#10;&#10;Description automatically generated">
              <a:extLst xmlns:a="http://schemas.openxmlformats.org/drawingml/2006/main">
                <a:ext uri="{FF2B5EF4-FFF2-40B4-BE49-F238E27FC236}">
                  <a16:creationId xmlns:a16="http://schemas.microsoft.com/office/drawing/2014/main" id="{3D2F0587-D75B-D01C-D061-62D1C70C89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68871" name="Picture 2" descr="A collage of clouds&#10;&#10;Description automatically generated">
                      <a:extLst>
                        <a:ext uri="{FF2B5EF4-FFF2-40B4-BE49-F238E27FC236}">
                          <a16:creationId xmlns:a16="http://schemas.microsoft.com/office/drawing/2014/main" id="{3D2F0587-D75B-D01C-D061-62D1C70C89DC}"/>
                        </a:ext>
                      </a:extLst>
                    </pic:cNvPr>
                    <pic:cNvPicPr>
                      <a:picLocks noChangeAspect="1"/>
                    </pic:cNvPicPr>
                  </pic:nvPicPr>
                  <pic:blipFill>
                    <a:blip r:embed="rId17"/>
                    <a:stretch>
                      <a:fillRect/>
                    </a:stretch>
                  </pic:blipFill>
                  <pic:spPr>
                    <a:xfrm>
                      <a:off x="0" y="0"/>
                      <a:ext cx="4562194" cy="2870331"/>
                    </a:xfrm>
                    <a:prstGeom prst="rect">
                      <a:avLst/>
                    </a:prstGeom>
                  </pic:spPr>
                </pic:pic>
              </a:graphicData>
            </a:graphic>
          </wp:inline>
        </w:drawing>
      </w:r>
    </w:p>
    <w:p w14:paraId="1E4B44E3" w14:textId="767C50BF" w:rsidR="0040504D" w:rsidRDefault="00344118" w:rsidP="00344118">
      <w:pPr>
        <w:pStyle w:val="Caption"/>
      </w:pPr>
      <w:bookmarkStart w:id="706" w:name="_Ref155550231"/>
      <w:bookmarkStart w:id="707" w:name="_Toc155551152"/>
      <w:r w:rsidRPr="00344118">
        <w:rPr>
          <w:b w:val="0"/>
          <w:bCs w:val="0"/>
          <w:sz w:val="20"/>
          <w:szCs w:val="20"/>
        </w:rPr>
        <w:t xml:space="preserve">Figure </w:t>
      </w:r>
      <w:r w:rsidRPr="00344118">
        <w:rPr>
          <w:b w:val="0"/>
          <w:bCs w:val="0"/>
          <w:sz w:val="20"/>
          <w:szCs w:val="20"/>
        </w:rPr>
        <w:fldChar w:fldCharType="begin"/>
      </w:r>
      <w:r w:rsidRPr="00344118">
        <w:rPr>
          <w:b w:val="0"/>
          <w:bCs w:val="0"/>
          <w:sz w:val="20"/>
          <w:szCs w:val="20"/>
        </w:rPr>
        <w:instrText xml:space="preserve"> SEQ Figure \* ARABIC </w:instrText>
      </w:r>
      <w:r w:rsidRPr="00344118">
        <w:rPr>
          <w:b w:val="0"/>
          <w:bCs w:val="0"/>
          <w:sz w:val="20"/>
          <w:szCs w:val="20"/>
        </w:rPr>
        <w:fldChar w:fldCharType="separate"/>
      </w:r>
      <w:r w:rsidR="00542E67">
        <w:rPr>
          <w:b w:val="0"/>
          <w:bCs w:val="0"/>
          <w:noProof/>
          <w:sz w:val="20"/>
          <w:szCs w:val="20"/>
        </w:rPr>
        <w:t>4</w:t>
      </w:r>
      <w:r w:rsidRPr="00344118">
        <w:rPr>
          <w:b w:val="0"/>
          <w:bCs w:val="0"/>
          <w:sz w:val="20"/>
          <w:szCs w:val="20"/>
        </w:rPr>
        <w:fldChar w:fldCharType="end"/>
      </w:r>
      <w:bookmarkEnd w:id="706"/>
      <w:r w:rsidRPr="00676DAB">
        <w:rPr>
          <w:b w:val="0"/>
          <w:bCs w:val="0"/>
          <w:sz w:val="20"/>
          <w:szCs w:val="20"/>
        </w:rPr>
        <w:t xml:space="preserve">: </w:t>
      </w:r>
      <w:r>
        <w:rPr>
          <w:b w:val="0"/>
          <w:bCs w:val="0"/>
          <w:sz w:val="20"/>
          <w:szCs w:val="20"/>
        </w:rPr>
        <w:t>The s</w:t>
      </w:r>
      <w:r w:rsidRPr="00676DAB">
        <w:rPr>
          <w:b w:val="0"/>
          <w:bCs w:val="0"/>
          <w:sz w:val="20"/>
          <w:szCs w:val="20"/>
        </w:rPr>
        <w:t>imulated semi-monthly evolution of sea ice for our focus area in 2022. (a) is the actual image on June 16</w:t>
      </w:r>
      <w:r w:rsidR="00B85014" w:rsidRPr="00B85014">
        <w:rPr>
          <w:b w:val="0"/>
          <w:bCs w:val="0"/>
          <w:sz w:val="20"/>
          <w:szCs w:val="20"/>
          <w:vertAlign w:val="superscript"/>
        </w:rPr>
        <w:t>th</w:t>
      </w:r>
      <w:r w:rsidRPr="00676DAB">
        <w:rPr>
          <w:b w:val="0"/>
          <w:bCs w:val="0"/>
          <w:sz w:val="20"/>
          <w:szCs w:val="20"/>
        </w:rPr>
        <w:t>, 2022 as the start state; (b)</w:t>
      </w:r>
      <w:r>
        <w:rPr>
          <w:b w:val="0"/>
          <w:bCs w:val="0"/>
          <w:sz w:val="20"/>
          <w:szCs w:val="20"/>
        </w:rPr>
        <w:t xml:space="preserve"> </w:t>
      </w:r>
      <w:r w:rsidRPr="00676DAB">
        <w:rPr>
          <w:b w:val="0"/>
          <w:bCs w:val="0"/>
          <w:sz w:val="20"/>
          <w:szCs w:val="20"/>
        </w:rPr>
        <w:t>-</w:t>
      </w:r>
      <w:r>
        <w:rPr>
          <w:b w:val="0"/>
          <w:bCs w:val="0"/>
          <w:sz w:val="20"/>
          <w:szCs w:val="20"/>
        </w:rPr>
        <w:t xml:space="preserve"> </w:t>
      </w:r>
      <w:r w:rsidRPr="00676DAB">
        <w:rPr>
          <w:b w:val="0"/>
          <w:bCs w:val="0"/>
          <w:sz w:val="20"/>
          <w:szCs w:val="20"/>
        </w:rPr>
        <w:t>(n) are simula</w:t>
      </w:r>
      <w:r>
        <w:rPr>
          <w:b w:val="0"/>
          <w:bCs w:val="0"/>
          <w:sz w:val="20"/>
          <w:szCs w:val="20"/>
        </w:rPr>
        <w:t>ted images on</w:t>
      </w:r>
      <w:r w:rsidRPr="00676DAB">
        <w:rPr>
          <w:b w:val="0"/>
          <w:bCs w:val="0"/>
          <w:sz w:val="20"/>
          <w:szCs w:val="20"/>
        </w:rPr>
        <w:t xml:space="preserve"> (b) July 1</w:t>
      </w:r>
      <w:r w:rsidR="006421DB" w:rsidRPr="006421DB">
        <w:rPr>
          <w:b w:val="0"/>
          <w:bCs w:val="0"/>
          <w:sz w:val="20"/>
          <w:szCs w:val="20"/>
          <w:vertAlign w:val="superscript"/>
        </w:rPr>
        <w:t>st</w:t>
      </w:r>
      <w:r w:rsidRPr="00676DAB">
        <w:rPr>
          <w:b w:val="0"/>
          <w:bCs w:val="0"/>
          <w:sz w:val="20"/>
          <w:szCs w:val="20"/>
        </w:rPr>
        <w:t>, (c) July 16</w:t>
      </w:r>
      <w:r w:rsidR="006421DB" w:rsidRPr="006421DB">
        <w:rPr>
          <w:b w:val="0"/>
          <w:bCs w:val="0"/>
          <w:sz w:val="20"/>
          <w:szCs w:val="20"/>
          <w:vertAlign w:val="superscript"/>
        </w:rPr>
        <w:t>th</w:t>
      </w:r>
      <w:r w:rsidRPr="00676DAB">
        <w:rPr>
          <w:b w:val="0"/>
          <w:bCs w:val="0"/>
          <w:sz w:val="20"/>
          <w:szCs w:val="20"/>
        </w:rPr>
        <w:t>, (d) Aug 1</w:t>
      </w:r>
      <w:r w:rsidR="006421DB" w:rsidRPr="006421DB">
        <w:rPr>
          <w:b w:val="0"/>
          <w:bCs w:val="0"/>
          <w:sz w:val="20"/>
          <w:szCs w:val="20"/>
          <w:vertAlign w:val="superscript"/>
        </w:rPr>
        <w:t>st</w:t>
      </w:r>
      <w:r w:rsidRPr="00676DAB">
        <w:rPr>
          <w:b w:val="0"/>
          <w:bCs w:val="0"/>
          <w:sz w:val="20"/>
          <w:szCs w:val="20"/>
        </w:rPr>
        <w:t>, (e) Aug 16</w:t>
      </w:r>
      <w:r w:rsidR="006421DB" w:rsidRPr="006421DB">
        <w:rPr>
          <w:b w:val="0"/>
          <w:bCs w:val="0"/>
          <w:sz w:val="20"/>
          <w:szCs w:val="20"/>
          <w:vertAlign w:val="superscript"/>
        </w:rPr>
        <w:t>th</w:t>
      </w:r>
      <w:r w:rsidRPr="00676DAB">
        <w:rPr>
          <w:b w:val="0"/>
          <w:bCs w:val="0"/>
          <w:sz w:val="20"/>
          <w:szCs w:val="20"/>
        </w:rPr>
        <w:t>, (f) Sept 1</w:t>
      </w:r>
      <w:r w:rsidR="006421DB" w:rsidRPr="006421DB">
        <w:rPr>
          <w:b w:val="0"/>
          <w:bCs w:val="0"/>
          <w:sz w:val="20"/>
          <w:szCs w:val="20"/>
          <w:vertAlign w:val="superscript"/>
        </w:rPr>
        <w:t>st</w:t>
      </w:r>
      <w:r w:rsidRPr="00676DAB">
        <w:rPr>
          <w:b w:val="0"/>
          <w:bCs w:val="0"/>
          <w:sz w:val="20"/>
          <w:szCs w:val="20"/>
        </w:rPr>
        <w:t>, (g) Sept 16</w:t>
      </w:r>
      <w:r w:rsidR="006421DB" w:rsidRPr="006421DB">
        <w:rPr>
          <w:b w:val="0"/>
          <w:bCs w:val="0"/>
          <w:sz w:val="20"/>
          <w:szCs w:val="20"/>
          <w:vertAlign w:val="superscript"/>
        </w:rPr>
        <w:t>th</w:t>
      </w:r>
      <w:r w:rsidRPr="00676DAB">
        <w:rPr>
          <w:b w:val="0"/>
          <w:bCs w:val="0"/>
          <w:sz w:val="20"/>
          <w:szCs w:val="20"/>
        </w:rPr>
        <w:t>, (h) Oct 1</w:t>
      </w:r>
      <w:r w:rsidR="006421DB" w:rsidRPr="006421DB">
        <w:rPr>
          <w:b w:val="0"/>
          <w:bCs w:val="0"/>
          <w:sz w:val="20"/>
          <w:szCs w:val="20"/>
          <w:vertAlign w:val="superscript"/>
        </w:rPr>
        <w:t>st</w:t>
      </w:r>
      <w:r w:rsidRPr="00676DAB">
        <w:rPr>
          <w:b w:val="0"/>
          <w:bCs w:val="0"/>
          <w:sz w:val="20"/>
          <w:szCs w:val="20"/>
        </w:rPr>
        <w:t>, (i) Oct 16</w:t>
      </w:r>
      <w:r w:rsidR="006421DB" w:rsidRPr="006421DB">
        <w:rPr>
          <w:b w:val="0"/>
          <w:bCs w:val="0"/>
          <w:sz w:val="20"/>
          <w:szCs w:val="20"/>
          <w:vertAlign w:val="superscript"/>
        </w:rPr>
        <w:t>th</w:t>
      </w:r>
      <w:r w:rsidRPr="00676DAB">
        <w:rPr>
          <w:b w:val="0"/>
          <w:bCs w:val="0"/>
          <w:sz w:val="20"/>
          <w:szCs w:val="20"/>
        </w:rPr>
        <w:t>, (j) Nov 1</w:t>
      </w:r>
      <w:r w:rsidR="006421DB" w:rsidRPr="006421DB">
        <w:rPr>
          <w:b w:val="0"/>
          <w:bCs w:val="0"/>
          <w:sz w:val="20"/>
          <w:szCs w:val="20"/>
          <w:vertAlign w:val="superscript"/>
        </w:rPr>
        <w:t>st</w:t>
      </w:r>
      <w:r w:rsidRPr="00676DAB">
        <w:rPr>
          <w:b w:val="0"/>
          <w:bCs w:val="0"/>
          <w:sz w:val="20"/>
          <w:szCs w:val="20"/>
        </w:rPr>
        <w:t>, (k) Nov 16</w:t>
      </w:r>
      <w:r w:rsidR="006421DB" w:rsidRPr="006421DB">
        <w:rPr>
          <w:b w:val="0"/>
          <w:bCs w:val="0"/>
          <w:sz w:val="20"/>
          <w:szCs w:val="20"/>
          <w:vertAlign w:val="superscript"/>
        </w:rPr>
        <w:t>th</w:t>
      </w:r>
      <w:r w:rsidRPr="00676DAB">
        <w:rPr>
          <w:b w:val="0"/>
          <w:bCs w:val="0"/>
          <w:sz w:val="20"/>
          <w:szCs w:val="20"/>
        </w:rPr>
        <w:t>, (l) Dec 1</w:t>
      </w:r>
      <w:r w:rsidR="006421DB" w:rsidRPr="006421DB">
        <w:rPr>
          <w:b w:val="0"/>
          <w:bCs w:val="0"/>
          <w:sz w:val="20"/>
          <w:szCs w:val="20"/>
          <w:vertAlign w:val="superscript"/>
        </w:rPr>
        <w:t>st</w:t>
      </w:r>
      <w:r w:rsidRPr="00676DAB">
        <w:rPr>
          <w:b w:val="0"/>
          <w:bCs w:val="0"/>
          <w:sz w:val="20"/>
          <w:szCs w:val="20"/>
        </w:rPr>
        <w:t>, (m) Dec 16</w:t>
      </w:r>
      <w:r w:rsidR="006421DB" w:rsidRPr="006421DB">
        <w:rPr>
          <w:b w:val="0"/>
          <w:bCs w:val="0"/>
          <w:sz w:val="20"/>
          <w:szCs w:val="20"/>
          <w:vertAlign w:val="superscript"/>
        </w:rPr>
        <w:t>th</w:t>
      </w:r>
      <w:r w:rsidRPr="00676DAB">
        <w:rPr>
          <w:b w:val="0"/>
          <w:bCs w:val="0"/>
          <w:sz w:val="20"/>
          <w:szCs w:val="20"/>
        </w:rPr>
        <w:t>,</w:t>
      </w:r>
      <w:r>
        <w:rPr>
          <w:b w:val="0"/>
          <w:bCs w:val="0"/>
          <w:sz w:val="20"/>
          <w:szCs w:val="20"/>
        </w:rPr>
        <w:t xml:space="preserve"> and</w:t>
      </w:r>
      <w:r w:rsidRPr="00676DAB">
        <w:rPr>
          <w:b w:val="0"/>
          <w:bCs w:val="0"/>
          <w:sz w:val="20"/>
          <w:szCs w:val="20"/>
        </w:rPr>
        <w:t xml:space="preserve"> (n) Jan 1</w:t>
      </w:r>
      <w:r w:rsidR="006421DB" w:rsidRPr="006421DB">
        <w:rPr>
          <w:b w:val="0"/>
          <w:bCs w:val="0"/>
          <w:sz w:val="20"/>
          <w:szCs w:val="20"/>
          <w:vertAlign w:val="superscript"/>
        </w:rPr>
        <w:t>st</w:t>
      </w:r>
      <w:r w:rsidRPr="00676DAB">
        <w:rPr>
          <w:b w:val="0"/>
          <w:bCs w:val="0"/>
          <w:sz w:val="20"/>
          <w:szCs w:val="20"/>
        </w:rPr>
        <w:t>, 2023.</w:t>
      </w:r>
      <w:bookmarkEnd w:id="707"/>
    </w:p>
    <w:p w14:paraId="043D6495" w14:textId="77777777" w:rsidR="0040504D" w:rsidRDefault="0040504D" w:rsidP="0040504D">
      <w:pPr>
        <w:jc w:val="both"/>
        <w:rPr>
          <w:szCs w:val="24"/>
        </w:rPr>
      </w:pPr>
    </w:p>
    <w:p w14:paraId="401E473B" w14:textId="7A0C2D56" w:rsidR="004E7F0B" w:rsidRPr="004E7F0B" w:rsidRDefault="0040504D">
      <w:pPr>
        <w:rPr>
          <w:ins w:id="708" w:author="Ying Zhao" w:date="2024-04-06T20:04:00Z"/>
          <w:rFonts w:ascii="Tahoma" w:hAnsi="Tahoma" w:cs="Tahoma"/>
          <w:color w:val="000000"/>
          <w:sz w:val="21"/>
          <w:szCs w:val="21"/>
          <w:shd w:val="clear" w:color="auto" w:fill="FFFFFF"/>
          <w:rPrChange w:id="709" w:author="Ying Zhao" w:date="2024-04-06T21:09:00Z">
            <w:rPr>
              <w:ins w:id="710" w:author="Ying Zhao" w:date="2024-04-06T20:04:00Z"/>
              <w:szCs w:val="24"/>
            </w:rPr>
          </w:rPrChange>
        </w:rPr>
        <w:pPrChange w:id="711" w:author="Ying Zhao" w:date="2024-04-06T21:09:00Z">
          <w:pPr>
            <w:jc w:val="both"/>
          </w:pPr>
        </w:pPrChange>
      </w:pPr>
      <w:r>
        <w:rPr>
          <w:szCs w:val="24"/>
        </w:rPr>
        <w:t xml:space="preserve">To quantify the similarity between the IM simulations and the observations, </w:t>
      </w:r>
      <w:ins w:id="712" w:author="Ying Zhao" w:date="2024-04-06T20:59:00Z">
        <w:r w:rsidR="0037279A">
          <w:rPr>
            <w:rFonts w:ascii="Tahoma" w:hAnsi="Tahoma" w:cs="Tahoma"/>
            <w:color w:val="000000"/>
            <w:sz w:val="21"/>
            <w:szCs w:val="21"/>
            <w:shd w:val="clear" w:color="auto" w:fill="FFFFFF"/>
          </w:rPr>
          <w:t>the difference</w:t>
        </w:r>
      </w:ins>
      <w:ins w:id="713" w:author="Ying Zhao" w:date="2024-04-08T19:27:00Z">
        <w:r w:rsidR="00A76480">
          <w:rPr>
            <w:rFonts w:ascii="Tahoma" w:hAnsi="Tahoma" w:cs="Tahoma"/>
            <w:color w:val="000000"/>
            <w:sz w:val="21"/>
            <w:szCs w:val="21"/>
            <w:shd w:val="clear" w:color="auto" w:fill="FFFFFF"/>
          </w:rPr>
          <w:t>s</w:t>
        </w:r>
      </w:ins>
      <w:ins w:id="714" w:author="Ying Zhao" w:date="2024-04-06T20:59:00Z">
        <w:r w:rsidR="0037279A">
          <w:rPr>
            <w:rFonts w:ascii="Tahoma" w:hAnsi="Tahoma" w:cs="Tahoma"/>
            <w:color w:val="000000"/>
            <w:sz w:val="21"/>
            <w:szCs w:val="21"/>
            <w:shd w:val="clear" w:color="auto" w:fill="FFFFFF"/>
          </w:rPr>
          <w:t xml:space="preserve"> of the ice percentage </w:t>
        </w:r>
      </w:ins>
      <w:ins w:id="715" w:author="Ying Zhao" w:date="2024-04-06T21:00:00Z">
        <w:r w:rsidR="0037279A">
          <w:rPr>
            <w:rFonts w:ascii="Tahoma" w:hAnsi="Tahoma" w:cs="Tahoma"/>
            <w:color w:val="000000"/>
            <w:sz w:val="21"/>
            <w:szCs w:val="21"/>
            <w:shd w:val="clear" w:color="auto" w:fill="FFFFFF"/>
          </w:rPr>
          <w:t>between each of the images</w:t>
        </w:r>
      </w:ins>
      <w:ins w:id="716" w:author="Ying Zhao" w:date="2024-04-08T19:27:00Z">
        <w:r w:rsidR="007D6E29">
          <w:rPr>
            <w:rFonts w:ascii="Tahoma" w:hAnsi="Tahoma" w:cs="Tahoma"/>
            <w:color w:val="000000"/>
            <w:sz w:val="21"/>
            <w:szCs w:val="21"/>
            <w:shd w:val="clear" w:color="auto" w:fill="FFFFFF"/>
          </w:rPr>
          <w:t xml:space="preserve"> in</w:t>
        </w:r>
      </w:ins>
      <w:ins w:id="717" w:author="Ying Zhao" w:date="2024-04-06T21:00:00Z">
        <w:r w:rsidR="0037279A">
          <w:rPr>
            <w:rFonts w:ascii="Tahoma" w:hAnsi="Tahoma" w:cs="Tahoma"/>
            <w:color w:val="000000"/>
            <w:sz w:val="21"/>
            <w:szCs w:val="21"/>
            <w:shd w:val="clear" w:color="auto" w:fill="FFFFFF"/>
          </w:rPr>
          <w:t xml:space="preserve"> </w:t>
        </w:r>
        <w:r w:rsidR="0037279A">
          <w:rPr>
            <w:rFonts w:ascii="Tahoma" w:hAnsi="Tahoma" w:cs="Tahoma"/>
            <w:color w:val="000000"/>
            <w:sz w:val="21"/>
            <w:szCs w:val="21"/>
            <w:shd w:val="clear" w:color="auto" w:fill="FFFFFF"/>
          </w:rPr>
          <w:fldChar w:fldCharType="begin"/>
        </w:r>
        <w:r w:rsidR="0037279A">
          <w:rPr>
            <w:rFonts w:ascii="Tahoma" w:hAnsi="Tahoma" w:cs="Tahoma"/>
            <w:color w:val="000000"/>
            <w:sz w:val="21"/>
            <w:szCs w:val="21"/>
            <w:shd w:val="clear" w:color="auto" w:fill="FFFFFF"/>
          </w:rPr>
          <w:instrText xml:space="preserve"> REF _Ref155549985 \h </w:instrText>
        </w:r>
      </w:ins>
      <w:r w:rsidR="0037279A">
        <w:rPr>
          <w:rFonts w:ascii="Tahoma" w:hAnsi="Tahoma" w:cs="Tahoma"/>
          <w:color w:val="000000"/>
          <w:sz w:val="21"/>
          <w:szCs w:val="21"/>
          <w:shd w:val="clear" w:color="auto" w:fill="FFFFFF"/>
        </w:rPr>
        <w:instrText xml:space="preserve"> \* MERGEFORMAT </w:instrText>
      </w:r>
      <w:r w:rsidR="0037279A">
        <w:rPr>
          <w:rFonts w:ascii="Tahoma" w:hAnsi="Tahoma" w:cs="Tahoma"/>
          <w:color w:val="000000"/>
          <w:sz w:val="21"/>
          <w:szCs w:val="21"/>
          <w:shd w:val="clear" w:color="auto" w:fill="FFFFFF"/>
        </w:rPr>
      </w:r>
      <w:r w:rsidR="0037279A">
        <w:rPr>
          <w:rFonts w:ascii="Tahoma" w:hAnsi="Tahoma" w:cs="Tahoma"/>
          <w:color w:val="000000"/>
          <w:sz w:val="21"/>
          <w:szCs w:val="21"/>
          <w:shd w:val="clear" w:color="auto" w:fill="FFFFFF"/>
        </w:rPr>
        <w:fldChar w:fldCharType="separate"/>
      </w:r>
      <w:ins w:id="718" w:author="Ying Zhao" w:date="2024-04-08T23:30:00Z">
        <w:r w:rsidR="00542E67" w:rsidRPr="00542E67">
          <w:rPr>
            <w:rFonts w:ascii="Tahoma" w:hAnsi="Tahoma" w:cs="Tahoma"/>
            <w:color w:val="000000"/>
            <w:sz w:val="21"/>
            <w:szCs w:val="21"/>
            <w:shd w:val="clear" w:color="auto" w:fill="FFFFFF"/>
            <w:rPrChange w:id="719" w:author="Ying Zhao" w:date="2024-04-08T23:30:00Z">
              <w:rPr>
                <w:sz w:val="20"/>
                <w:szCs w:val="20"/>
              </w:rPr>
            </w:rPrChange>
          </w:rPr>
          <w:t xml:space="preserve">Figure </w:t>
        </w:r>
        <w:r w:rsidR="00542E67" w:rsidRPr="00542E67">
          <w:rPr>
            <w:rFonts w:ascii="Tahoma" w:hAnsi="Tahoma" w:cs="Tahoma"/>
            <w:color w:val="000000"/>
            <w:sz w:val="21"/>
            <w:szCs w:val="21"/>
            <w:shd w:val="clear" w:color="auto" w:fill="FFFFFF"/>
            <w:rPrChange w:id="720" w:author="Ying Zhao" w:date="2024-04-08T23:30:00Z">
              <w:rPr>
                <w:b/>
                <w:bCs/>
                <w:noProof/>
                <w:sz w:val="20"/>
                <w:szCs w:val="20"/>
              </w:rPr>
            </w:rPrChange>
          </w:rPr>
          <w:t>3</w:t>
        </w:r>
      </w:ins>
      <w:ins w:id="721" w:author="Ying Zhao" w:date="2024-04-06T21:00:00Z">
        <w:r w:rsidR="0037279A">
          <w:rPr>
            <w:rFonts w:ascii="Tahoma" w:hAnsi="Tahoma" w:cs="Tahoma"/>
            <w:color w:val="000000"/>
            <w:sz w:val="21"/>
            <w:szCs w:val="21"/>
            <w:shd w:val="clear" w:color="auto" w:fill="FFFFFF"/>
          </w:rPr>
          <w:fldChar w:fldCharType="end"/>
        </w:r>
        <w:r w:rsidR="0037279A">
          <w:rPr>
            <w:rFonts w:ascii="Tahoma" w:hAnsi="Tahoma" w:cs="Tahoma"/>
            <w:color w:val="000000"/>
            <w:sz w:val="21"/>
            <w:szCs w:val="21"/>
            <w:shd w:val="clear" w:color="auto" w:fill="FFFFFF"/>
          </w:rPr>
          <w:t xml:space="preserve"> and </w:t>
        </w:r>
        <w:r w:rsidR="0037279A">
          <w:rPr>
            <w:rFonts w:ascii="Tahoma" w:hAnsi="Tahoma" w:cs="Tahoma"/>
            <w:color w:val="000000"/>
            <w:sz w:val="21"/>
            <w:szCs w:val="21"/>
            <w:shd w:val="clear" w:color="auto" w:fill="FFFFFF"/>
          </w:rPr>
          <w:fldChar w:fldCharType="begin"/>
        </w:r>
        <w:r w:rsidR="0037279A">
          <w:rPr>
            <w:rFonts w:ascii="Tahoma" w:hAnsi="Tahoma" w:cs="Tahoma"/>
            <w:color w:val="000000"/>
            <w:sz w:val="21"/>
            <w:szCs w:val="21"/>
            <w:shd w:val="clear" w:color="auto" w:fill="FFFFFF"/>
          </w:rPr>
          <w:instrText xml:space="preserve"> REF _Ref155550231 \h </w:instrText>
        </w:r>
      </w:ins>
      <w:r w:rsidR="0037279A">
        <w:rPr>
          <w:rFonts w:ascii="Tahoma" w:hAnsi="Tahoma" w:cs="Tahoma"/>
          <w:color w:val="000000"/>
          <w:sz w:val="21"/>
          <w:szCs w:val="21"/>
          <w:shd w:val="clear" w:color="auto" w:fill="FFFFFF"/>
        </w:rPr>
        <w:instrText xml:space="preserve"> \* MERGEFORMAT </w:instrText>
      </w:r>
      <w:r w:rsidR="0037279A">
        <w:rPr>
          <w:rFonts w:ascii="Tahoma" w:hAnsi="Tahoma" w:cs="Tahoma"/>
          <w:color w:val="000000"/>
          <w:sz w:val="21"/>
          <w:szCs w:val="21"/>
          <w:shd w:val="clear" w:color="auto" w:fill="FFFFFF"/>
        </w:rPr>
      </w:r>
      <w:r w:rsidR="0037279A">
        <w:rPr>
          <w:rFonts w:ascii="Tahoma" w:hAnsi="Tahoma" w:cs="Tahoma"/>
          <w:color w:val="000000"/>
          <w:sz w:val="21"/>
          <w:szCs w:val="21"/>
          <w:shd w:val="clear" w:color="auto" w:fill="FFFFFF"/>
        </w:rPr>
        <w:fldChar w:fldCharType="separate"/>
      </w:r>
      <w:ins w:id="722" w:author="Ying Zhao" w:date="2024-04-08T23:30:00Z">
        <w:r w:rsidR="00542E67" w:rsidRPr="00542E67">
          <w:rPr>
            <w:rFonts w:ascii="Tahoma" w:hAnsi="Tahoma" w:cs="Tahoma"/>
            <w:color w:val="000000"/>
            <w:sz w:val="21"/>
            <w:szCs w:val="21"/>
            <w:shd w:val="clear" w:color="auto" w:fill="FFFFFF"/>
            <w:rPrChange w:id="723" w:author="Ying Zhao" w:date="2024-04-08T23:30:00Z">
              <w:rPr>
                <w:sz w:val="20"/>
                <w:szCs w:val="20"/>
              </w:rPr>
            </w:rPrChange>
          </w:rPr>
          <w:t xml:space="preserve">Figure </w:t>
        </w:r>
        <w:r w:rsidR="00542E67" w:rsidRPr="00542E67">
          <w:rPr>
            <w:rFonts w:ascii="Tahoma" w:hAnsi="Tahoma" w:cs="Tahoma"/>
            <w:color w:val="000000"/>
            <w:sz w:val="21"/>
            <w:szCs w:val="21"/>
            <w:shd w:val="clear" w:color="auto" w:fill="FFFFFF"/>
            <w:rPrChange w:id="724" w:author="Ying Zhao" w:date="2024-04-08T23:30:00Z">
              <w:rPr>
                <w:b/>
                <w:bCs/>
                <w:noProof/>
                <w:sz w:val="20"/>
                <w:szCs w:val="20"/>
              </w:rPr>
            </w:rPrChange>
          </w:rPr>
          <w:t>4</w:t>
        </w:r>
      </w:ins>
      <w:ins w:id="725" w:author="Ying Zhao" w:date="2024-04-06T21:00:00Z">
        <w:r w:rsidR="0037279A">
          <w:rPr>
            <w:rFonts w:ascii="Tahoma" w:hAnsi="Tahoma" w:cs="Tahoma"/>
            <w:color w:val="000000"/>
            <w:sz w:val="21"/>
            <w:szCs w:val="21"/>
            <w:shd w:val="clear" w:color="auto" w:fill="FFFFFF"/>
          </w:rPr>
          <w:fldChar w:fldCharType="end"/>
        </w:r>
        <w:r w:rsidR="0037279A">
          <w:rPr>
            <w:rFonts w:ascii="Tahoma" w:hAnsi="Tahoma" w:cs="Tahoma"/>
            <w:color w:val="000000"/>
            <w:sz w:val="21"/>
            <w:szCs w:val="21"/>
            <w:shd w:val="clear" w:color="auto" w:fill="FFFFFF"/>
          </w:rPr>
          <w:t xml:space="preserve"> </w:t>
        </w:r>
      </w:ins>
      <w:ins w:id="726" w:author="Ying Zhao" w:date="2024-04-08T19:27:00Z">
        <w:r w:rsidR="00A76480">
          <w:rPr>
            <w:rFonts w:ascii="Tahoma" w:hAnsi="Tahoma" w:cs="Tahoma"/>
            <w:color w:val="000000"/>
            <w:sz w:val="21"/>
            <w:szCs w:val="21"/>
            <w:shd w:val="clear" w:color="auto" w:fill="FFFFFF"/>
          </w:rPr>
          <w:t>are</w:t>
        </w:r>
      </w:ins>
      <w:ins w:id="727" w:author="Ying Zhao" w:date="2024-04-06T21:00:00Z">
        <w:r w:rsidR="0037279A">
          <w:rPr>
            <w:rFonts w:ascii="Tahoma" w:hAnsi="Tahoma" w:cs="Tahoma"/>
            <w:color w:val="000000"/>
            <w:sz w:val="21"/>
            <w:szCs w:val="21"/>
            <w:shd w:val="clear" w:color="auto" w:fill="FFFFFF"/>
          </w:rPr>
          <w:t xml:space="preserve"> calculated</w:t>
        </w:r>
      </w:ins>
      <w:ins w:id="728" w:author="Ying Zhao" w:date="2024-04-06T21:01:00Z">
        <w:r w:rsidR="0037279A">
          <w:rPr>
            <w:rFonts w:ascii="Tahoma" w:hAnsi="Tahoma" w:cs="Tahoma"/>
            <w:color w:val="000000"/>
            <w:sz w:val="21"/>
            <w:szCs w:val="21"/>
            <w:shd w:val="clear" w:color="auto" w:fill="FFFFFF"/>
          </w:rPr>
          <w:t>; the results are shown</w:t>
        </w:r>
      </w:ins>
      <w:ins w:id="729" w:author="Ying Zhao" w:date="2024-04-06T20:59:00Z">
        <w:r w:rsidR="0037279A">
          <w:rPr>
            <w:rFonts w:ascii="Tahoma" w:hAnsi="Tahoma" w:cs="Tahoma"/>
            <w:color w:val="000000"/>
            <w:sz w:val="21"/>
            <w:szCs w:val="21"/>
            <w:shd w:val="clear" w:color="auto" w:fill="FFFFFF"/>
          </w:rPr>
          <w:t xml:space="preserve"> as </w:t>
        </w:r>
      </w:ins>
      <w:ins w:id="730" w:author="Ying Zhao" w:date="2024-04-06T21:01:00Z">
        <w:r w:rsidR="0037279A">
          <w:rPr>
            <w:rFonts w:ascii="Tahoma" w:hAnsi="Tahoma" w:cs="Tahoma"/>
            <w:color w:val="000000"/>
            <w:sz w:val="21"/>
            <w:szCs w:val="21"/>
            <w:shd w:val="clear" w:color="auto" w:fill="FFFFFF"/>
          </w:rPr>
          <w:lastRenderedPageBreak/>
          <w:t xml:space="preserve">the heatmaps in </w:t>
        </w:r>
        <w:r w:rsidR="0037279A">
          <w:rPr>
            <w:rFonts w:ascii="Tahoma" w:hAnsi="Tahoma" w:cs="Tahoma"/>
            <w:color w:val="000000"/>
            <w:sz w:val="21"/>
            <w:szCs w:val="21"/>
            <w:shd w:val="clear" w:color="auto" w:fill="FFFFFF"/>
          </w:rPr>
          <w:fldChar w:fldCharType="begin"/>
        </w:r>
        <w:r w:rsidR="0037279A">
          <w:rPr>
            <w:rFonts w:ascii="Tahoma" w:hAnsi="Tahoma" w:cs="Tahoma"/>
            <w:color w:val="000000"/>
            <w:sz w:val="21"/>
            <w:szCs w:val="21"/>
            <w:shd w:val="clear" w:color="auto" w:fill="FFFFFF"/>
          </w:rPr>
          <w:instrText xml:space="preserve"> REF _Ref163329441 \h </w:instrText>
        </w:r>
      </w:ins>
      <w:r w:rsidR="0037279A">
        <w:rPr>
          <w:rFonts w:ascii="Tahoma" w:hAnsi="Tahoma" w:cs="Tahoma"/>
          <w:color w:val="000000"/>
          <w:sz w:val="21"/>
          <w:szCs w:val="21"/>
          <w:shd w:val="clear" w:color="auto" w:fill="FFFFFF"/>
        </w:rPr>
        <w:instrText xml:space="preserve"> \* MERGEFORMAT </w:instrText>
      </w:r>
      <w:r w:rsidR="0037279A">
        <w:rPr>
          <w:rFonts w:ascii="Tahoma" w:hAnsi="Tahoma" w:cs="Tahoma"/>
          <w:color w:val="000000"/>
          <w:sz w:val="21"/>
          <w:szCs w:val="21"/>
          <w:shd w:val="clear" w:color="auto" w:fill="FFFFFF"/>
        </w:rPr>
      </w:r>
      <w:r w:rsidR="0037279A">
        <w:rPr>
          <w:rFonts w:ascii="Tahoma" w:hAnsi="Tahoma" w:cs="Tahoma"/>
          <w:color w:val="000000"/>
          <w:sz w:val="21"/>
          <w:szCs w:val="21"/>
          <w:shd w:val="clear" w:color="auto" w:fill="FFFFFF"/>
        </w:rPr>
        <w:fldChar w:fldCharType="separate"/>
      </w:r>
      <w:ins w:id="731" w:author="Ying Zhao" w:date="2024-04-08T23:30:00Z">
        <w:r w:rsidR="00542E67" w:rsidRPr="00542E67">
          <w:rPr>
            <w:rFonts w:ascii="Tahoma" w:hAnsi="Tahoma" w:cs="Tahoma"/>
            <w:color w:val="000000"/>
            <w:sz w:val="21"/>
            <w:szCs w:val="21"/>
            <w:shd w:val="clear" w:color="auto" w:fill="FFFFFF"/>
            <w:rPrChange w:id="732" w:author="Ying Zhao" w:date="2024-04-08T23:30:00Z">
              <w:rPr>
                <w:b/>
                <w:bCs/>
              </w:rPr>
            </w:rPrChange>
          </w:rPr>
          <w:t xml:space="preserve">Figure </w:t>
        </w:r>
        <w:r w:rsidR="00542E67" w:rsidRPr="00542E67">
          <w:rPr>
            <w:rFonts w:ascii="Tahoma" w:hAnsi="Tahoma" w:cs="Tahoma"/>
            <w:color w:val="000000"/>
            <w:sz w:val="21"/>
            <w:szCs w:val="21"/>
            <w:shd w:val="clear" w:color="auto" w:fill="FFFFFF"/>
            <w:rPrChange w:id="733" w:author="Ying Zhao" w:date="2024-04-08T23:30:00Z">
              <w:rPr>
                <w:b/>
                <w:bCs/>
                <w:noProof/>
                <w:sz w:val="20"/>
                <w:szCs w:val="20"/>
              </w:rPr>
            </w:rPrChange>
          </w:rPr>
          <w:t>5</w:t>
        </w:r>
      </w:ins>
      <w:ins w:id="734" w:author="Ying Zhao" w:date="2024-04-06T21:01:00Z">
        <w:r w:rsidR="0037279A">
          <w:rPr>
            <w:rFonts w:ascii="Tahoma" w:hAnsi="Tahoma" w:cs="Tahoma"/>
            <w:color w:val="000000"/>
            <w:sz w:val="21"/>
            <w:szCs w:val="21"/>
            <w:shd w:val="clear" w:color="auto" w:fill="FFFFFF"/>
          </w:rPr>
          <w:fldChar w:fldCharType="end"/>
        </w:r>
        <w:r w:rsidR="0037279A">
          <w:rPr>
            <w:rFonts w:ascii="Tahoma" w:hAnsi="Tahoma" w:cs="Tahoma"/>
            <w:color w:val="000000"/>
            <w:sz w:val="21"/>
            <w:szCs w:val="21"/>
            <w:shd w:val="clear" w:color="auto" w:fill="FFFFFF"/>
          </w:rPr>
          <w:t xml:space="preserve"> (a) – (n).</w:t>
        </w:r>
      </w:ins>
      <w:ins w:id="735" w:author="Ying Zhao" w:date="2024-04-06T21:08:00Z">
        <w:r w:rsidR="00672602">
          <w:rPr>
            <w:rFonts w:ascii="Tahoma" w:hAnsi="Tahoma" w:cs="Tahoma"/>
            <w:color w:val="000000"/>
            <w:sz w:val="21"/>
            <w:szCs w:val="21"/>
            <w:shd w:val="clear" w:color="auto" w:fill="FFFFFF"/>
          </w:rPr>
          <w:t xml:space="preserve"> The error bar plot in </w:t>
        </w:r>
        <w:r w:rsidR="00672602">
          <w:rPr>
            <w:rFonts w:ascii="Tahoma" w:hAnsi="Tahoma" w:cs="Tahoma"/>
            <w:color w:val="000000"/>
            <w:sz w:val="21"/>
            <w:szCs w:val="21"/>
            <w:shd w:val="clear" w:color="auto" w:fill="FFFFFF"/>
          </w:rPr>
          <w:fldChar w:fldCharType="begin"/>
        </w:r>
        <w:r w:rsidR="00672602">
          <w:rPr>
            <w:rFonts w:ascii="Tahoma" w:hAnsi="Tahoma" w:cs="Tahoma"/>
            <w:color w:val="000000"/>
            <w:sz w:val="21"/>
            <w:szCs w:val="21"/>
            <w:shd w:val="clear" w:color="auto" w:fill="FFFFFF"/>
          </w:rPr>
          <w:instrText xml:space="preserve"> REF _Ref163329441 \h  \* MERGEFORMAT </w:instrText>
        </w:r>
      </w:ins>
      <w:r w:rsidR="00672602">
        <w:rPr>
          <w:rFonts w:ascii="Tahoma" w:hAnsi="Tahoma" w:cs="Tahoma"/>
          <w:color w:val="000000"/>
          <w:sz w:val="21"/>
          <w:szCs w:val="21"/>
          <w:shd w:val="clear" w:color="auto" w:fill="FFFFFF"/>
        </w:rPr>
      </w:r>
      <w:ins w:id="736" w:author="Ying Zhao" w:date="2024-04-06T21:08:00Z">
        <w:r w:rsidR="00672602">
          <w:rPr>
            <w:rFonts w:ascii="Tahoma" w:hAnsi="Tahoma" w:cs="Tahoma"/>
            <w:color w:val="000000"/>
            <w:sz w:val="21"/>
            <w:szCs w:val="21"/>
            <w:shd w:val="clear" w:color="auto" w:fill="FFFFFF"/>
          </w:rPr>
          <w:fldChar w:fldCharType="separate"/>
        </w:r>
      </w:ins>
      <w:ins w:id="737" w:author="Ying Zhao" w:date="2024-04-08T23:30:00Z">
        <w:r w:rsidR="00542E67" w:rsidRPr="00542E67">
          <w:rPr>
            <w:rFonts w:ascii="Tahoma" w:hAnsi="Tahoma" w:cs="Tahoma"/>
            <w:color w:val="000000"/>
            <w:sz w:val="21"/>
            <w:szCs w:val="21"/>
            <w:shd w:val="clear" w:color="auto" w:fill="FFFFFF"/>
            <w:rPrChange w:id="738" w:author="Ying Zhao" w:date="2024-04-08T23:30:00Z">
              <w:rPr>
                <w:b/>
                <w:bCs/>
              </w:rPr>
            </w:rPrChange>
          </w:rPr>
          <w:t xml:space="preserve">Figure </w:t>
        </w:r>
        <w:r w:rsidR="00542E67" w:rsidRPr="00542E67">
          <w:rPr>
            <w:rFonts w:ascii="Tahoma" w:hAnsi="Tahoma" w:cs="Tahoma"/>
            <w:color w:val="000000"/>
            <w:sz w:val="21"/>
            <w:szCs w:val="21"/>
            <w:shd w:val="clear" w:color="auto" w:fill="FFFFFF"/>
            <w:rPrChange w:id="739" w:author="Ying Zhao" w:date="2024-04-08T23:30:00Z">
              <w:rPr>
                <w:b/>
                <w:bCs/>
                <w:noProof/>
                <w:sz w:val="20"/>
                <w:szCs w:val="20"/>
              </w:rPr>
            </w:rPrChange>
          </w:rPr>
          <w:t>5</w:t>
        </w:r>
      </w:ins>
      <w:ins w:id="740" w:author="Ying Zhao" w:date="2024-04-06T21:08:00Z">
        <w:r w:rsidR="00672602">
          <w:rPr>
            <w:rFonts w:ascii="Tahoma" w:hAnsi="Tahoma" w:cs="Tahoma"/>
            <w:color w:val="000000"/>
            <w:sz w:val="21"/>
            <w:szCs w:val="21"/>
            <w:shd w:val="clear" w:color="auto" w:fill="FFFFFF"/>
          </w:rPr>
          <w:fldChar w:fldCharType="end"/>
        </w:r>
        <w:r w:rsidR="00672602">
          <w:rPr>
            <w:rFonts w:ascii="Tahoma" w:hAnsi="Tahoma" w:cs="Tahoma"/>
            <w:color w:val="000000"/>
            <w:sz w:val="21"/>
            <w:szCs w:val="21"/>
            <w:shd w:val="clear" w:color="auto" w:fill="FFFFFF"/>
          </w:rPr>
          <w:t xml:space="preserve"> (O) </w:t>
        </w:r>
      </w:ins>
      <w:ins w:id="741" w:author="Ying Zhao" w:date="2024-04-06T21:09:00Z">
        <w:r w:rsidR="00672602">
          <w:rPr>
            <w:rFonts w:ascii="Tahoma" w:hAnsi="Tahoma" w:cs="Tahoma"/>
            <w:color w:val="000000"/>
            <w:sz w:val="21"/>
            <w:szCs w:val="21"/>
            <w:shd w:val="clear" w:color="auto" w:fill="FFFFFF"/>
          </w:rPr>
          <w:t>shows</w:t>
        </w:r>
      </w:ins>
      <w:ins w:id="742" w:author="Ying Zhao" w:date="2024-04-06T21:08:00Z">
        <w:r w:rsidR="00672602">
          <w:rPr>
            <w:rFonts w:ascii="Tahoma" w:hAnsi="Tahoma" w:cs="Tahoma"/>
            <w:color w:val="000000"/>
            <w:sz w:val="21"/>
            <w:szCs w:val="21"/>
            <w:shd w:val="clear" w:color="auto" w:fill="FFFFFF"/>
          </w:rPr>
          <w:t xml:space="preserve"> the overall differen</w:t>
        </w:r>
      </w:ins>
      <w:ins w:id="743" w:author="Ying Zhao" w:date="2024-04-08T19:28:00Z">
        <w:r w:rsidR="007E4C70">
          <w:rPr>
            <w:rFonts w:ascii="Tahoma" w:hAnsi="Tahoma" w:cs="Tahoma"/>
            <w:color w:val="000000"/>
            <w:sz w:val="21"/>
            <w:szCs w:val="21"/>
            <w:shd w:val="clear" w:color="auto" w:fill="FFFFFF"/>
          </w:rPr>
          <w:t>tial</w:t>
        </w:r>
      </w:ins>
      <w:ins w:id="744" w:author="Ying Zhao" w:date="2024-04-06T21:08:00Z">
        <w:r w:rsidR="00672602">
          <w:rPr>
            <w:rFonts w:ascii="Tahoma" w:hAnsi="Tahoma" w:cs="Tahoma"/>
            <w:color w:val="000000"/>
            <w:sz w:val="21"/>
            <w:szCs w:val="21"/>
            <w:shd w:val="clear" w:color="auto" w:fill="FFFFFF"/>
          </w:rPr>
          <w:t xml:space="preserve"> for the whole focus area for each period. </w:t>
        </w:r>
      </w:ins>
      <w:ins w:id="745" w:author="Ying Zhao" w:date="2024-04-06T21:03:00Z">
        <w:r w:rsidR="0037279A">
          <w:rPr>
            <w:rFonts w:ascii="Tahoma" w:hAnsi="Tahoma" w:cs="Tahoma"/>
            <w:color w:val="000000"/>
            <w:sz w:val="21"/>
            <w:szCs w:val="21"/>
            <w:shd w:val="clear" w:color="auto" w:fill="FFFFFF"/>
          </w:rPr>
          <w:t xml:space="preserve">In these heatmaps, </w:t>
        </w:r>
      </w:ins>
      <w:ins w:id="746" w:author="Ying Zhao" w:date="2024-04-06T21:04:00Z">
        <w:r w:rsidR="0037279A">
          <w:rPr>
            <w:rFonts w:ascii="Tahoma" w:hAnsi="Tahoma" w:cs="Tahoma"/>
            <w:color w:val="000000"/>
            <w:sz w:val="21"/>
            <w:szCs w:val="21"/>
            <w:shd w:val="clear" w:color="auto" w:fill="FFFFFF"/>
          </w:rPr>
          <w:t xml:space="preserve">light yellow color indicates that </w:t>
        </w:r>
      </w:ins>
      <w:ins w:id="747" w:author="Ying Zhao" w:date="2024-04-06T21:05:00Z">
        <w:r w:rsidR="0037279A">
          <w:rPr>
            <w:rFonts w:ascii="Tahoma" w:hAnsi="Tahoma" w:cs="Tahoma"/>
            <w:color w:val="000000"/>
            <w:sz w:val="21"/>
            <w:szCs w:val="21"/>
            <w:shd w:val="clear" w:color="auto" w:fill="FFFFFF"/>
          </w:rPr>
          <w:t>the actual and simulated images match well</w:t>
        </w:r>
      </w:ins>
      <w:ins w:id="748" w:author="Ying Zhao" w:date="2024-04-06T21:06:00Z">
        <w:r w:rsidR="0037279A">
          <w:rPr>
            <w:rFonts w:ascii="Tahoma" w:hAnsi="Tahoma" w:cs="Tahoma"/>
            <w:color w:val="000000"/>
            <w:sz w:val="21"/>
            <w:szCs w:val="21"/>
            <w:shd w:val="clear" w:color="auto" w:fill="FFFFFF"/>
          </w:rPr>
          <w:t xml:space="preserve">, whereas </w:t>
        </w:r>
      </w:ins>
      <w:ins w:id="749" w:author="Ying Zhao" w:date="2024-04-06T21:03:00Z">
        <w:r w:rsidR="0037279A">
          <w:rPr>
            <w:rFonts w:ascii="Tahoma" w:hAnsi="Tahoma" w:cs="Tahoma"/>
            <w:color w:val="000000"/>
            <w:sz w:val="21"/>
            <w:szCs w:val="21"/>
            <w:shd w:val="clear" w:color="auto" w:fill="FFFFFF"/>
          </w:rPr>
          <w:t>l</w:t>
        </w:r>
      </w:ins>
      <w:ins w:id="750" w:author="Ying Zhao" w:date="2024-04-06T21:02:00Z">
        <w:r w:rsidR="0037279A">
          <w:rPr>
            <w:rFonts w:ascii="Tahoma" w:hAnsi="Tahoma" w:cs="Tahoma"/>
            <w:color w:val="000000"/>
            <w:sz w:val="21"/>
            <w:szCs w:val="21"/>
            <w:shd w:val="clear" w:color="auto" w:fill="FFFFFF"/>
          </w:rPr>
          <w:t xml:space="preserve">ocations with higher discrepancy </w:t>
        </w:r>
      </w:ins>
      <w:ins w:id="751" w:author="Ying Zhao" w:date="2024-04-06T21:03:00Z">
        <w:r w:rsidR="0037279A">
          <w:rPr>
            <w:rFonts w:ascii="Tahoma" w:hAnsi="Tahoma" w:cs="Tahoma"/>
            <w:color w:val="000000"/>
            <w:sz w:val="21"/>
            <w:szCs w:val="21"/>
            <w:shd w:val="clear" w:color="auto" w:fill="FFFFFF"/>
          </w:rPr>
          <w:t xml:space="preserve">are </w:t>
        </w:r>
      </w:ins>
      <w:ins w:id="752" w:author="Ying Zhao" w:date="2024-04-08T19:33:00Z">
        <w:r w:rsidR="00A20FE1">
          <w:rPr>
            <w:rFonts w:ascii="Tahoma" w:hAnsi="Tahoma" w:cs="Tahoma"/>
            <w:color w:val="000000"/>
            <w:sz w:val="21"/>
            <w:szCs w:val="21"/>
            <w:shd w:val="clear" w:color="auto" w:fill="FFFFFF"/>
          </w:rPr>
          <w:t>colored</w:t>
        </w:r>
      </w:ins>
      <w:ins w:id="753" w:author="Ying Zhao" w:date="2024-04-06T21:03:00Z">
        <w:r w:rsidR="0037279A">
          <w:rPr>
            <w:rFonts w:ascii="Tahoma" w:hAnsi="Tahoma" w:cs="Tahoma"/>
            <w:color w:val="000000"/>
            <w:sz w:val="21"/>
            <w:szCs w:val="21"/>
            <w:shd w:val="clear" w:color="auto" w:fill="FFFFFF"/>
          </w:rPr>
          <w:t xml:space="preserve"> as </w:t>
        </w:r>
      </w:ins>
      <w:ins w:id="754" w:author="Ying Zhao" w:date="2024-04-06T21:04:00Z">
        <w:r w:rsidR="0037279A">
          <w:rPr>
            <w:rFonts w:ascii="Tahoma" w:hAnsi="Tahoma" w:cs="Tahoma"/>
            <w:color w:val="000000"/>
            <w:sz w:val="21"/>
            <w:szCs w:val="21"/>
            <w:shd w:val="clear" w:color="auto" w:fill="FFFFFF"/>
          </w:rPr>
          <w:t>red</w:t>
        </w:r>
      </w:ins>
      <w:ins w:id="755" w:author="Ying Zhao" w:date="2024-04-06T21:06:00Z">
        <w:r w:rsidR="0037279A">
          <w:rPr>
            <w:rFonts w:ascii="Tahoma" w:hAnsi="Tahoma" w:cs="Tahoma"/>
            <w:color w:val="000000"/>
            <w:sz w:val="21"/>
            <w:szCs w:val="21"/>
            <w:shd w:val="clear" w:color="auto" w:fill="FFFFFF"/>
          </w:rPr>
          <w:t xml:space="preserve">. </w:t>
        </w:r>
      </w:ins>
      <w:ins w:id="756" w:author="Ying Zhao" w:date="2024-04-06T21:10:00Z">
        <w:r w:rsidR="0022031E">
          <w:rPr>
            <w:rFonts w:ascii="Tahoma" w:hAnsi="Tahoma" w:cs="Tahoma"/>
            <w:color w:val="000000"/>
            <w:sz w:val="21"/>
            <w:szCs w:val="21"/>
            <w:shd w:val="clear" w:color="auto" w:fill="FFFFFF"/>
          </w:rPr>
          <w:t xml:space="preserve">The heatmaps are very revealing: </w:t>
        </w:r>
      </w:ins>
      <w:ins w:id="757" w:author="Ying Zhao" w:date="2024-04-06T21:07:00Z">
        <w:r w:rsidR="0037279A">
          <w:rPr>
            <w:rFonts w:ascii="Tahoma" w:hAnsi="Tahoma" w:cs="Tahoma"/>
            <w:color w:val="000000"/>
            <w:sz w:val="21"/>
            <w:szCs w:val="21"/>
            <w:shd w:val="clear" w:color="auto" w:fill="FFFFFF"/>
          </w:rPr>
          <w:t>t</w:t>
        </w:r>
      </w:ins>
      <w:ins w:id="758" w:author="Ying Zhao" w:date="2024-04-06T21:06:00Z">
        <w:r w:rsidR="0037279A">
          <w:rPr>
            <w:rFonts w:ascii="Tahoma" w:hAnsi="Tahoma" w:cs="Tahoma"/>
            <w:color w:val="000000"/>
            <w:sz w:val="21"/>
            <w:szCs w:val="21"/>
            <w:shd w:val="clear" w:color="auto" w:fill="FFFFFF"/>
          </w:rPr>
          <w:t xml:space="preserve">he small red patches mostly appear around the boundaries between water and ice, which shows that </w:t>
        </w:r>
      </w:ins>
      <w:ins w:id="759" w:author="Ying Zhao" w:date="2024-04-06T21:11:00Z">
        <w:r w:rsidR="00EC6289">
          <w:rPr>
            <w:rFonts w:ascii="Tahoma" w:hAnsi="Tahoma" w:cs="Tahoma"/>
            <w:color w:val="000000"/>
            <w:sz w:val="21"/>
            <w:szCs w:val="21"/>
            <w:shd w:val="clear" w:color="auto" w:fill="FFFFFF"/>
          </w:rPr>
          <w:t>the majority</w:t>
        </w:r>
      </w:ins>
      <w:ins w:id="760" w:author="Ying Zhao" w:date="2024-04-06T21:06:00Z">
        <w:r w:rsidR="0037279A">
          <w:rPr>
            <w:rFonts w:ascii="Tahoma" w:hAnsi="Tahoma" w:cs="Tahoma"/>
            <w:color w:val="000000"/>
            <w:sz w:val="21"/>
            <w:szCs w:val="21"/>
            <w:shd w:val="clear" w:color="auto" w:fill="FFFFFF"/>
          </w:rPr>
          <w:t xml:space="preserve"> of the discrepancy between the simulated and actual images happen</w:t>
        </w:r>
      </w:ins>
      <w:ins w:id="761" w:author="Ying Zhao" w:date="2024-04-06T21:21:00Z">
        <w:r w:rsidR="00193F2D">
          <w:rPr>
            <w:rFonts w:ascii="Tahoma" w:hAnsi="Tahoma" w:cs="Tahoma"/>
            <w:color w:val="000000"/>
            <w:sz w:val="21"/>
            <w:szCs w:val="21"/>
            <w:shd w:val="clear" w:color="auto" w:fill="FFFFFF"/>
          </w:rPr>
          <w:t>s</w:t>
        </w:r>
      </w:ins>
      <w:ins w:id="762" w:author="Ying Zhao" w:date="2024-04-06T21:06:00Z">
        <w:r w:rsidR="0037279A">
          <w:rPr>
            <w:rFonts w:ascii="Tahoma" w:hAnsi="Tahoma" w:cs="Tahoma"/>
            <w:color w:val="000000"/>
            <w:sz w:val="21"/>
            <w:szCs w:val="21"/>
            <w:shd w:val="clear" w:color="auto" w:fill="FFFFFF"/>
          </w:rPr>
          <w:t xml:space="preserve"> at around these border areas.</w:t>
        </w:r>
      </w:ins>
      <w:ins w:id="763" w:author="Ying Zhao" w:date="2024-04-06T21:07:00Z">
        <w:r w:rsidR="0037279A" w:rsidRPr="0037279A">
          <w:rPr>
            <w:rFonts w:ascii="Tahoma" w:hAnsi="Tahoma" w:cs="Tahoma"/>
            <w:color w:val="000000"/>
            <w:sz w:val="21"/>
            <w:szCs w:val="21"/>
            <w:shd w:val="clear" w:color="auto" w:fill="FFFFFF"/>
          </w:rPr>
          <w:t xml:space="preserve"> </w:t>
        </w:r>
        <w:r w:rsidR="0037279A">
          <w:rPr>
            <w:rFonts w:ascii="Tahoma" w:hAnsi="Tahoma" w:cs="Tahoma"/>
            <w:color w:val="000000"/>
            <w:sz w:val="21"/>
            <w:szCs w:val="21"/>
            <w:shd w:val="clear" w:color="auto" w:fill="FFFFFF"/>
          </w:rPr>
          <w:t>This is not surprising</w:t>
        </w:r>
      </w:ins>
      <w:ins w:id="764" w:author="Ying Zhao" w:date="2024-04-08T19:34:00Z">
        <w:r w:rsidR="00A20FE1">
          <w:rPr>
            <w:rFonts w:ascii="Tahoma" w:hAnsi="Tahoma" w:cs="Tahoma"/>
            <w:color w:val="000000"/>
            <w:sz w:val="21"/>
            <w:szCs w:val="21"/>
            <w:shd w:val="clear" w:color="auto" w:fill="FFFFFF"/>
          </w:rPr>
          <w:t>:</w:t>
        </w:r>
      </w:ins>
      <w:ins w:id="765" w:author="Ying Zhao" w:date="2024-04-06T21:07:00Z">
        <w:r w:rsidR="0037279A">
          <w:rPr>
            <w:rFonts w:ascii="Tahoma" w:hAnsi="Tahoma" w:cs="Tahoma"/>
            <w:color w:val="000000"/>
            <w:sz w:val="21"/>
            <w:szCs w:val="21"/>
            <w:shd w:val="clear" w:color="auto" w:fill="FFFFFF"/>
          </w:rPr>
          <w:t xml:space="preserve"> the IM </w:t>
        </w:r>
      </w:ins>
      <w:ins w:id="766" w:author="Ying Zhao" w:date="2024-04-08T19:34:00Z">
        <w:r w:rsidR="00A20FE1">
          <w:rPr>
            <w:rFonts w:ascii="Tahoma" w:hAnsi="Tahoma" w:cs="Tahoma"/>
            <w:color w:val="000000"/>
            <w:sz w:val="21"/>
            <w:szCs w:val="21"/>
            <w:shd w:val="clear" w:color="auto" w:fill="FFFFFF"/>
          </w:rPr>
          <w:t>cannot</w:t>
        </w:r>
      </w:ins>
      <w:ins w:id="767" w:author="Ying Zhao" w:date="2024-04-06T21:07:00Z">
        <w:r w:rsidR="0037279A">
          <w:rPr>
            <w:rFonts w:ascii="Tahoma" w:hAnsi="Tahoma" w:cs="Tahoma"/>
            <w:color w:val="000000"/>
            <w:sz w:val="21"/>
            <w:szCs w:val="21"/>
            <w:shd w:val="clear" w:color="auto" w:fill="FFFFFF"/>
          </w:rPr>
          <w:t xml:space="preserve"> perfectly model these boundary granularities, but </w:t>
        </w:r>
      </w:ins>
      <w:ins w:id="768" w:author="Ying Zhao" w:date="2024-04-06T21:08:00Z">
        <w:r w:rsidR="0037279A">
          <w:rPr>
            <w:rFonts w:ascii="Tahoma" w:hAnsi="Tahoma" w:cs="Tahoma"/>
            <w:color w:val="000000"/>
            <w:sz w:val="21"/>
            <w:szCs w:val="21"/>
            <w:shd w:val="clear" w:color="auto" w:fill="FFFFFF"/>
          </w:rPr>
          <w:t>it</w:t>
        </w:r>
      </w:ins>
      <w:ins w:id="769" w:author="Ying Zhao" w:date="2024-04-06T21:07:00Z">
        <w:r w:rsidR="0037279A">
          <w:rPr>
            <w:rFonts w:ascii="Tahoma" w:hAnsi="Tahoma" w:cs="Tahoma"/>
            <w:color w:val="000000"/>
            <w:sz w:val="21"/>
            <w:szCs w:val="21"/>
            <w:shd w:val="clear" w:color="auto" w:fill="FFFFFF"/>
          </w:rPr>
          <w:t xml:space="preserve"> does a good job at capturing the overall configuration.</w:t>
        </w:r>
      </w:ins>
    </w:p>
    <w:p w14:paraId="2305D34D" w14:textId="77777777" w:rsidR="005B7F48" w:rsidRDefault="0044348B">
      <w:pPr>
        <w:keepNext/>
        <w:jc w:val="both"/>
        <w:rPr>
          <w:ins w:id="770" w:author="Ying Zhao" w:date="2024-04-06T20:15:00Z"/>
        </w:rPr>
        <w:pPrChange w:id="771" w:author="Ying Zhao" w:date="2024-04-06T20:15:00Z">
          <w:pPr>
            <w:jc w:val="both"/>
          </w:pPr>
        </w:pPrChange>
      </w:pPr>
      <w:ins w:id="772" w:author="Ying Zhao" w:date="2024-04-06T20:04:00Z">
        <w:r>
          <w:rPr>
            <w:noProof/>
            <w:szCs w:val="24"/>
          </w:rPr>
          <w:drawing>
            <wp:inline distT="0" distB="0" distL="0" distR="0" wp14:anchorId="61315F3E" wp14:editId="3E1FA557">
              <wp:extent cx="5961888" cy="2530083"/>
              <wp:effectExtent l="0" t="0" r="1270" b="3810"/>
              <wp:docPr id="1181971330" name="Picture 1" descr="A collage of images of a crack in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71330" name="Picture 1" descr="A collage of images of a crack in a squar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5453" cy="2535840"/>
                      </a:xfrm>
                      <a:prstGeom prst="rect">
                        <a:avLst/>
                      </a:prstGeom>
                      <a:noFill/>
                    </pic:spPr>
                  </pic:pic>
                </a:graphicData>
              </a:graphic>
            </wp:inline>
          </w:drawing>
        </w:r>
      </w:ins>
    </w:p>
    <w:p w14:paraId="2EAC762D" w14:textId="1789EE63" w:rsidR="0044348B" w:rsidRPr="00A96699" w:rsidRDefault="005B7F48">
      <w:pPr>
        <w:pStyle w:val="Caption"/>
        <w:rPr>
          <w:ins w:id="773" w:author="Ying Zhao" w:date="2024-04-06T20:05:00Z"/>
          <w:sz w:val="20"/>
          <w:szCs w:val="20"/>
          <w:rPrChange w:id="774" w:author="Ying Zhao" w:date="2024-04-06T20:16:00Z">
            <w:rPr>
              <w:ins w:id="775" w:author="Ying Zhao" w:date="2024-04-06T20:05:00Z"/>
              <w:szCs w:val="24"/>
            </w:rPr>
          </w:rPrChange>
        </w:rPr>
        <w:pPrChange w:id="776" w:author="Ying Zhao" w:date="2024-04-06T20:16:00Z">
          <w:pPr>
            <w:jc w:val="both"/>
          </w:pPr>
        </w:pPrChange>
      </w:pPr>
      <w:bookmarkStart w:id="777" w:name="_Ref163329441"/>
      <w:ins w:id="778" w:author="Ying Zhao" w:date="2024-04-06T20:15:00Z">
        <w:r w:rsidRPr="00A96699">
          <w:rPr>
            <w:b w:val="0"/>
            <w:bCs w:val="0"/>
            <w:sz w:val="20"/>
            <w:szCs w:val="20"/>
            <w:rPrChange w:id="779" w:author="Ying Zhao" w:date="2024-04-06T20:16:00Z">
              <w:rPr/>
            </w:rPrChange>
          </w:rPr>
          <w:t xml:space="preserve">Figure </w:t>
        </w:r>
        <w:r w:rsidRPr="00A96699">
          <w:rPr>
            <w:b w:val="0"/>
            <w:bCs w:val="0"/>
            <w:sz w:val="20"/>
            <w:szCs w:val="20"/>
            <w:rPrChange w:id="780" w:author="Ying Zhao" w:date="2024-04-06T20:16:00Z">
              <w:rPr/>
            </w:rPrChange>
          </w:rPr>
          <w:fldChar w:fldCharType="begin"/>
        </w:r>
        <w:r w:rsidRPr="00A96699">
          <w:rPr>
            <w:b w:val="0"/>
            <w:bCs w:val="0"/>
            <w:sz w:val="20"/>
            <w:szCs w:val="20"/>
            <w:rPrChange w:id="781" w:author="Ying Zhao" w:date="2024-04-06T20:16:00Z">
              <w:rPr/>
            </w:rPrChange>
          </w:rPr>
          <w:instrText xml:space="preserve"> SEQ Figure \* ARABIC </w:instrText>
        </w:r>
      </w:ins>
      <w:r w:rsidRPr="00A96699">
        <w:rPr>
          <w:b w:val="0"/>
          <w:bCs w:val="0"/>
          <w:sz w:val="20"/>
          <w:szCs w:val="20"/>
          <w:rPrChange w:id="782" w:author="Ying Zhao" w:date="2024-04-06T20:16:00Z">
            <w:rPr/>
          </w:rPrChange>
        </w:rPr>
        <w:fldChar w:fldCharType="separate"/>
      </w:r>
      <w:ins w:id="783" w:author="Ying Zhao" w:date="2024-04-08T23:30:00Z">
        <w:r w:rsidR="00542E67">
          <w:rPr>
            <w:b w:val="0"/>
            <w:bCs w:val="0"/>
            <w:noProof/>
            <w:sz w:val="20"/>
            <w:szCs w:val="20"/>
          </w:rPr>
          <w:t>5</w:t>
        </w:r>
      </w:ins>
      <w:ins w:id="784" w:author="Ying Zhao" w:date="2024-04-06T20:15:00Z">
        <w:r w:rsidRPr="00A96699">
          <w:rPr>
            <w:b w:val="0"/>
            <w:bCs w:val="0"/>
            <w:sz w:val="20"/>
            <w:szCs w:val="20"/>
            <w:rPrChange w:id="785" w:author="Ying Zhao" w:date="2024-04-06T20:16:00Z">
              <w:rPr/>
            </w:rPrChange>
          </w:rPr>
          <w:fldChar w:fldCharType="end"/>
        </w:r>
        <w:bookmarkEnd w:id="777"/>
        <w:r w:rsidR="00A96699" w:rsidRPr="00A96699">
          <w:rPr>
            <w:b w:val="0"/>
            <w:bCs w:val="0"/>
            <w:sz w:val="20"/>
            <w:szCs w:val="20"/>
            <w:rPrChange w:id="786" w:author="Ying Zhao" w:date="2024-04-06T20:16:00Z">
              <w:rPr/>
            </w:rPrChange>
          </w:rPr>
          <w:t>: (a) - (n)</w:t>
        </w:r>
      </w:ins>
      <w:ins w:id="787" w:author="Ying Zhao" w:date="2024-04-06T20:16:00Z">
        <w:r w:rsidR="00A96699" w:rsidRPr="00A96699">
          <w:rPr>
            <w:b w:val="0"/>
            <w:bCs w:val="0"/>
            <w:sz w:val="20"/>
            <w:szCs w:val="20"/>
            <w:rPrChange w:id="788" w:author="Ying Zhao" w:date="2024-04-06T20:16:00Z">
              <w:rPr/>
            </w:rPrChange>
          </w:rPr>
          <w:t xml:space="preserve"> </w:t>
        </w:r>
        <w:r w:rsidR="00A96699">
          <w:rPr>
            <w:b w:val="0"/>
            <w:bCs w:val="0"/>
            <w:sz w:val="20"/>
            <w:szCs w:val="20"/>
          </w:rPr>
          <w:t>H</w:t>
        </w:r>
        <w:r w:rsidR="00A96699" w:rsidRPr="00A96699">
          <w:rPr>
            <w:b w:val="0"/>
            <w:bCs w:val="0"/>
            <w:sz w:val="20"/>
            <w:szCs w:val="20"/>
            <w:rPrChange w:id="789" w:author="Ying Zhao" w:date="2024-04-06T20:16:00Z">
              <w:rPr>
                <w:rFonts w:ascii="Tahoma" w:hAnsi="Tahoma" w:cs="Tahoma"/>
                <w:color w:val="000000"/>
                <w:sz w:val="21"/>
                <w:szCs w:val="21"/>
                <w:shd w:val="clear" w:color="auto" w:fill="FFFFFF"/>
              </w:rPr>
            </w:rPrChange>
          </w:rPr>
          <w:t>eatmap</w:t>
        </w:r>
        <w:r w:rsidR="00A96699">
          <w:rPr>
            <w:b w:val="0"/>
            <w:bCs w:val="0"/>
            <w:sz w:val="20"/>
            <w:szCs w:val="20"/>
          </w:rPr>
          <w:t>s</w:t>
        </w:r>
        <w:r w:rsidR="00A96699" w:rsidRPr="00A96699">
          <w:rPr>
            <w:b w:val="0"/>
            <w:bCs w:val="0"/>
            <w:sz w:val="20"/>
            <w:szCs w:val="20"/>
            <w:rPrChange w:id="790" w:author="Ying Zhao" w:date="2024-04-06T20:16:00Z">
              <w:rPr>
                <w:rFonts w:ascii="Tahoma" w:hAnsi="Tahoma" w:cs="Tahoma"/>
                <w:color w:val="000000"/>
                <w:sz w:val="21"/>
                <w:szCs w:val="21"/>
                <w:shd w:val="clear" w:color="auto" w:fill="FFFFFF"/>
              </w:rPr>
            </w:rPrChange>
          </w:rPr>
          <w:t xml:space="preserve"> </w:t>
        </w:r>
        <w:r w:rsidR="00A96699">
          <w:rPr>
            <w:b w:val="0"/>
            <w:bCs w:val="0"/>
            <w:sz w:val="20"/>
            <w:szCs w:val="20"/>
          </w:rPr>
          <w:t xml:space="preserve">illustrating </w:t>
        </w:r>
        <w:r w:rsidR="00A96699" w:rsidRPr="00A96699">
          <w:rPr>
            <w:b w:val="0"/>
            <w:bCs w:val="0"/>
            <w:sz w:val="20"/>
            <w:szCs w:val="20"/>
            <w:rPrChange w:id="791" w:author="Ying Zhao" w:date="2024-04-06T20:16:00Z">
              <w:rPr>
                <w:rFonts w:ascii="Tahoma" w:hAnsi="Tahoma" w:cs="Tahoma"/>
                <w:color w:val="000000"/>
                <w:sz w:val="21"/>
                <w:szCs w:val="21"/>
                <w:shd w:val="clear" w:color="auto" w:fill="FFFFFF"/>
              </w:rPr>
            </w:rPrChange>
          </w:rPr>
          <w:t xml:space="preserve">the difference of the ice percentage between </w:t>
        </w:r>
      </w:ins>
      <w:ins w:id="792" w:author="Ying Zhao" w:date="2024-04-06T23:26:00Z">
        <w:r w:rsidR="00392000">
          <w:rPr>
            <w:b w:val="0"/>
            <w:bCs w:val="0"/>
            <w:sz w:val="20"/>
            <w:szCs w:val="20"/>
          </w:rPr>
          <w:t>F</w:t>
        </w:r>
      </w:ins>
      <w:ins w:id="793" w:author="Ying Zhao" w:date="2024-04-06T20:16:00Z">
        <w:r w:rsidR="00A96699" w:rsidRPr="00A96699">
          <w:rPr>
            <w:b w:val="0"/>
            <w:bCs w:val="0"/>
            <w:sz w:val="20"/>
            <w:szCs w:val="20"/>
            <w:rPrChange w:id="794" w:author="Ying Zhao" w:date="2024-04-06T20:16:00Z">
              <w:rPr>
                <w:rFonts w:ascii="Tahoma" w:hAnsi="Tahoma" w:cs="Tahoma"/>
                <w:color w:val="000000"/>
                <w:sz w:val="21"/>
                <w:szCs w:val="21"/>
                <w:shd w:val="clear" w:color="auto" w:fill="FFFFFF"/>
              </w:rPr>
            </w:rPrChange>
          </w:rPr>
          <w:t>igure 3 and 4</w:t>
        </w:r>
      </w:ins>
      <w:ins w:id="795" w:author="Ying Zhao" w:date="2024-04-06T20:17:00Z">
        <w:r w:rsidR="00A96699">
          <w:rPr>
            <w:b w:val="0"/>
            <w:bCs w:val="0"/>
            <w:sz w:val="20"/>
            <w:szCs w:val="20"/>
          </w:rPr>
          <w:t xml:space="preserve"> </w:t>
        </w:r>
      </w:ins>
      <w:ins w:id="796" w:author="Ying Zhao" w:date="2024-04-06T20:18:00Z">
        <w:r w:rsidR="00A96699">
          <w:rPr>
            <w:b w:val="0"/>
            <w:bCs w:val="0"/>
            <w:sz w:val="20"/>
            <w:szCs w:val="20"/>
          </w:rPr>
          <w:t xml:space="preserve">for each semi-monthly period, from (a) </w:t>
        </w:r>
        <w:r w:rsidR="00A96699" w:rsidRPr="00676DAB">
          <w:rPr>
            <w:b w:val="0"/>
            <w:bCs w:val="0"/>
            <w:sz w:val="20"/>
            <w:szCs w:val="20"/>
          </w:rPr>
          <w:t>Jun</w:t>
        </w:r>
        <w:r w:rsidR="00A96699">
          <w:rPr>
            <w:b w:val="0"/>
            <w:bCs w:val="0"/>
            <w:sz w:val="20"/>
            <w:szCs w:val="20"/>
          </w:rPr>
          <w:t>.</w:t>
        </w:r>
        <w:r w:rsidR="00A96699" w:rsidRPr="00676DAB">
          <w:rPr>
            <w:b w:val="0"/>
            <w:bCs w:val="0"/>
            <w:sz w:val="20"/>
            <w:szCs w:val="20"/>
          </w:rPr>
          <w:t xml:space="preserve"> 16</w:t>
        </w:r>
        <w:r w:rsidR="00A96699" w:rsidRPr="00B85014">
          <w:rPr>
            <w:b w:val="0"/>
            <w:bCs w:val="0"/>
            <w:sz w:val="20"/>
            <w:szCs w:val="20"/>
            <w:vertAlign w:val="superscript"/>
          </w:rPr>
          <w:t>th</w:t>
        </w:r>
        <w:r w:rsidR="00A96699" w:rsidRPr="00676DAB">
          <w:rPr>
            <w:b w:val="0"/>
            <w:bCs w:val="0"/>
            <w:sz w:val="20"/>
            <w:szCs w:val="20"/>
          </w:rPr>
          <w:t>, 2022</w:t>
        </w:r>
      </w:ins>
      <w:ins w:id="797" w:author="Ying Zhao" w:date="2024-04-06T20:17:00Z">
        <w:r w:rsidR="00A96699">
          <w:rPr>
            <w:b w:val="0"/>
            <w:bCs w:val="0"/>
            <w:sz w:val="20"/>
            <w:szCs w:val="20"/>
          </w:rPr>
          <w:t xml:space="preserve"> </w:t>
        </w:r>
      </w:ins>
      <w:ins w:id="798" w:author="Ying Zhao" w:date="2024-04-06T20:18:00Z">
        <w:r w:rsidR="00A96699">
          <w:rPr>
            <w:b w:val="0"/>
            <w:bCs w:val="0"/>
            <w:sz w:val="20"/>
            <w:szCs w:val="20"/>
          </w:rPr>
          <w:t>to (n) Jan. 1</w:t>
        </w:r>
        <w:r w:rsidR="00A96699" w:rsidRPr="00A96699">
          <w:rPr>
            <w:b w:val="0"/>
            <w:bCs w:val="0"/>
            <w:sz w:val="20"/>
            <w:szCs w:val="20"/>
            <w:vertAlign w:val="superscript"/>
            <w:rPrChange w:id="799" w:author="Ying Zhao" w:date="2024-04-06T20:18:00Z">
              <w:rPr>
                <w:b/>
                <w:bCs/>
                <w:sz w:val="20"/>
                <w:szCs w:val="20"/>
              </w:rPr>
            </w:rPrChange>
          </w:rPr>
          <w:t>st</w:t>
        </w:r>
        <w:r w:rsidR="00A96699">
          <w:rPr>
            <w:b w:val="0"/>
            <w:bCs w:val="0"/>
            <w:sz w:val="20"/>
            <w:szCs w:val="20"/>
          </w:rPr>
          <w:t>, 2023.  (O) E</w:t>
        </w:r>
      </w:ins>
      <w:ins w:id="800" w:author="Ying Zhao" w:date="2024-04-06T20:16:00Z">
        <w:r w:rsidR="00A96699" w:rsidRPr="00A96699">
          <w:rPr>
            <w:b w:val="0"/>
            <w:bCs w:val="0"/>
            <w:sz w:val="20"/>
            <w:szCs w:val="20"/>
            <w:rPrChange w:id="801" w:author="Ying Zhao" w:date="2024-04-06T20:16:00Z">
              <w:rPr>
                <w:rFonts w:ascii="Tahoma" w:hAnsi="Tahoma" w:cs="Tahoma"/>
                <w:color w:val="000000"/>
                <w:sz w:val="21"/>
                <w:szCs w:val="21"/>
                <w:shd w:val="clear" w:color="auto" w:fill="FFFFFF"/>
              </w:rPr>
            </w:rPrChange>
          </w:rPr>
          <w:t xml:space="preserve">rror bar plot </w:t>
        </w:r>
      </w:ins>
      <w:ins w:id="802" w:author="Ying Zhao" w:date="2024-04-06T20:19:00Z">
        <w:r w:rsidR="00A96699">
          <w:rPr>
            <w:b w:val="0"/>
            <w:bCs w:val="0"/>
            <w:sz w:val="20"/>
            <w:szCs w:val="20"/>
          </w:rPr>
          <w:t>showing the average ice percentage</w:t>
        </w:r>
      </w:ins>
      <w:ins w:id="803" w:author="Ying Zhao" w:date="2024-04-06T20:16:00Z">
        <w:r w:rsidR="00A96699" w:rsidRPr="00A96699">
          <w:rPr>
            <w:b w:val="0"/>
            <w:bCs w:val="0"/>
            <w:sz w:val="20"/>
            <w:szCs w:val="20"/>
            <w:rPrChange w:id="804" w:author="Ying Zhao" w:date="2024-04-06T20:16:00Z">
              <w:rPr>
                <w:rFonts w:ascii="Tahoma" w:hAnsi="Tahoma" w:cs="Tahoma"/>
                <w:color w:val="000000"/>
                <w:sz w:val="21"/>
                <w:szCs w:val="21"/>
                <w:shd w:val="clear" w:color="auto" w:fill="FFFFFF"/>
              </w:rPr>
            </w:rPrChange>
          </w:rPr>
          <w:t xml:space="preserve"> differential </w:t>
        </w:r>
      </w:ins>
      <w:ins w:id="805" w:author="Ying Zhao" w:date="2024-04-06T20:19:00Z">
        <w:r w:rsidR="00A96699">
          <w:rPr>
            <w:b w:val="0"/>
            <w:bCs w:val="0"/>
            <w:sz w:val="20"/>
            <w:szCs w:val="20"/>
          </w:rPr>
          <w:t>over these periods.</w:t>
        </w:r>
      </w:ins>
    </w:p>
    <w:p w14:paraId="470E84EB" w14:textId="77777777" w:rsidR="0044348B" w:rsidRDefault="0044348B" w:rsidP="0040504D">
      <w:pPr>
        <w:jc w:val="both"/>
        <w:rPr>
          <w:ins w:id="806" w:author="Ying Zhao" w:date="2024-04-06T20:04:00Z"/>
          <w:szCs w:val="24"/>
        </w:rPr>
      </w:pPr>
    </w:p>
    <w:p w14:paraId="42486AE4" w14:textId="42257FB6" w:rsidR="0040504D" w:rsidRDefault="00B96611" w:rsidP="0040504D">
      <w:pPr>
        <w:jc w:val="both"/>
        <w:rPr>
          <w:szCs w:val="24"/>
        </w:rPr>
      </w:pPr>
      <w:ins w:id="807" w:author="Ying Zhao" w:date="2024-04-06T20:56:00Z">
        <w:r>
          <w:rPr>
            <w:szCs w:val="24"/>
          </w:rPr>
          <w:t>We</w:t>
        </w:r>
      </w:ins>
      <w:del w:id="808" w:author="Ying Zhao" w:date="2024-04-06T20:56:00Z">
        <w:r w:rsidR="0040504D" w:rsidDel="00B96611">
          <w:rPr>
            <w:szCs w:val="24"/>
          </w:rPr>
          <w:delText>we</w:delText>
        </w:r>
      </w:del>
      <w:r w:rsidR="0040504D">
        <w:rPr>
          <w:szCs w:val="24"/>
        </w:rPr>
        <w:t xml:space="preserve"> </w:t>
      </w:r>
      <w:ins w:id="809" w:author="Ying Zhao" w:date="2024-04-06T20:56:00Z">
        <w:r>
          <w:rPr>
            <w:szCs w:val="24"/>
          </w:rPr>
          <w:t xml:space="preserve">also </w:t>
        </w:r>
      </w:ins>
      <w:r w:rsidR="0040504D">
        <w:rPr>
          <w:szCs w:val="24"/>
        </w:rPr>
        <w:t>compute two key numerical measures for our focus area: the average ice coverage percentage, i.e., the mean of the ice coverage percentage over the lattice, and the ice extent, i.e., the percentage of areas that are covered by at least 15% ice. The comparison results are shown in</w:t>
      </w:r>
      <w:r w:rsidR="0013007C">
        <w:rPr>
          <w:szCs w:val="24"/>
        </w:rPr>
        <w:t xml:space="preserve"> </w:t>
      </w:r>
      <w:r w:rsidR="0013007C">
        <w:rPr>
          <w:szCs w:val="24"/>
        </w:rPr>
        <w:fldChar w:fldCharType="begin"/>
      </w:r>
      <w:r w:rsidR="0013007C">
        <w:rPr>
          <w:szCs w:val="24"/>
        </w:rPr>
        <w:instrText xml:space="preserve"> REF _Ref155550379 \h  \* MERGEFORMAT </w:instrText>
      </w:r>
      <w:r w:rsidR="0013007C">
        <w:rPr>
          <w:szCs w:val="24"/>
        </w:rPr>
      </w:r>
      <w:r w:rsidR="0013007C">
        <w:rPr>
          <w:szCs w:val="24"/>
        </w:rPr>
        <w:fldChar w:fldCharType="separate"/>
      </w:r>
      <w:ins w:id="810" w:author="Ying Zhao" w:date="2024-04-08T23:30:00Z">
        <w:r w:rsidR="00542E67" w:rsidRPr="00542E67">
          <w:rPr>
            <w:szCs w:val="24"/>
            <w:rPrChange w:id="811" w:author="Ying Zhao" w:date="2024-04-08T23:30:00Z">
              <w:rPr>
                <w:sz w:val="20"/>
                <w:szCs w:val="20"/>
              </w:rPr>
            </w:rPrChange>
          </w:rPr>
          <w:t xml:space="preserve">Figure </w:t>
        </w:r>
        <w:r w:rsidR="00542E67" w:rsidRPr="00542E67">
          <w:rPr>
            <w:szCs w:val="24"/>
            <w:rPrChange w:id="812" w:author="Ying Zhao" w:date="2024-04-08T23:30:00Z">
              <w:rPr>
                <w:b/>
                <w:bCs/>
                <w:noProof/>
                <w:sz w:val="20"/>
                <w:szCs w:val="20"/>
              </w:rPr>
            </w:rPrChange>
          </w:rPr>
          <w:t>6</w:t>
        </w:r>
      </w:ins>
      <w:del w:id="813" w:author="Ying Zhao" w:date="2024-04-07T09:07:00Z">
        <w:r w:rsidR="00B571FB" w:rsidRPr="00B571FB" w:rsidDel="00852B2A">
          <w:rPr>
            <w:szCs w:val="24"/>
          </w:rPr>
          <w:delText>Figure 5</w:delText>
        </w:r>
      </w:del>
      <w:r w:rsidR="0013007C">
        <w:rPr>
          <w:szCs w:val="24"/>
        </w:rPr>
        <w:fldChar w:fldCharType="end"/>
      </w:r>
      <w:r w:rsidR="0040504D">
        <w:rPr>
          <w:szCs w:val="24"/>
        </w:rPr>
        <w:t>. As anticipated, we see an excellent match in both figures as a result of the superior explanatory power of our IM, although the results do show marginal but non-trivial discrepancy</w:t>
      </w:r>
      <w:ins w:id="814" w:author="Ying Zhao" w:date="2024-04-06T20:56:00Z">
        <w:r w:rsidR="00444A1C">
          <w:rPr>
            <w:szCs w:val="24"/>
          </w:rPr>
          <w:t xml:space="preserve">, consistent </w:t>
        </w:r>
      </w:ins>
      <w:ins w:id="815" w:author="Ying Zhao" w:date="2024-04-06T21:10:00Z">
        <w:r w:rsidR="004B366E">
          <w:rPr>
            <w:szCs w:val="24"/>
          </w:rPr>
          <w:t>with</w:t>
        </w:r>
      </w:ins>
      <w:ins w:id="816" w:author="Ying Zhao" w:date="2024-04-06T20:56:00Z">
        <w:r w:rsidR="00444A1C">
          <w:rPr>
            <w:szCs w:val="24"/>
          </w:rPr>
          <w:t xml:space="preserve"> </w:t>
        </w:r>
      </w:ins>
      <w:ins w:id="817" w:author="Ying Zhao" w:date="2024-04-06T20:57:00Z">
        <w:r w:rsidR="00444A1C">
          <w:rPr>
            <w:szCs w:val="24"/>
          </w:rPr>
          <w:t>what is shown in</w:t>
        </w:r>
      </w:ins>
      <w:ins w:id="818" w:author="Ying Zhao" w:date="2024-04-06T20:56:00Z">
        <w:r w:rsidR="00444A1C">
          <w:rPr>
            <w:szCs w:val="24"/>
          </w:rPr>
          <w:t xml:space="preserve"> </w:t>
        </w:r>
      </w:ins>
      <w:ins w:id="819" w:author="Ying Zhao" w:date="2024-04-06T20:57:00Z">
        <w:r w:rsidR="00444A1C">
          <w:rPr>
            <w:szCs w:val="24"/>
          </w:rPr>
          <w:fldChar w:fldCharType="begin"/>
        </w:r>
        <w:r w:rsidR="00444A1C">
          <w:rPr>
            <w:szCs w:val="24"/>
          </w:rPr>
          <w:instrText xml:space="preserve"> REF _Ref163329441 \h </w:instrText>
        </w:r>
      </w:ins>
      <w:r w:rsidR="00444A1C">
        <w:rPr>
          <w:szCs w:val="24"/>
        </w:rPr>
        <w:instrText xml:space="preserve"> \* MERGEFORMAT </w:instrText>
      </w:r>
      <w:r w:rsidR="00444A1C">
        <w:rPr>
          <w:szCs w:val="24"/>
        </w:rPr>
      </w:r>
      <w:r w:rsidR="00444A1C">
        <w:rPr>
          <w:szCs w:val="24"/>
        </w:rPr>
        <w:fldChar w:fldCharType="separate"/>
      </w:r>
      <w:ins w:id="820" w:author="Ying Zhao" w:date="2024-04-08T23:30:00Z">
        <w:r w:rsidR="00542E67" w:rsidRPr="00542E67">
          <w:rPr>
            <w:szCs w:val="24"/>
            <w:rPrChange w:id="821" w:author="Ying Zhao" w:date="2024-04-08T23:30:00Z">
              <w:rPr>
                <w:b/>
                <w:bCs/>
              </w:rPr>
            </w:rPrChange>
          </w:rPr>
          <w:t xml:space="preserve">Figure </w:t>
        </w:r>
        <w:r w:rsidR="00542E67" w:rsidRPr="00542E67">
          <w:rPr>
            <w:szCs w:val="24"/>
            <w:rPrChange w:id="822" w:author="Ying Zhao" w:date="2024-04-08T23:30:00Z">
              <w:rPr>
                <w:b/>
                <w:bCs/>
                <w:noProof/>
                <w:sz w:val="20"/>
                <w:szCs w:val="20"/>
              </w:rPr>
            </w:rPrChange>
          </w:rPr>
          <w:t>5</w:t>
        </w:r>
      </w:ins>
      <w:ins w:id="823" w:author="Ying Zhao" w:date="2024-04-06T20:57:00Z">
        <w:r w:rsidR="00444A1C">
          <w:rPr>
            <w:szCs w:val="24"/>
          </w:rPr>
          <w:fldChar w:fldCharType="end"/>
        </w:r>
      </w:ins>
      <w:r w:rsidR="0040504D">
        <w:rPr>
          <w:szCs w:val="24"/>
        </w:rPr>
        <w:t xml:space="preserve">. It is interesting to note that the simulated average ice coverage is usually slightly higher than the actual measures, but the simulated ice extent is slightly lower than the actual, a pattern that can be further investigated in future research. </w:t>
      </w:r>
    </w:p>
    <w:p w14:paraId="736AD0D7" w14:textId="77777777" w:rsidR="00D865FF" w:rsidRDefault="00B51389" w:rsidP="00D865FF">
      <w:pPr>
        <w:keepNext/>
        <w:jc w:val="center"/>
      </w:pPr>
      <w:r>
        <w:rPr>
          <w:noProof/>
        </w:rPr>
        <w:lastRenderedPageBreak/>
        <w:drawing>
          <wp:inline distT="0" distB="0" distL="0" distR="0" wp14:anchorId="3F56EF6A" wp14:editId="3AD684B7">
            <wp:extent cx="5351228" cy="2771734"/>
            <wp:effectExtent l="0" t="0" r="1905" b="0"/>
            <wp:docPr id="651303457" name="Picture 12" descr="A graph of a number of numbers and a line&#10;&#10;Description automatically generated with medium confidence">
              <a:extLst xmlns:a="http://schemas.openxmlformats.org/drawingml/2006/main">
                <a:ext uri="{FF2B5EF4-FFF2-40B4-BE49-F238E27FC236}">
                  <a16:creationId xmlns:a16="http://schemas.microsoft.com/office/drawing/2014/main" id="{7850DBF2-3FFF-A737-4F86-5538E3C33D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03457" name="Picture 12" descr="A graph of a number of numbers and a line&#10;&#10;Description automatically generated with medium confidence">
                      <a:extLst>
                        <a:ext uri="{FF2B5EF4-FFF2-40B4-BE49-F238E27FC236}">
                          <a16:creationId xmlns:a16="http://schemas.microsoft.com/office/drawing/2014/main" id="{7850DBF2-3FFF-A737-4F86-5538E3C33DAD}"/>
                        </a:ext>
                      </a:extLst>
                    </pic:cNvPr>
                    <pic:cNvPicPr>
                      <a:picLocks noChangeAspect="1"/>
                    </pic:cNvPicPr>
                  </pic:nvPicPr>
                  <pic:blipFill>
                    <a:blip r:embed="rId19"/>
                    <a:stretch>
                      <a:fillRect/>
                    </a:stretch>
                  </pic:blipFill>
                  <pic:spPr>
                    <a:xfrm>
                      <a:off x="0" y="0"/>
                      <a:ext cx="5363734" cy="2778211"/>
                    </a:xfrm>
                    <a:prstGeom prst="rect">
                      <a:avLst/>
                    </a:prstGeom>
                  </pic:spPr>
                </pic:pic>
              </a:graphicData>
            </a:graphic>
          </wp:inline>
        </w:drawing>
      </w:r>
    </w:p>
    <w:p w14:paraId="6B94B8AC" w14:textId="04272BC6" w:rsidR="00D865FF" w:rsidRPr="00676DAB" w:rsidRDefault="00D865FF" w:rsidP="00D865FF">
      <w:pPr>
        <w:pStyle w:val="Caption"/>
        <w:jc w:val="both"/>
        <w:rPr>
          <w:b w:val="0"/>
          <w:bCs w:val="0"/>
          <w:sz w:val="20"/>
          <w:szCs w:val="20"/>
        </w:rPr>
      </w:pPr>
      <w:bookmarkStart w:id="824" w:name="_Ref155550379"/>
      <w:bookmarkStart w:id="825" w:name="_Toc155551153"/>
      <w:r w:rsidRPr="00D865FF">
        <w:rPr>
          <w:b w:val="0"/>
          <w:bCs w:val="0"/>
          <w:sz w:val="20"/>
          <w:szCs w:val="20"/>
        </w:rPr>
        <w:t xml:space="preserve">Figure </w:t>
      </w:r>
      <w:r w:rsidRPr="00D865FF">
        <w:rPr>
          <w:b w:val="0"/>
          <w:bCs w:val="0"/>
          <w:sz w:val="20"/>
          <w:szCs w:val="20"/>
        </w:rPr>
        <w:fldChar w:fldCharType="begin"/>
      </w:r>
      <w:r w:rsidRPr="00D865FF">
        <w:rPr>
          <w:b w:val="0"/>
          <w:bCs w:val="0"/>
          <w:sz w:val="20"/>
          <w:szCs w:val="20"/>
        </w:rPr>
        <w:instrText xml:space="preserve"> SEQ Figure \* ARABIC </w:instrText>
      </w:r>
      <w:r w:rsidRPr="00D865FF">
        <w:rPr>
          <w:b w:val="0"/>
          <w:bCs w:val="0"/>
          <w:sz w:val="20"/>
          <w:szCs w:val="20"/>
        </w:rPr>
        <w:fldChar w:fldCharType="separate"/>
      </w:r>
      <w:ins w:id="826" w:author="Ying Zhao" w:date="2024-04-08T23:30:00Z">
        <w:r w:rsidR="00542E67">
          <w:rPr>
            <w:b w:val="0"/>
            <w:bCs w:val="0"/>
            <w:noProof/>
            <w:sz w:val="20"/>
            <w:szCs w:val="20"/>
          </w:rPr>
          <w:t>6</w:t>
        </w:r>
      </w:ins>
      <w:del w:id="827" w:author="Ying Zhao" w:date="2024-04-06T20:15:00Z">
        <w:r w:rsidR="00B571FB" w:rsidDel="005B7F48">
          <w:rPr>
            <w:b w:val="0"/>
            <w:bCs w:val="0"/>
            <w:noProof/>
            <w:sz w:val="20"/>
            <w:szCs w:val="20"/>
          </w:rPr>
          <w:delText>5</w:delText>
        </w:r>
      </w:del>
      <w:r w:rsidRPr="00D865FF">
        <w:rPr>
          <w:b w:val="0"/>
          <w:bCs w:val="0"/>
          <w:sz w:val="20"/>
          <w:szCs w:val="20"/>
        </w:rPr>
        <w:fldChar w:fldCharType="end"/>
      </w:r>
      <w:bookmarkEnd w:id="824"/>
      <w:r w:rsidRPr="00676DAB">
        <w:rPr>
          <w:b w:val="0"/>
          <w:bCs w:val="0"/>
          <w:sz w:val="20"/>
          <w:szCs w:val="20"/>
        </w:rPr>
        <w:t>: (a) The average ice coverage percentage in our focus area from June 16</w:t>
      </w:r>
      <w:r w:rsidRPr="00676DAB">
        <w:rPr>
          <w:b w:val="0"/>
          <w:bCs w:val="0"/>
          <w:sz w:val="20"/>
          <w:szCs w:val="20"/>
          <w:vertAlign w:val="superscript"/>
        </w:rPr>
        <w:t>th</w:t>
      </w:r>
      <w:r w:rsidRPr="00676DAB">
        <w:rPr>
          <w:b w:val="0"/>
          <w:bCs w:val="0"/>
          <w:sz w:val="20"/>
          <w:szCs w:val="20"/>
        </w:rPr>
        <w:t>, 2022 to Jan 1</w:t>
      </w:r>
      <w:r w:rsidRPr="00676DAB">
        <w:rPr>
          <w:b w:val="0"/>
          <w:bCs w:val="0"/>
          <w:sz w:val="20"/>
          <w:szCs w:val="20"/>
          <w:vertAlign w:val="superscript"/>
        </w:rPr>
        <w:t>st</w:t>
      </w:r>
      <w:r w:rsidRPr="00676DAB">
        <w:rPr>
          <w:b w:val="0"/>
          <w:bCs w:val="0"/>
          <w:sz w:val="20"/>
          <w:szCs w:val="20"/>
        </w:rPr>
        <w:t xml:space="preserve">, 2023; (b) The sea ice extent (the percentage of areas with at least 15% ice coverage) </w:t>
      </w:r>
      <w:r>
        <w:rPr>
          <w:b w:val="0"/>
          <w:bCs w:val="0"/>
          <w:sz w:val="20"/>
          <w:szCs w:val="20"/>
        </w:rPr>
        <w:t>for the same period</w:t>
      </w:r>
      <w:r w:rsidRPr="00676DAB">
        <w:rPr>
          <w:b w:val="0"/>
          <w:bCs w:val="0"/>
          <w:sz w:val="20"/>
          <w:szCs w:val="20"/>
        </w:rPr>
        <w:t xml:space="preserve">. Blue </w:t>
      </w:r>
      <w:r>
        <w:rPr>
          <w:b w:val="0"/>
          <w:bCs w:val="0"/>
          <w:sz w:val="20"/>
          <w:szCs w:val="20"/>
        </w:rPr>
        <w:t>curve</w:t>
      </w:r>
      <w:r w:rsidRPr="00676DAB">
        <w:rPr>
          <w:b w:val="0"/>
          <w:bCs w:val="0"/>
          <w:sz w:val="20"/>
          <w:szCs w:val="20"/>
        </w:rPr>
        <w:t>s are the actual measures from the N</w:t>
      </w:r>
      <w:r>
        <w:rPr>
          <w:b w:val="0"/>
          <w:bCs w:val="0"/>
          <w:sz w:val="20"/>
          <w:szCs w:val="20"/>
        </w:rPr>
        <w:t>RTSI</w:t>
      </w:r>
      <w:r w:rsidRPr="00676DAB">
        <w:rPr>
          <w:b w:val="0"/>
          <w:bCs w:val="0"/>
          <w:sz w:val="20"/>
          <w:szCs w:val="20"/>
        </w:rPr>
        <w:t xml:space="preserve"> data; orange </w:t>
      </w:r>
      <w:r>
        <w:rPr>
          <w:b w:val="0"/>
          <w:bCs w:val="0"/>
          <w:sz w:val="20"/>
          <w:szCs w:val="20"/>
        </w:rPr>
        <w:t>ones</w:t>
      </w:r>
      <w:r w:rsidRPr="00676DAB">
        <w:rPr>
          <w:b w:val="0"/>
          <w:bCs w:val="0"/>
          <w:sz w:val="20"/>
          <w:szCs w:val="20"/>
        </w:rPr>
        <w:t xml:space="preserve"> show the IM simulation results.</w:t>
      </w:r>
      <w:bookmarkEnd w:id="825"/>
    </w:p>
    <w:p w14:paraId="0EB90712" w14:textId="77777777" w:rsidR="0040504D" w:rsidRPr="00DD09F7" w:rsidRDefault="0040504D" w:rsidP="0040504D">
      <w:pPr>
        <w:pStyle w:val="NoSpacing"/>
        <w:jc w:val="both"/>
      </w:pPr>
    </w:p>
    <w:p w14:paraId="6B50F462" w14:textId="77777777" w:rsidR="0040504D" w:rsidRPr="00961214" w:rsidRDefault="0040504D" w:rsidP="00961214">
      <w:pPr>
        <w:pStyle w:val="Heading2"/>
        <w:numPr>
          <w:ilvl w:val="0"/>
          <w:numId w:val="34"/>
        </w:numPr>
        <w:jc w:val="both"/>
      </w:pPr>
      <w:bookmarkStart w:id="828" w:name="_Ref142816782"/>
      <w:bookmarkStart w:id="829" w:name="_Toc155644316"/>
      <w:r w:rsidRPr="00961214">
        <w:t>Daily sea ice evolution</w:t>
      </w:r>
      <w:bookmarkEnd w:id="828"/>
      <w:r w:rsidRPr="00961214">
        <w:t xml:space="preserve"> in 2022</w:t>
      </w:r>
      <w:bookmarkEnd w:id="829"/>
      <w:r w:rsidRPr="00961214">
        <w:t xml:space="preserve"> </w:t>
      </w:r>
    </w:p>
    <w:p w14:paraId="1BBC524F" w14:textId="7E10DA35" w:rsidR="0040504D" w:rsidRPr="00E7647F" w:rsidRDefault="0040504D" w:rsidP="0040504D">
      <w:pPr>
        <w:pStyle w:val="NoSpacing"/>
        <w:jc w:val="both"/>
      </w:pPr>
      <w:r>
        <w:t xml:space="preserve">Do our semi-monthly IM simulation results match the actual sea ice dynamics on a smaller time scale? To answer this question, we utilize the semi-monthly Ising parameters in </w:t>
      </w:r>
      <w:r w:rsidR="00200231">
        <w:fldChar w:fldCharType="begin"/>
      </w:r>
      <w:r w:rsidR="00200231">
        <w:instrText xml:space="preserve"> REF _Ref155550078 \h  \* MERGEFORMAT </w:instrText>
      </w:r>
      <w:r w:rsidR="00200231">
        <w:fldChar w:fldCharType="separate"/>
      </w:r>
      <w:ins w:id="830" w:author="Ying Zhao" w:date="2024-04-08T23:30:00Z">
        <w:r w:rsidR="00542E67" w:rsidRPr="00542E67">
          <w:rPr>
            <w:rPrChange w:id="831" w:author="Ying Zhao" w:date="2024-04-08T23:30:00Z">
              <w:rPr>
                <w:sz w:val="20"/>
                <w:szCs w:val="20"/>
              </w:rPr>
            </w:rPrChange>
          </w:rPr>
          <w:t xml:space="preserve">Table </w:t>
        </w:r>
        <w:r w:rsidR="00542E67" w:rsidRPr="00542E67">
          <w:rPr>
            <w:rPrChange w:id="832" w:author="Ying Zhao" w:date="2024-04-08T23:30:00Z">
              <w:rPr>
                <w:b/>
                <w:bCs/>
                <w:noProof/>
                <w:sz w:val="20"/>
                <w:szCs w:val="20"/>
              </w:rPr>
            </w:rPrChange>
          </w:rPr>
          <w:t>1</w:t>
        </w:r>
      </w:ins>
      <w:del w:id="833" w:author="Ying Zhao" w:date="2024-04-07T09:07:00Z">
        <w:r w:rsidR="00B571FB" w:rsidRPr="00B571FB" w:rsidDel="00852B2A">
          <w:delText>Table 1</w:delText>
        </w:r>
      </w:del>
      <w:r w:rsidR="00200231">
        <w:fldChar w:fldCharType="end"/>
      </w:r>
      <w:r w:rsidR="00200231">
        <w:t xml:space="preserve"> </w:t>
      </w:r>
      <w:r>
        <w:t>to simulate the daily evolution in 2022. Two periods, a melting period from Aug 16</w:t>
      </w:r>
      <w:r w:rsidR="006315B2" w:rsidRPr="006315B2">
        <w:rPr>
          <w:vertAlign w:val="superscript"/>
        </w:rPr>
        <w:t>th</w:t>
      </w:r>
      <w:r>
        <w:t xml:space="preserve"> to Sept 1</w:t>
      </w:r>
      <w:r w:rsidR="006315B2" w:rsidRPr="006315B2">
        <w:rPr>
          <w:vertAlign w:val="superscript"/>
        </w:rPr>
        <w:t>st</w:t>
      </w:r>
      <w:r>
        <w:t>, 2022, and a freezing period from Oct 16</w:t>
      </w:r>
      <w:r w:rsidRPr="00676DAB">
        <w:rPr>
          <w:vertAlign w:val="superscript"/>
        </w:rPr>
        <w:t xml:space="preserve">th </w:t>
      </w:r>
      <w:r>
        <w:t>to Nov 1</w:t>
      </w:r>
      <w:r w:rsidRPr="00676DAB">
        <w:rPr>
          <w:vertAlign w:val="superscript"/>
        </w:rPr>
        <w:t>st</w:t>
      </w:r>
      <w:r>
        <w:t>, 2022, are simulated day-by-day for this experiment. The results, with comparisons between the actual and the simulated daily ice evolution, are shown in</w:t>
      </w:r>
      <w:r w:rsidR="001A7B69">
        <w:t xml:space="preserve"> </w:t>
      </w:r>
      <w:r w:rsidR="001A7B69">
        <w:fldChar w:fldCharType="begin"/>
      </w:r>
      <w:r w:rsidR="001A7B69">
        <w:instrText xml:space="preserve"> REF _Ref155550577 \h  \* MERGEFORMAT </w:instrText>
      </w:r>
      <w:r w:rsidR="001A7B69">
        <w:fldChar w:fldCharType="separate"/>
      </w:r>
      <w:ins w:id="834" w:author="Ying Zhao" w:date="2024-04-08T23:30:00Z">
        <w:r w:rsidR="00542E67" w:rsidRPr="00542E67">
          <w:rPr>
            <w:rPrChange w:id="835" w:author="Ying Zhao" w:date="2024-04-08T23:30:00Z">
              <w:rPr>
                <w:sz w:val="20"/>
                <w:szCs w:val="20"/>
              </w:rPr>
            </w:rPrChange>
          </w:rPr>
          <w:t xml:space="preserve">Figure </w:t>
        </w:r>
        <w:r w:rsidR="00542E67" w:rsidRPr="00542E67">
          <w:rPr>
            <w:rPrChange w:id="836" w:author="Ying Zhao" w:date="2024-04-08T23:30:00Z">
              <w:rPr>
                <w:b/>
                <w:bCs/>
                <w:noProof/>
                <w:sz w:val="20"/>
                <w:szCs w:val="20"/>
              </w:rPr>
            </w:rPrChange>
          </w:rPr>
          <w:t>7</w:t>
        </w:r>
      </w:ins>
      <w:del w:id="837" w:author="Ying Zhao" w:date="2024-04-07T09:07:00Z">
        <w:r w:rsidR="00B571FB" w:rsidRPr="00B571FB" w:rsidDel="00852B2A">
          <w:delText>Figure 6</w:delText>
        </w:r>
      </w:del>
      <w:r w:rsidR="001A7B69">
        <w:fldChar w:fldCharType="end"/>
      </w:r>
      <w:r w:rsidR="001A7B69">
        <w:t xml:space="preserve">, </w:t>
      </w:r>
      <w:r w:rsidR="001A7B69">
        <w:fldChar w:fldCharType="begin"/>
      </w:r>
      <w:r w:rsidR="001A7B69">
        <w:instrText xml:space="preserve"> REF _Ref155550580 \h  \* MERGEFORMAT </w:instrText>
      </w:r>
      <w:r w:rsidR="001A7B69">
        <w:fldChar w:fldCharType="separate"/>
      </w:r>
      <w:ins w:id="838" w:author="Ying Zhao" w:date="2024-04-08T23:30:00Z">
        <w:r w:rsidR="00542E67" w:rsidRPr="00542E67">
          <w:rPr>
            <w:rPrChange w:id="839" w:author="Ying Zhao" w:date="2024-04-08T23:30:00Z">
              <w:rPr>
                <w:sz w:val="20"/>
                <w:szCs w:val="20"/>
              </w:rPr>
            </w:rPrChange>
          </w:rPr>
          <w:t xml:space="preserve">Figure </w:t>
        </w:r>
        <w:r w:rsidR="00542E67" w:rsidRPr="00542E67">
          <w:rPr>
            <w:rPrChange w:id="840" w:author="Ying Zhao" w:date="2024-04-08T23:30:00Z">
              <w:rPr>
                <w:b/>
                <w:bCs/>
                <w:noProof/>
                <w:sz w:val="20"/>
                <w:szCs w:val="20"/>
              </w:rPr>
            </w:rPrChange>
          </w:rPr>
          <w:t>8</w:t>
        </w:r>
      </w:ins>
      <w:del w:id="841" w:author="Ying Zhao" w:date="2024-04-07T09:07:00Z">
        <w:r w:rsidR="00B571FB" w:rsidRPr="00B571FB" w:rsidDel="00852B2A">
          <w:delText>Figure 7</w:delText>
        </w:r>
      </w:del>
      <w:r w:rsidR="001A7B69">
        <w:fldChar w:fldCharType="end"/>
      </w:r>
      <w:r w:rsidR="001A7B69">
        <w:t xml:space="preserve">, </w:t>
      </w:r>
      <w:r w:rsidR="001A7B69">
        <w:fldChar w:fldCharType="begin"/>
      </w:r>
      <w:r w:rsidR="001A7B69">
        <w:instrText xml:space="preserve"> REF _Ref155550592 \h  \* MERGEFORMAT </w:instrText>
      </w:r>
      <w:r w:rsidR="001A7B69">
        <w:fldChar w:fldCharType="separate"/>
      </w:r>
      <w:ins w:id="842" w:author="Ying Zhao" w:date="2024-04-08T23:30:00Z">
        <w:r w:rsidR="00542E67" w:rsidRPr="00542E67">
          <w:rPr>
            <w:rPrChange w:id="843" w:author="Ying Zhao" w:date="2024-04-08T23:30:00Z">
              <w:rPr>
                <w:sz w:val="20"/>
                <w:szCs w:val="20"/>
              </w:rPr>
            </w:rPrChange>
          </w:rPr>
          <w:t xml:space="preserve">Figure </w:t>
        </w:r>
        <w:r w:rsidR="00542E67" w:rsidRPr="00542E67">
          <w:rPr>
            <w:rPrChange w:id="844" w:author="Ying Zhao" w:date="2024-04-08T23:30:00Z">
              <w:rPr>
                <w:b/>
                <w:bCs/>
                <w:noProof/>
                <w:sz w:val="20"/>
                <w:szCs w:val="20"/>
              </w:rPr>
            </w:rPrChange>
          </w:rPr>
          <w:t>9</w:t>
        </w:r>
      </w:ins>
      <w:del w:id="845" w:author="Ying Zhao" w:date="2024-04-07T09:07:00Z">
        <w:r w:rsidR="00B571FB" w:rsidRPr="00B571FB" w:rsidDel="00852B2A">
          <w:delText>Figure 8</w:delText>
        </w:r>
      </w:del>
      <w:r w:rsidR="001A7B69">
        <w:fldChar w:fldCharType="end"/>
      </w:r>
      <w:r w:rsidR="001A7B69">
        <w:t xml:space="preserve">, and </w:t>
      </w:r>
      <w:r w:rsidR="001A7B69">
        <w:fldChar w:fldCharType="begin"/>
      </w:r>
      <w:r w:rsidR="001A7B69">
        <w:instrText xml:space="preserve"> REF _Ref155550584 \h  \* MERGEFORMAT </w:instrText>
      </w:r>
      <w:r w:rsidR="001A7B69">
        <w:fldChar w:fldCharType="separate"/>
      </w:r>
      <w:ins w:id="846" w:author="Ying Zhao" w:date="2024-04-08T23:30:00Z">
        <w:r w:rsidR="00542E67" w:rsidRPr="00542E67">
          <w:rPr>
            <w:rPrChange w:id="847" w:author="Ying Zhao" w:date="2024-04-08T23:30:00Z">
              <w:rPr>
                <w:sz w:val="20"/>
                <w:szCs w:val="20"/>
              </w:rPr>
            </w:rPrChange>
          </w:rPr>
          <w:t xml:space="preserve">Figure </w:t>
        </w:r>
        <w:r w:rsidR="00542E67" w:rsidRPr="00542E67">
          <w:rPr>
            <w:rPrChange w:id="848" w:author="Ying Zhao" w:date="2024-04-08T23:30:00Z">
              <w:rPr>
                <w:b/>
                <w:bCs/>
                <w:noProof/>
                <w:sz w:val="20"/>
                <w:szCs w:val="20"/>
              </w:rPr>
            </w:rPrChange>
          </w:rPr>
          <w:t>10</w:t>
        </w:r>
      </w:ins>
      <w:del w:id="849" w:author="Ying Zhao" w:date="2024-04-07T09:07:00Z">
        <w:r w:rsidR="00B571FB" w:rsidRPr="00B571FB" w:rsidDel="00852B2A">
          <w:delText>Figure 9</w:delText>
        </w:r>
      </w:del>
      <w:r w:rsidR="001A7B69">
        <w:fldChar w:fldCharType="end"/>
      </w:r>
      <w:r w:rsidR="001A7B69">
        <w:t xml:space="preserve"> respectively.</w:t>
      </w:r>
      <w:r>
        <w:t xml:space="preserve"> The comparisons exhibit striking similarity across all the daily images in both periods, confirming that our IM preserves </w:t>
      </w:r>
      <w:ins w:id="850" w:author="Ying Zhao" w:date="2024-04-06T21:20:00Z">
        <w:r w:rsidR="0068676D">
          <w:t xml:space="preserve">the </w:t>
        </w:r>
      </w:ins>
      <w:del w:id="851" w:author="Ying Zhao" w:date="2024-04-06T21:20:00Z">
        <w:r w:rsidDel="0068676D">
          <w:delText xml:space="preserve">the more granular </w:delText>
        </w:r>
      </w:del>
      <w:r>
        <w:t>ice/water dynamics</w:t>
      </w:r>
      <w:ins w:id="852" w:author="Ying Zhao" w:date="2024-04-06T21:20:00Z">
        <w:r w:rsidR="0068676D">
          <w:t xml:space="preserve"> in shorter time scale.</w:t>
        </w:r>
      </w:ins>
      <w:del w:id="853" w:author="Ying Zhao" w:date="2024-04-06T21:20:00Z">
        <w:r w:rsidDel="0068676D">
          <w:delText xml:space="preserve">. </w:delText>
        </w:r>
      </w:del>
    </w:p>
    <w:p w14:paraId="367C5EC1" w14:textId="77777777" w:rsidR="003F5F27" w:rsidRDefault="0040504D" w:rsidP="003F5F27">
      <w:pPr>
        <w:keepNext/>
        <w:jc w:val="center"/>
      </w:pPr>
      <w:r>
        <w:rPr>
          <w:noProof/>
        </w:rPr>
        <w:lastRenderedPageBreak/>
        <w:drawing>
          <wp:inline distT="0" distB="0" distL="0" distR="0" wp14:anchorId="2EADD1A9" wp14:editId="3658B63E">
            <wp:extent cx="4409085" cy="3321101"/>
            <wp:effectExtent l="0" t="0" r="0" b="0"/>
            <wp:docPr id="28" name="Picture 27" descr="A collage of images of clouds&#10;&#10;Description automatically generated">
              <a:extLst xmlns:a="http://schemas.openxmlformats.org/drawingml/2006/main">
                <a:ext uri="{FF2B5EF4-FFF2-40B4-BE49-F238E27FC236}">
                  <a16:creationId xmlns:a16="http://schemas.microsoft.com/office/drawing/2014/main" id="{CA02D97F-44E6-5CEB-4268-9642E4F7EC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A collage of images of clouds&#10;&#10;Description automatically generated">
                      <a:extLst>
                        <a:ext uri="{FF2B5EF4-FFF2-40B4-BE49-F238E27FC236}">
                          <a16:creationId xmlns:a16="http://schemas.microsoft.com/office/drawing/2014/main" id="{CA02D97F-44E6-5CEB-4268-9642E4F7EC45}"/>
                        </a:ext>
                      </a:extLst>
                    </pic:cNvPr>
                    <pic:cNvPicPr>
                      <a:picLocks noChangeAspect="1"/>
                    </pic:cNvPicPr>
                  </pic:nvPicPr>
                  <pic:blipFill>
                    <a:blip r:embed="rId20"/>
                    <a:stretch>
                      <a:fillRect/>
                    </a:stretch>
                  </pic:blipFill>
                  <pic:spPr>
                    <a:xfrm>
                      <a:off x="0" y="0"/>
                      <a:ext cx="4455648" cy="3356174"/>
                    </a:xfrm>
                    <a:prstGeom prst="rect">
                      <a:avLst/>
                    </a:prstGeom>
                  </pic:spPr>
                </pic:pic>
              </a:graphicData>
            </a:graphic>
          </wp:inline>
        </w:drawing>
      </w:r>
    </w:p>
    <w:p w14:paraId="01BF2894" w14:textId="4CE75333" w:rsidR="003F5F27" w:rsidRPr="00676DAB" w:rsidDel="00EC6289" w:rsidRDefault="003F5F27" w:rsidP="003F5F27">
      <w:pPr>
        <w:pStyle w:val="Caption"/>
        <w:jc w:val="both"/>
        <w:rPr>
          <w:del w:id="854" w:author="Ying Zhao" w:date="2024-04-06T21:18:00Z"/>
          <w:b w:val="0"/>
          <w:bCs w:val="0"/>
          <w:sz w:val="20"/>
          <w:szCs w:val="20"/>
        </w:rPr>
      </w:pPr>
      <w:bookmarkStart w:id="855" w:name="_Ref155550577"/>
      <w:bookmarkStart w:id="856" w:name="_Toc155551154"/>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ins w:id="857" w:author="Ying Zhao" w:date="2024-04-08T23:30:00Z">
        <w:r w:rsidR="00542E67">
          <w:rPr>
            <w:b w:val="0"/>
            <w:bCs w:val="0"/>
            <w:noProof/>
            <w:sz w:val="20"/>
            <w:szCs w:val="20"/>
          </w:rPr>
          <w:t>7</w:t>
        </w:r>
      </w:ins>
      <w:del w:id="858" w:author="Ying Zhao" w:date="2024-04-06T20:15:00Z">
        <w:r w:rsidR="00B571FB" w:rsidDel="005B7F48">
          <w:rPr>
            <w:b w:val="0"/>
            <w:bCs w:val="0"/>
            <w:noProof/>
            <w:sz w:val="20"/>
            <w:szCs w:val="20"/>
          </w:rPr>
          <w:delText>6</w:delText>
        </w:r>
      </w:del>
      <w:r w:rsidRPr="003F5F27">
        <w:rPr>
          <w:b w:val="0"/>
          <w:bCs w:val="0"/>
          <w:sz w:val="20"/>
          <w:szCs w:val="20"/>
        </w:rPr>
        <w:fldChar w:fldCharType="end"/>
      </w:r>
      <w:bookmarkEnd w:id="855"/>
      <w:r>
        <w:rPr>
          <w:b w:val="0"/>
          <w:bCs w:val="0"/>
          <w:sz w:val="20"/>
          <w:szCs w:val="20"/>
        </w:rPr>
        <w:t>:</w:t>
      </w:r>
      <w:r w:rsidRPr="00676DAB">
        <w:rPr>
          <w:b w:val="0"/>
          <w:bCs w:val="0"/>
          <w:sz w:val="20"/>
          <w:szCs w:val="20"/>
        </w:rPr>
        <w:t xml:space="preserve"> </w:t>
      </w:r>
      <w:r>
        <w:rPr>
          <w:b w:val="0"/>
          <w:bCs w:val="0"/>
          <w:sz w:val="20"/>
          <w:szCs w:val="20"/>
        </w:rPr>
        <w:t>The a</w:t>
      </w:r>
      <w:r w:rsidRPr="00676DAB">
        <w:rPr>
          <w:b w:val="0"/>
          <w:bCs w:val="0"/>
          <w:sz w:val="20"/>
          <w:szCs w:val="20"/>
        </w:rPr>
        <w:t>ctual daily evolution of sea ice in our focus area during a melting cycle from (a) Aug 16</w:t>
      </w:r>
      <w:r w:rsidR="0048598B" w:rsidRPr="0048598B">
        <w:rPr>
          <w:b w:val="0"/>
          <w:bCs w:val="0"/>
          <w:sz w:val="20"/>
          <w:szCs w:val="20"/>
          <w:vertAlign w:val="superscript"/>
        </w:rPr>
        <w:t>th</w:t>
      </w:r>
      <w:r w:rsidRPr="00676DAB">
        <w:rPr>
          <w:b w:val="0"/>
          <w:bCs w:val="0"/>
          <w:sz w:val="20"/>
          <w:szCs w:val="20"/>
        </w:rPr>
        <w:t xml:space="preserve"> to (q) Sept 1</w:t>
      </w:r>
      <w:r w:rsidR="0048598B" w:rsidRPr="0048598B">
        <w:rPr>
          <w:b w:val="0"/>
          <w:bCs w:val="0"/>
          <w:sz w:val="20"/>
          <w:szCs w:val="20"/>
          <w:vertAlign w:val="superscript"/>
        </w:rPr>
        <w:t>st</w:t>
      </w:r>
      <w:r w:rsidRPr="00676DAB">
        <w:rPr>
          <w:b w:val="0"/>
          <w:bCs w:val="0"/>
          <w:sz w:val="20"/>
          <w:szCs w:val="20"/>
        </w:rPr>
        <w:t>, 2022</w:t>
      </w:r>
      <w:r w:rsidRPr="00B23F95">
        <w:rPr>
          <w:b w:val="0"/>
          <w:bCs w:val="0"/>
          <w:sz w:val="20"/>
          <w:szCs w:val="20"/>
        </w:rPr>
        <w:t>.</w:t>
      </w:r>
      <w:bookmarkEnd w:id="856"/>
    </w:p>
    <w:p w14:paraId="696DF475" w14:textId="77777777" w:rsidR="0040504D" w:rsidRDefault="0040504D">
      <w:pPr>
        <w:pStyle w:val="Caption"/>
        <w:jc w:val="both"/>
        <w:pPrChange w:id="859" w:author="Ying Zhao" w:date="2024-04-06T21:18:00Z">
          <w:pPr>
            <w:jc w:val="both"/>
          </w:pPr>
        </w:pPrChange>
      </w:pPr>
    </w:p>
    <w:p w14:paraId="39613A9B" w14:textId="77777777" w:rsidR="003F5F27" w:rsidRDefault="0040504D" w:rsidP="003F5F27">
      <w:pPr>
        <w:keepNext/>
        <w:jc w:val="center"/>
      </w:pPr>
      <w:r>
        <w:rPr>
          <w:noProof/>
        </w:rPr>
        <w:drawing>
          <wp:inline distT="0" distB="0" distL="0" distR="0" wp14:anchorId="0AF546A5" wp14:editId="4797D5CD">
            <wp:extent cx="4379367" cy="3284525"/>
            <wp:effectExtent l="0" t="0" r="2540" b="0"/>
            <wp:docPr id="1707062067" name="Picture 1707062067" descr="A collage of images of clouds&#10;&#10;Description automatically generated">
              <a:extLst xmlns:a="http://schemas.openxmlformats.org/drawingml/2006/main">
                <a:ext uri="{FF2B5EF4-FFF2-40B4-BE49-F238E27FC236}">
                  <a16:creationId xmlns:a16="http://schemas.microsoft.com/office/drawing/2014/main" id="{583E3108-2A96-8727-2B85-5833F42625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062067" name="Picture 1707062067" descr="A collage of images of clouds&#10;&#10;Description automatically generated">
                      <a:extLst>
                        <a:ext uri="{FF2B5EF4-FFF2-40B4-BE49-F238E27FC236}">
                          <a16:creationId xmlns:a16="http://schemas.microsoft.com/office/drawing/2014/main" id="{583E3108-2A96-8727-2B85-5833F4262544}"/>
                        </a:ext>
                      </a:extLst>
                    </pic:cNvPr>
                    <pic:cNvPicPr>
                      <a:picLocks noChangeAspect="1"/>
                    </pic:cNvPicPr>
                  </pic:nvPicPr>
                  <pic:blipFill>
                    <a:blip r:embed="rId21"/>
                    <a:stretch>
                      <a:fillRect/>
                    </a:stretch>
                  </pic:blipFill>
                  <pic:spPr>
                    <a:xfrm>
                      <a:off x="0" y="0"/>
                      <a:ext cx="4425790" cy="3319342"/>
                    </a:xfrm>
                    <a:prstGeom prst="rect">
                      <a:avLst/>
                    </a:prstGeom>
                  </pic:spPr>
                </pic:pic>
              </a:graphicData>
            </a:graphic>
          </wp:inline>
        </w:drawing>
      </w:r>
    </w:p>
    <w:p w14:paraId="3A4818B3" w14:textId="352A8C47" w:rsidR="0040504D" w:rsidRPr="003F5F27" w:rsidRDefault="003F5F27" w:rsidP="003F5F27">
      <w:pPr>
        <w:pStyle w:val="Caption"/>
        <w:rPr>
          <w:b w:val="0"/>
          <w:bCs w:val="0"/>
          <w:sz w:val="20"/>
          <w:szCs w:val="20"/>
        </w:rPr>
      </w:pPr>
      <w:bookmarkStart w:id="860" w:name="_Ref155550580"/>
      <w:bookmarkStart w:id="861" w:name="_Toc155551155"/>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ins w:id="862" w:author="Ying Zhao" w:date="2024-04-08T23:30:00Z">
        <w:r w:rsidR="00542E67">
          <w:rPr>
            <w:b w:val="0"/>
            <w:bCs w:val="0"/>
            <w:noProof/>
            <w:sz w:val="20"/>
            <w:szCs w:val="20"/>
          </w:rPr>
          <w:t>8</w:t>
        </w:r>
      </w:ins>
      <w:del w:id="863" w:author="Ying Zhao" w:date="2024-04-06T20:15:00Z">
        <w:r w:rsidR="00B571FB" w:rsidDel="005B7F48">
          <w:rPr>
            <w:b w:val="0"/>
            <w:bCs w:val="0"/>
            <w:noProof/>
            <w:sz w:val="20"/>
            <w:szCs w:val="20"/>
          </w:rPr>
          <w:delText>7</w:delText>
        </w:r>
      </w:del>
      <w:r w:rsidRPr="003F5F27">
        <w:rPr>
          <w:b w:val="0"/>
          <w:bCs w:val="0"/>
          <w:sz w:val="20"/>
          <w:szCs w:val="20"/>
        </w:rPr>
        <w:fldChar w:fldCharType="end"/>
      </w:r>
      <w:bookmarkEnd w:id="860"/>
      <w:r>
        <w:rPr>
          <w:b w:val="0"/>
          <w:bCs w:val="0"/>
          <w:sz w:val="20"/>
          <w:szCs w:val="20"/>
        </w:rPr>
        <w:t>:</w:t>
      </w:r>
      <w:r w:rsidRPr="00676DAB">
        <w:rPr>
          <w:b w:val="0"/>
          <w:bCs w:val="0"/>
          <w:sz w:val="20"/>
          <w:szCs w:val="20"/>
        </w:rPr>
        <w:t xml:space="preserve"> </w:t>
      </w:r>
      <w:r>
        <w:rPr>
          <w:b w:val="0"/>
          <w:bCs w:val="0"/>
          <w:sz w:val="20"/>
          <w:szCs w:val="20"/>
        </w:rPr>
        <w:t>The simulated</w:t>
      </w:r>
      <w:r w:rsidRPr="00676DAB">
        <w:rPr>
          <w:b w:val="0"/>
          <w:bCs w:val="0"/>
          <w:sz w:val="20"/>
          <w:szCs w:val="20"/>
        </w:rPr>
        <w:t xml:space="preserve"> daily evolution</w:t>
      </w:r>
      <w:r>
        <w:rPr>
          <w:b w:val="0"/>
          <w:bCs w:val="0"/>
          <w:sz w:val="20"/>
          <w:szCs w:val="20"/>
        </w:rPr>
        <w:t xml:space="preserve"> of sea ice</w:t>
      </w:r>
      <w:r w:rsidRPr="00676DAB">
        <w:rPr>
          <w:b w:val="0"/>
          <w:bCs w:val="0"/>
          <w:sz w:val="20"/>
          <w:szCs w:val="20"/>
        </w:rPr>
        <w:t xml:space="preserve">, based on the semi-monthly </w:t>
      </w:r>
      <w:r>
        <w:rPr>
          <w:b w:val="0"/>
          <w:bCs w:val="0"/>
          <w:sz w:val="20"/>
          <w:szCs w:val="20"/>
        </w:rPr>
        <w:t>Ising</w:t>
      </w:r>
      <w:r w:rsidRPr="00676DAB">
        <w:rPr>
          <w:b w:val="0"/>
          <w:bCs w:val="0"/>
          <w:sz w:val="20"/>
          <w:szCs w:val="20"/>
        </w:rPr>
        <w:t xml:space="preserve"> parameters, for our focus area during a melting cycle from (a) Aug 16</w:t>
      </w:r>
      <w:r w:rsidR="00465A63" w:rsidRPr="00465A63">
        <w:rPr>
          <w:b w:val="0"/>
          <w:bCs w:val="0"/>
          <w:sz w:val="20"/>
          <w:szCs w:val="20"/>
          <w:vertAlign w:val="superscript"/>
        </w:rPr>
        <w:t>th</w:t>
      </w:r>
      <w:r w:rsidRPr="00676DAB">
        <w:rPr>
          <w:b w:val="0"/>
          <w:bCs w:val="0"/>
          <w:sz w:val="20"/>
          <w:szCs w:val="20"/>
        </w:rPr>
        <w:t xml:space="preserve"> to (q) Sept 1</w:t>
      </w:r>
      <w:r w:rsidR="00465A63" w:rsidRPr="00465A63">
        <w:rPr>
          <w:b w:val="0"/>
          <w:bCs w:val="0"/>
          <w:sz w:val="20"/>
          <w:szCs w:val="20"/>
          <w:vertAlign w:val="superscript"/>
        </w:rPr>
        <w:t>st</w:t>
      </w:r>
      <w:r w:rsidRPr="00676DAB">
        <w:rPr>
          <w:b w:val="0"/>
          <w:bCs w:val="0"/>
          <w:sz w:val="20"/>
          <w:szCs w:val="20"/>
        </w:rPr>
        <w:t>, 2022</w:t>
      </w:r>
      <w:r w:rsidRPr="00B23F95">
        <w:rPr>
          <w:b w:val="0"/>
          <w:bCs w:val="0"/>
          <w:sz w:val="20"/>
          <w:szCs w:val="20"/>
        </w:rPr>
        <w:t>.</w:t>
      </w:r>
      <w:bookmarkEnd w:id="861"/>
    </w:p>
    <w:p w14:paraId="4C3407CD" w14:textId="46EF3B25" w:rsidR="00EC6289" w:rsidRDefault="00EC6289" w:rsidP="0040504D">
      <w:pPr>
        <w:jc w:val="both"/>
        <w:rPr>
          <w:szCs w:val="24"/>
        </w:rPr>
      </w:pPr>
    </w:p>
    <w:p w14:paraId="1BEA810D" w14:textId="77777777" w:rsidR="003F5F27" w:rsidRDefault="0040504D" w:rsidP="003F5F27">
      <w:pPr>
        <w:keepNext/>
        <w:jc w:val="center"/>
      </w:pPr>
      <w:r>
        <w:rPr>
          <w:noProof/>
        </w:rPr>
        <w:lastRenderedPageBreak/>
        <w:drawing>
          <wp:inline distT="0" distB="0" distL="0" distR="0" wp14:anchorId="70C916A9" wp14:editId="6D7736EC">
            <wp:extent cx="4286250" cy="3228577"/>
            <wp:effectExtent l="0" t="0" r="0" b="0"/>
            <wp:docPr id="31" name="Picture 30">
              <a:extLst xmlns:a="http://schemas.openxmlformats.org/drawingml/2006/main">
                <a:ext uri="{FF2B5EF4-FFF2-40B4-BE49-F238E27FC236}">
                  <a16:creationId xmlns:a16="http://schemas.microsoft.com/office/drawing/2014/main" id="{05A93F4A-3F38-7673-4DAA-7FBE64DA62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a:extLst>
                        <a:ext uri="{FF2B5EF4-FFF2-40B4-BE49-F238E27FC236}">
                          <a16:creationId xmlns:a16="http://schemas.microsoft.com/office/drawing/2014/main" id="{05A93F4A-3F38-7673-4DAA-7FBE64DA62C1}"/>
                        </a:ext>
                      </a:extLst>
                    </pic:cNvPr>
                    <pic:cNvPicPr>
                      <a:picLocks noChangeAspect="1"/>
                    </pic:cNvPicPr>
                  </pic:nvPicPr>
                  <pic:blipFill>
                    <a:blip r:embed="rId22"/>
                    <a:stretch>
                      <a:fillRect/>
                    </a:stretch>
                  </pic:blipFill>
                  <pic:spPr>
                    <a:xfrm>
                      <a:off x="0" y="0"/>
                      <a:ext cx="4311081" cy="3247280"/>
                    </a:xfrm>
                    <a:prstGeom prst="rect">
                      <a:avLst/>
                    </a:prstGeom>
                  </pic:spPr>
                </pic:pic>
              </a:graphicData>
            </a:graphic>
          </wp:inline>
        </w:drawing>
      </w:r>
    </w:p>
    <w:p w14:paraId="411ADD26" w14:textId="08006120" w:rsidR="0040504D" w:rsidRDefault="003F5F27" w:rsidP="003F5F27">
      <w:pPr>
        <w:pStyle w:val="Caption"/>
      </w:pPr>
      <w:bookmarkStart w:id="864" w:name="_Ref155550592"/>
      <w:bookmarkStart w:id="865" w:name="_Toc155551156"/>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ins w:id="866" w:author="Ying Zhao" w:date="2024-04-08T23:30:00Z">
        <w:r w:rsidR="00542E67">
          <w:rPr>
            <w:b w:val="0"/>
            <w:bCs w:val="0"/>
            <w:noProof/>
            <w:sz w:val="20"/>
            <w:szCs w:val="20"/>
          </w:rPr>
          <w:t>9</w:t>
        </w:r>
      </w:ins>
      <w:del w:id="867" w:author="Ying Zhao" w:date="2024-04-06T20:15:00Z">
        <w:r w:rsidR="00B571FB" w:rsidDel="005B7F48">
          <w:rPr>
            <w:b w:val="0"/>
            <w:bCs w:val="0"/>
            <w:noProof/>
            <w:sz w:val="20"/>
            <w:szCs w:val="20"/>
          </w:rPr>
          <w:delText>8</w:delText>
        </w:r>
      </w:del>
      <w:r w:rsidRPr="003F5F27">
        <w:rPr>
          <w:b w:val="0"/>
          <w:bCs w:val="0"/>
          <w:sz w:val="20"/>
          <w:szCs w:val="20"/>
        </w:rPr>
        <w:fldChar w:fldCharType="end"/>
      </w:r>
      <w:bookmarkEnd w:id="864"/>
      <w:r w:rsidRPr="00676DAB">
        <w:rPr>
          <w:b w:val="0"/>
          <w:bCs w:val="0"/>
          <w:sz w:val="20"/>
          <w:szCs w:val="20"/>
        </w:rPr>
        <w:t xml:space="preserve">: </w:t>
      </w:r>
      <w:r>
        <w:rPr>
          <w:b w:val="0"/>
          <w:bCs w:val="0"/>
          <w:sz w:val="20"/>
          <w:szCs w:val="20"/>
        </w:rPr>
        <w:t>The a</w:t>
      </w:r>
      <w:r w:rsidRPr="00676DAB">
        <w:rPr>
          <w:b w:val="0"/>
          <w:bCs w:val="0"/>
          <w:sz w:val="20"/>
          <w:szCs w:val="20"/>
        </w:rPr>
        <w:t>ctual daily evolution of sea ice in our focus area during a freezing cycle from (a) Oct 16</w:t>
      </w:r>
      <w:r w:rsidRPr="00676DAB">
        <w:rPr>
          <w:b w:val="0"/>
          <w:bCs w:val="0"/>
          <w:sz w:val="20"/>
          <w:szCs w:val="20"/>
          <w:vertAlign w:val="superscript"/>
        </w:rPr>
        <w:t>th</w:t>
      </w:r>
      <w:r w:rsidRPr="00676DAB">
        <w:rPr>
          <w:b w:val="0"/>
          <w:bCs w:val="0"/>
          <w:sz w:val="20"/>
          <w:szCs w:val="20"/>
        </w:rPr>
        <w:t xml:space="preserve"> to (q) Nov 1</w:t>
      </w:r>
      <w:r w:rsidRPr="00676DAB">
        <w:rPr>
          <w:b w:val="0"/>
          <w:bCs w:val="0"/>
          <w:sz w:val="20"/>
          <w:szCs w:val="20"/>
          <w:vertAlign w:val="superscript"/>
        </w:rPr>
        <w:t>st</w:t>
      </w:r>
      <w:r w:rsidRPr="00676DAB">
        <w:rPr>
          <w:b w:val="0"/>
          <w:bCs w:val="0"/>
          <w:sz w:val="20"/>
          <w:szCs w:val="20"/>
        </w:rPr>
        <w:t>, 2022</w:t>
      </w:r>
      <w:r w:rsidRPr="00B23F95">
        <w:rPr>
          <w:b w:val="0"/>
          <w:bCs w:val="0"/>
          <w:sz w:val="20"/>
          <w:szCs w:val="20"/>
        </w:rPr>
        <w:t>.</w:t>
      </w:r>
      <w:bookmarkEnd w:id="865"/>
    </w:p>
    <w:p w14:paraId="04ED5056" w14:textId="77777777" w:rsidR="0040504D" w:rsidRDefault="0040504D" w:rsidP="0040504D">
      <w:pPr>
        <w:jc w:val="both"/>
        <w:rPr>
          <w:szCs w:val="24"/>
        </w:rPr>
      </w:pPr>
    </w:p>
    <w:p w14:paraId="71D0DABC" w14:textId="77777777" w:rsidR="003F5F27" w:rsidRDefault="0040504D" w:rsidP="003F5F27">
      <w:pPr>
        <w:keepNext/>
        <w:jc w:val="center"/>
      </w:pPr>
      <w:r>
        <w:rPr>
          <w:noProof/>
        </w:rPr>
        <w:drawing>
          <wp:inline distT="0" distB="0" distL="0" distR="0" wp14:anchorId="1182DA5F" wp14:editId="640031DF">
            <wp:extent cx="4334647" cy="3250985"/>
            <wp:effectExtent l="0" t="0" r="8890" b="6985"/>
            <wp:docPr id="8" name="Picture 7" descr="A collage of clouds&#10;&#10;Description automatically generated">
              <a:extLst xmlns:a="http://schemas.openxmlformats.org/drawingml/2006/main">
                <a:ext uri="{FF2B5EF4-FFF2-40B4-BE49-F238E27FC236}">
                  <a16:creationId xmlns:a16="http://schemas.microsoft.com/office/drawing/2014/main" id="{4932F865-F367-0179-7E9C-314FAAEDE7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collage of clouds&#10;&#10;Description automatically generated">
                      <a:extLst>
                        <a:ext uri="{FF2B5EF4-FFF2-40B4-BE49-F238E27FC236}">
                          <a16:creationId xmlns:a16="http://schemas.microsoft.com/office/drawing/2014/main" id="{4932F865-F367-0179-7E9C-314FAAEDE77D}"/>
                        </a:ext>
                      </a:extLst>
                    </pic:cNvPr>
                    <pic:cNvPicPr>
                      <a:picLocks noChangeAspect="1"/>
                    </pic:cNvPicPr>
                  </pic:nvPicPr>
                  <pic:blipFill>
                    <a:blip r:embed="rId23"/>
                    <a:stretch>
                      <a:fillRect/>
                    </a:stretch>
                  </pic:blipFill>
                  <pic:spPr>
                    <a:xfrm>
                      <a:off x="0" y="0"/>
                      <a:ext cx="4338742" cy="3254056"/>
                    </a:xfrm>
                    <a:prstGeom prst="rect">
                      <a:avLst/>
                    </a:prstGeom>
                  </pic:spPr>
                </pic:pic>
              </a:graphicData>
            </a:graphic>
          </wp:inline>
        </w:drawing>
      </w:r>
    </w:p>
    <w:p w14:paraId="1F2FAD17" w14:textId="22E9FF66" w:rsidR="0040504D" w:rsidRPr="003F5F27" w:rsidRDefault="003F5F27" w:rsidP="003F5F27">
      <w:pPr>
        <w:pStyle w:val="Caption"/>
        <w:rPr>
          <w:b w:val="0"/>
          <w:bCs w:val="0"/>
          <w:sz w:val="20"/>
          <w:szCs w:val="20"/>
        </w:rPr>
      </w:pPr>
      <w:bookmarkStart w:id="868" w:name="_Ref155550584"/>
      <w:bookmarkStart w:id="869" w:name="_Toc155551157"/>
      <w:r w:rsidRPr="003F5F27">
        <w:rPr>
          <w:b w:val="0"/>
          <w:bCs w:val="0"/>
          <w:sz w:val="20"/>
          <w:szCs w:val="20"/>
        </w:rPr>
        <w:t xml:space="preserve">Figure </w:t>
      </w:r>
      <w:r w:rsidRPr="003F5F27">
        <w:rPr>
          <w:b w:val="0"/>
          <w:bCs w:val="0"/>
          <w:sz w:val="20"/>
          <w:szCs w:val="20"/>
        </w:rPr>
        <w:fldChar w:fldCharType="begin"/>
      </w:r>
      <w:r w:rsidRPr="003F5F27">
        <w:rPr>
          <w:b w:val="0"/>
          <w:bCs w:val="0"/>
          <w:sz w:val="20"/>
          <w:szCs w:val="20"/>
        </w:rPr>
        <w:instrText xml:space="preserve"> SEQ Figure \* ARABIC </w:instrText>
      </w:r>
      <w:r w:rsidRPr="003F5F27">
        <w:rPr>
          <w:b w:val="0"/>
          <w:bCs w:val="0"/>
          <w:sz w:val="20"/>
          <w:szCs w:val="20"/>
        </w:rPr>
        <w:fldChar w:fldCharType="separate"/>
      </w:r>
      <w:ins w:id="870" w:author="Ying Zhao" w:date="2024-04-08T23:30:00Z">
        <w:r w:rsidR="00542E67">
          <w:rPr>
            <w:b w:val="0"/>
            <w:bCs w:val="0"/>
            <w:noProof/>
            <w:sz w:val="20"/>
            <w:szCs w:val="20"/>
          </w:rPr>
          <w:t>10</w:t>
        </w:r>
      </w:ins>
      <w:del w:id="871" w:author="Ying Zhao" w:date="2024-04-06T20:15:00Z">
        <w:r w:rsidR="00B571FB" w:rsidDel="005B7F48">
          <w:rPr>
            <w:b w:val="0"/>
            <w:bCs w:val="0"/>
            <w:noProof/>
            <w:sz w:val="20"/>
            <w:szCs w:val="20"/>
          </w:rPr>
          <w:delText>9</w:delText>
        </w:r>
      </w:del>
      <w:r w:rsidRPr="003F5F27">
        <w:rPr>
          <w:b w:val="0"/>
          <w:bCs w:val="0"/>
          <w:sz w:val="20"/>
          <w:szCs w:val="20"/>
        </w:rPr>
        <w:fldChar w:fldCharType="end"/>
      </w:r>
      <w:bookmarkEnd w:id="868"/>
      <w:r w:rsidRPr="00676DAB">
        <w:rPr>
          <w:b w:val="0"/>
          <w:bCs w:val="0"/>
          <w:sz w:val="20"/>
          <w:szCs w:val="20"/>
        </w:rPr>
        <w:t xml:space="preserve">: </w:t>
      </w:r>
      <w:r>
        <w:rPr>
          <w:b w:val="0"/>
          <w:bCs w:val="0"/>
          <w:sz w:val="20"/>
          <w:szCs w:val="20"/>
        </w:rPr>
        <w:t xml:space="preserve">The simulated </w:t>
      </w:r>
      <w:r w:rsidRPr="00676DAB">
        <w:rPr>
          <w:b w:val="0"/>
          <w:bCs w:val="0"/>
          <w:sz w:val="20"/>
          <w:szCs w:val="20"/>
        </w:rPr>
        <w:t>daily evolution</w:t>
      </w:r>
      <w:r>
        <w:rPr>
          <w:b w:val="0"/>
          <w:bCs w:val="0"/>
          <w:sz w:val="20"/>
          <w:szCs w:val="20"/>
        </w:rPr>
        <w:t xml:space="preserve"> of sea ice</w:t>
      </w:r>
      <w:r w:rsidRPr="00676DAB">
        <w:rPr>
          <w:b w:val="0"/>
          <w:bCs w:val="0"/>
          <w:sz w:val="20"/>
          <w:szCs w:val="20"/>
        </w:rPr>
        <w:t xml:space="preserve">, based on the semi-month </w:t>
      </w:r>
      <w:r>
        <w:rPr>
          <w:b w:val="0"/>
          <w:bCs w:val="0"/>
          <w:sz w:val="20"/>
          <w:szCs w:val="20"/>
        </w:rPr>
        <w:t>Ising</w:t>
      </w:r>
      <w:r w:rsidRPr="00676DAB">
        <w:rPr>
          <w:b w:val="0"/>
          <w:bCs w:val="0"/>
          <w:sz w:val="20"/>
          <w:szCs w:val="20"/>
        </w:rPr>
        <w:t xml:space="preserve"> parameters, for our focus area during a freezing cycle from (a) Oct 16</w:t>
      </w:r>
      <w:r w:rsidR="00036117" w:rsidRPr="00036117">
        <w:rPr>
          <w:b w:val="0"/>
          <w:bCs w:val="0"/>
          <w:sz w:val="20"/>
          <w:szCs w:val="20"/>
          <w:vertAlign w:val="superscript"/>
        </w:rPr>
        <w:t>th</w:t>
      </w:r>
      <w:r w:rsidRPr="00676DAB">
        <w:rPr>
          <w:b w:val="0"/>
          <w:bCs w:val="0"/>
          <w:sz w:val="20"/>
          <w:szCs w:val="20"/>
        </w:rPr>
        <w:t xml:space="preserve"> to (q) Nov 1</w:t>
      </w:r>
      <w:r w:rsidR="00036117" w:rsidRPr="00036117">
        <w:rPr>
          <w:b w:val="0"/>
          <w:bCs w:val="0"/>
          <w:sz w:val="20"/>
          <w:szCs w:val="20"/>
          <w:vertAlign w:val="superscript"/>
        </w:rPr>
        <w:t>st</w:t>
      </w:r>
      <w:r w:rsidRPr="00676DAB">
        <w:rPr>
          <w:b w:val="0"/>
          <w:bCs w:val="0"/>
          <w:sz w:val="20"/>
          <w:szCs w:val="20"/>
        </w:rPr>
        <w:t>, 2022</w:t>
      </w:r>
      <w:r w:rsidRPr="00B23F95">
        <w:rPr>
          <w:b w:val="0"/>
          <w:bCs w:val="0"/>
          <w:sz w:val="20"/>
          <w:szCs w:val="20"/>
        </w:rPr>
        <w:t>.</w:t>
      </w:r>
      <w:bookmarkEnd w:id="869"/>
    </w:p>
    <w:p w14:paraId="18FD740D" w14:textId="77777777" w:rsidR="0040504D" w:rsidRDefault="0040504D" w:rsidP="0040504D">
      <w:pPr>
        <w:jc w:val="both"/>
        <w:rPr>
          <w:szCs w:val="24"/>
        </w:rPr>
      </w:pPr>
    </w:p>
    <w:p w14:paraId="4E59DE6E" w14:textId="77777777" w:rsidR="0040504D" w:rsidRPr="00961214" w:rsidRDefault="0040504D" w:rsidP="00961214">
      <w:pPr>
        <w:pStyle w:val="Heading2"/>
        <w:numPr>
          <w:ilvl w:val="0"/>
          <w:numId w:val="34"/>
        </w:numPr>
        <w:jc w:val="both"/>
      </w:pPr>
      <w:bookmarkStart w:id="872" w:name="_Toc155644317"/>
      <w:r w:rsidRPr="00961214">
        <w:t>Simulation results for 2023</w:t>
      </w:r>
      <w:bookmarkEnd w:id="872"/>
    </w:p>
    <w:p w14:paraId="68B70C48" w14:textId="32CF4318" w:rsidR="0040504D" w:rsidRDefault="0040504D" w:rsidP="0040504D">
      <w:pPr>
        <w:jc w:val="both"/>
        <w:rPr>
          <w:szCs w:val="24"/>
        </w:rPr>
      </w:pPr>
      <w:r>
        <w:rPr>
          <w:szCs w:val="24"/>
        </w:rPr>
        <w:lastRenderedPageBreak/>
        <w:t xml:space="preserve">2023 </w:t>
      </w:r>
      <w:ins w:id="873" w:author="Ying Zhao" w:date="2024-04-07T17:46:00Z">
        <w:r w:rsidR="00375064">
          <w:rPr>
            <w:szCs w:val="24"/>
          </w:rPr>
          <w:t xml:space="preserve">has recorded </w:t>
        </w:r>
      </w:ins>
      <w:del w:id="874" w:author="Ying Zhao" w:date="2024-04-07T17:46:00Z">
        <w:r w:rsidDel="00375064">
          <w:rPr>
            <w:szCs w:val="24"/>
          </w:rPr>
          <w:delText>is on track to be</w:delText>
        </w:r>
      </w:del>
      <w:r>
        <w:rPr>
          <w:szCs w:val="24"/>
        </w:rPr>
        <w:t xml:space="preserve"> the hottest year on record </w:t>
      </w:r>
      <w:customXmlInsRangeStart w:id="875" w:author="Ying Zhao" w:date="2024-04-07T18:01:00Z"/>
      <w:sdt>
        <w:sdtPr>
          <w:rPr>
            <w:szCs w:val="24"/>
          </w:rPr>
          <w:id w:val="-750587266"/>
          <w:citation/>
        </w:sdtPr>
        <w:sdtContent>
          <w:customXmlInsRangeEnd w:id="875"/>
          <w:ins w:id="876" w:author="Ying Zhao" w:date="2024-04-07T18:01:00Z">
            <w:r w:rsidR="004C3626">
              <w:rPr>
                <w:szCs w:val="24"/>
              </w:rPr>
              <w:fldChar w:fldCharType="begin"/>
            </w:r>
            <w:r w:rsidR="004C3626">
              <w:rPr>
                <w:szCs w:val="24"/>
              </w:rPr>
              <w:instrText xml:space="preserve"> CITATION NOA24 \l 1033 </w:instrText>
            </w:r>
          </w:ins>
          <w:r w:rsidR="004C3626">
            <w:rPr>
              <w:szCs w:val="24"/>
            </w:rPr>
            <w:fldChar w:fldCharType="separate"/>
          </w:r>
          <w:r w:rsidR="0066789D" w:rsidRPr="0066789D">
            <w:rPr>
              <w:noProof/>
              <w:szCs w:val="24"/>
            </w:rPr>
            <w:t>[1]</w:t>
          </w:r>
          <w:ins w:id="877" w:author="Ying Zhao" w:date="2024-04-07T18:01:00Z">
            <w:r w:rsidR="004C3626">
              <w:rPr>
                <w:szCs w:val="24"/>
              </w:rPr>
              <w:fldChar w:fldCharType="end"/>
            </w:r>
          </w:ins>
          <w:customXmlInsRangeStart w:id="878" w:author="Ying Zhao" w:date="2024-04-07T18:01:00Z"/>
        </w:sdtContent>
      </w:sdt>
      <w:customXmlInsRangeEnd w:id="878"/>
      <w:sdt>
        <w:sdtPr>
          <w:rPr>
            <w:szCs w:val="24"/>
          </w:rPr>
          <w:id w:val="621582874"/>
          <w:citation/>
        </w:sdtPr>
        <w:sdtContent>
          <w:r>
            <w:rPr>
              <w:szCs w:val="24"/>
            </w:rPr>
            <w:fldChar w:fldCharType="begin"/>
          </w:r>
          <w:r w:rsidR="00D61B2F" w:rsidRPr="00FA4BF4">
            <w:rPr>
              <w:color w:val="000000"/>
              <w:szCs w:val="24"/>
              <w:vertAlign w:val="superscript"/>
            </w:rPr>
            <w:instrText xml:space="preserve">CITATION Cop23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[34]</w:t>
          </w:r>
          <w:r>
            <w:rPr>
              <w:szCs w:val="24"/>
            </w:rPr>
            <w:fldChar w:fldCharType="end"/>
          </w:r>
        </w:sdtContent>
      </w:sdt>
      <w:r>
        <w:rPr>
          <w:szCs w:val="24"/>
        </w:rPr>
        <w:t xml:space="preserve"> and is therefore a critical year for our study. </w:t>
      </w:r>
      <w:r w:rsidR="00F2054D">
        <w:rPr>
          <w:szCs w:val="24"/>
        </w:rPr>
        <w:fldChar w:fldCharType="begin"/>
      </w:r>
      <w:r w:rsidR="00F2054D">
        <w:rPr>
          <w:szCs w:val="24"/>
        </w:rPr>
        <w:instrText xml:space="preserve"> REF _Ref155550673 \h  \* MERGEFORMAT </w:instrText>
      </w:r>
      <w:r w:rsidR="00F2054D">
        <w:rPr>
          <w:szCs w:val="24"/>
        </w:rPr>
      </w:r>
      <w:r w:rsidR="00F2054D">
        <w:rPr>
          <w:szCs w:val="24"/>
        </w:rPr>
        <w:fldChar w:fldCharType="separate"/>
      </w:r>
      <w:ins w:id="879" w:author="Ying Zhao" w:date="2024-04-08T23:30:00Z">
        <w:r w:rsidR="00542E67" w:rsidRPr="00542E67">
          <w:rPr>
            <w:szCs w:val="24"/>
            <w:rPrChange w:id="880" w:author="Ying Zhao" w:date="2024-04-08T23:30:00Z">
              <w:rPr>
                <w:sz w:val="20"/>
                <w:szCs w:val="20"/>
              </w:rPr>
            </w:rPrChange>
          </w:rPr>
          <w:t xml:space="preserve">Figure </w:t>
        </w:r>
        <w:r w:rsidR="00542E67" w:rsidRPr="00542E67">
          <w:rPr>
            <w:szCs w:val="24"/>
            <w:rPrChange w:id="881" w:author="Ying Zhao" w:date="2024-04-08T23:30:00Z">
              <w:rPr>
                <w:b/>
                <w:bCs/>
                <w:noProof/>
                <w:sz w:val="20"/>
                <w:szCs w:val="20"/>
              </w:rPr>
            </w:rPrChange>
          </w:rPr>
          <w:t>11</w:t>
        </w:r>
      </w:ins>
      <w:del w:id="882" w:author="Ying Zhao" w:date="2024-04-07T09:07:00Z">
        <w:r w:rsidR="00B571FB" w:rsidRPr="00B571FB" w:rsidDel="00852B2A">
          <w:rPr>
            <w:szCs w:val="24"/>
          </w:rPr>
          <w:delText>Figure 10</w:delText>
        </w:r>
      </w:del>
      <w:r w:rsidR="00F2054D">
        <w:rPr>
          <w:szCs w:val="24"/>
        </w:rPr>
        <w:fldChar w:fldCharType="end"/>
      </w:r>
      <w:r w:rsidR="00F2054D">
        <w:rPr>
          <w:szCs w:val="24"/>
        </w:rPr>
        <w:t xml:space="preserve"> </w:t>
      </w:r>
      <w:r>
        <w:rPr>
          <w:szCs w:val="24"/>
        </w:rPr>
        <w:t>shows the observed semi-monthly sea ice evolution from June 16</w:t>
      </w:r>
      <w:r w:rsidR="00EA3091" w:rsidRPr="00EA3091">
        <w:rPr>
          <w:szCs w:val="24"/>
          <w:vertAlign w:val="superscript"/>
        </w:rPr>
        <w:t>th</w:t>
      </w:r>
      <w:r>
        <w:rPr>
          <w:szCs w:val="24"/>
        </w:rPr>
        <w:t xml:space="preserve"> to Dec 1</w:t>
      </w:r>
      <w:r w:rsidR="00EA3091" w:rsidRPr="00EA3091">
        <w:rPr>
          <w:szCs w:val="24"/>
          <w:vertAlign w:val="superscript"/>
        </w:rPr>
        <w:t>st</w:t>
      </w:r>
      <w:r>
        <w:rPr>
          <w:szCs w:val="24"/>
        </w:rPr>
        <w:t xml:space="preserve"> in 2023 for our focus area. New data can certainly be included in this study in the future once it is collected. It can be observed that water covered approximately 75% of the area in peak September this year.  </w:t>
      </w:r>
    </w:p>
    <w:p w14:paraId="15D257EB" w14:textId="77777777" w:rsidR="001A7B69" w:rsidRDefault="00B51389" w:rsidP="001A7B69">
      <w:pPr>
        <w:keepNext/>
        <w:jc w:val="center"/>
      </w:pPr>
      <w:r>
        <w:rPr>
          <w:noProof/>
        </w:rPr>
        <w:drawing>
          <wp:inline distT="0" distB="0" distL="0" distR="0" wp14:anchorId="4288AFF2" wp14:editId="58E40A48">
            <wp:extent cx="4505553" cy="2854519"/>
            <wp:effectExtent l="0" t="0" r="0" b="3175"/>
            <wp:docPr id="7" name="Picture 6" descr="A collage of clouds&#10;&#10;Description automatically generated">
              <a:extLst xmlns:a="http://schemas.openxmlformats.org/drawingml/2006/main">
                <a:ext uri="{FF2B5EF4-FFF2-40B4-BE49-F238E27FC236}">
                  <a16:creationId xmlns:a16="http://schemas.microsoft.com/office/drawing/2014/main" id="{7BC28494-D9EE-AEC6-3BE4-5252DCF15A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ollage of clouds&#10;&#10;Description automatically generated">
                      <a:extLst>
                        <a:ext uri="{FF2B5EF4-FFF2-40B4-BE49-F238E27FC236}">
                          <a16:creationId xmlns:a16="http://schemas.microsoft.com/office/drawing/2014/main" id="{7BC28494-D9EE-AEC6-3BE4-5252DCF15ABD}"/>
                        </a:ext>
                      </a:extLst>
                    </pic:cNvPr>
                    <pic:cNvPicPr>
                      <a:picLocks noChangeAspect="1"/>
                    </pic:cNvPicPr>
                  </pic:nvPicPr>
                  <pic:blipFill>
                    <a:blip r:embed="rId24"/>
                    <a:stretch>
                      <a:fillRect/>
                    </a:stretch>
                  </pic:blipFill>
                  <pic:spPr>
                    <a:xfrm>
                      <a:off x="0" y="0"/>
                      <a:ext cx="4512191" cy="2858724"/>
                    </a:xfrm>
                    <a:prstGeom prst="rect">
                      <a:avLst/>
                    </a:prstGeom>
                  </pic:spPr>
                </pic:pic>
              </a:graphicData>
            </a:graphic>
          </wp:inline>
        </w:drawing>
      </w:r>
    </w:p>
    <w:p w14:paraId="515F1CB1" w14:textId="765A82FD" w:rsidR="0040504D" w:rsidRPr="001A7B69" w:rsidRDefault="001A7B69" w:rsidP="001A7B69">
      <w:pPr>
        <w:pStyle w:val="Caption"/>
        <w:rPr>
          <w:b w:val="0"/>
          <w:bCs w:val="0"/>
          <w:sz w:val="20"/>
          <w:szCs w:val="20"/>
        </w:rPr>
      </w:pPr>
      <w:bookmarkStart w:id="883" w:name="_Ref155550673"/>
      <w:bookmarkStart w:id="884" w:name="_Toc155551158"/>
      <w:r w:rsidRPr="001A7B69">
        <w:rPr>
          <w:b w:val="0"/>
          <w:bCs w:val="0"/>
          <w:sz w:val="20"/>
          <w:szCs w:val="20"/>
        </w:rPr>
        <w:t xml:space="preserve">Figure </w:t>
      </w:r>
      <w:r w:rsidRPr="001A7B69">
        <w:rPr>
          <w:b w:val="0"/>
          <w:bCs w:val="0"/>
          <w:sz w:val="20"/>
          <w:szCs w:val="20"/>
        </w:rPr>
        <w:fldChar w:fldCharType="begin"/>
      </w:r>
      <w:r w:rsidRPr="001A7B69">
        <w:rPr>
          <w:b w:val="0"/>
          <w:bCs w:val="0"/>
          <w:sz w:val="20"/>
          <w:szCs w:val="20"/>
        </w:rPr>
        <w:instrText xml:space="preserve"> SEQ Figure \* ARABIC </w:instrText>
      </w:r>
      <w:r w:rsidRPr="001A7B69">
        <w:rPr>
          <w:b w:val="0"/>
          <w:bCs w:val="0"/>
          <w:sz w:val="20"/>
          <w:szCs w:val="20"/>
        </w:rPr>
        <w:fldChar w:fldCharType="separate"/>
      </w:r>
      <w:ins w:id="885" w:author="Ying Zhao" w:date="2024-04-08T23:30:00Z">
        <w:r w:rsidR="00542E67">
          <w:rPr>
            <w:b w:val="0"/>
            <w:bCs w:val="0"/>
            <w:noProof/>
            <w:sz w:val="20"/>
            <w:szCs w:val="20"/>
          </w:rPr>
          <w:t>11</w:t>
        </w:r>
      </w:ins>
      <w:del w:id="886" w:author="Ying Zhao" w:date="2024-04-06T20:15:00Z">
        <w:r w:rsidR="00B571FB" w:rsidDel="005B7F48">
          <w:rPr>
            <w:b w:val="0"/>
            <w:bCs w:val="0"/>
            <w:noProof/>
            <w:sz w:val="20"/>
            <w:szCs w:val="20"/>
          </w:rPr>
          <w:delText>10</w:delText>
        </w:r>
      </w:del>
      <w:r w:rsidRPr="001A7B69">
        <w:rPr>
          <w:b w:val="0"/>
          <w:bCs w:val="0"/>
          <w:sz w:val="20"/>
          <w:szCs w:val="20"/>
        </w:rPr>
        <w:fldChar w:fldCharType="end"/>
      </w:r>
      <w:bookmarkEnd w:id="883"/>
      <w:r w:rsidRPr="00CF7B10">
        <w:rPr>
          <w:b w:val="0"/>
          <w:bCs w:val="0"/>
          <w:sz w:val="20"/>
          <w:szCs w:val="20"/>
        </w:rPr>
        <w:t xml:space="preserve">: </w:t>
      </w:r>
      <w:r w:rsidRPr="00676DAB">
        <w:rPr>
          <w:b w:val="0"/>
          <w:bCs w:val="0"/>
          <w:sz w:val="20"/>
          <w:szCs w:val="20"/>
        </w:rPr>
        <w:t xml:space="preserve">The </w:t>
      </w:r>
      <w:r w:rsidRPr="00A94FE8">
        <w:rPr>
          <w:b w:val="0"/>
          <w:bCs w:val="0"/>
          <w:sz w:val="20"/>
          <w:szCs w:val="20"/>
        </w:rPr>
        <w:t>a</w:t>
      </w:r>
      <w:r w:rsidRPr="00676DAB">
        <w:rPr>
          <w:b w:val="0"/>
          <w:bCs w:val="0"/>
          <w:sz w:val="20"/>
          <w:szCs w:val="20"/>
        </w:rPr>
        <w:t>ctual semi-monthly evolution of sea ice in our focus area in 202</w:t>
      </w:r>
      <w:r>
        <w:rPr>
          <w:b w:val="0"/>
          <w:bCs w:val="0"/>
          <w:sz w:val="20"/>
          <w:szCs w:val="20"/>
        </w:rPr>
        <w:t>3</w:t>
      </w:r>
      <w:r w:rsidRPr="00676DAB">
        <w:rPr>
          <w:b w:val="0"/>
          <w:bCs w:val="0"/>
          <w:sz w:val="20"/>
          <w:szCs w:val="20"/>
        </w:rPr>
        <w:t>: (a) Jun</w:t>
      </w:r>
      <w:r>
        <w:rPr>
          <w:b w:val="0"/>
          <w:bCs w:val="0"/>
          <w:sz w:val="20"/>
          <w:szCs w:val="20"/>
        </w:rPr>
        <w:t>e</w:t>
      </w:r>
      <w:r w:rsidRPr="00676DAB">
        <w:rPr>
          <w:b w:val="0"/>
          <w:bCs w:val="0"/>
          <w:sz w:val="20"/>
          <w:szCs w:val="20"/>
        </w:rPr>
        <w:t xml:space="preserve"> 16</w:t>
      </w:r>
      <w:r w:rsidR="00D643E8" w:rsidRPr="00D643E8">
        <w:rPr>
          <w:b w:val="0"/>
          <w:bCs w:val="0"/>
          <w:sz w:val="20"/>
          <w:szCs w:val="20"/>
          <w:vertAlign w:val="superscript"/>
        </w:rPr>
        <w:t>th</w:t>
      </w:r>
      <w:r w:rsidRPr="00676DAB">
        <w:rPr>
          <w:b w:val="0"/>
          <w:bCs w:val="0"/>
          <w:sz w:val="20"/>
          <w:szCs w:val="20"/>
        </w:rPr>
        <w:t>, (b) Jul</w:t>
      </w:r>
      <w:r>
        <w:rPr>
          <w:b w:val="0"/>
          <w:bCs w:val="0"/>
          <w:sz w:val="20"/>
          <w:szCs w:val="20"/>
        </w:rPr>
        <w:t>y</w:t>
      </w:r>
      <w:r w:rsidRPr="00676DAB">
        <w:rPr>
          <w:b w:val="0"/>
          <w:bCs w:val="0"/>
          <w:sz w:val="20"/>
          <w:szCs w:val="20"/>
        </w:rPr>
        <w:t xml:space="preserve"> 1</w:t>
      </w:r>
      <w:r w:rsidR="00D643E8" w:rsidRPr="00D643E8">
        <w:rPr>
          <w:b w:val="0"/>
          <w:bCs w:val="0"/>
          <w:sz w:val="20"/>
          <w:szCs w:val="20"/>
          <w:vertAlign w:val="superscript"/>
        </w:rPr>
        <w:t>st</w:t>
      </w:r>
      <w:r w:rsidRPr="00676DAB">
        <w:rPr>
          <w:b w:val="0"/>
          <w:bCs w:val="0"/>
          <w:sz w:val="20"/>
          <w:szCs w:val="20"/>
        </w:rPr>
        <w:t>, (c) Jul</w:t>
      </w:r>
      <w:r>
        <w:rPr>
          <w:b w:val="0"/>
          <w:bCs w:val="0"/>
          <w:sz w:val="20"/>
          <w:szCs w:val="20"/>
        </w:rPr>
        <w:t>y</w:t>
      </w:r>
      <w:r w:rsidRPr="00676DAB">
        <w:rPr>
          <w:b w:val="0"/>
          <w:bCs w:val="0"/>
          <w:sz w:val="20"/>
          <w:szCs w:val="20"/>
        </w:rPr>
        <w:t xml:space="preserve"> 16</w:t>
      </w:r>
      <w:r w:rsidR="00D643E8" w:rsidRPr="00D643E8">
        <w:rPr>
          <w:b w:val="0"/>
          <w:bCs w:val="0"/>
          <w:sz w:val="20"/>
          <w:szCs w:val="20"/>
          <w:vertAlign w:val="superscript"/>
        </w:rPr>
        <w:t>th</w:t>
      </w:r>
      <w:r w:rsidRPr="00676DAB">
        <w:rPr>
          <w:b w:val="0"/>
          <w:bCs w:val="0"/>
          <w:sz w:val="20"/>
          <w:szCs w:val="20"/>
        </w:rPr>
        <w:t>, (d) Aug 1</w:t>
      </w:r>
      <w:r w:rsidR="00D643E8" w:rsidRPr="00D643E8">
        <w:rPr>
          <w:b w:val="0"/>
          <w:bCs w:val="0"/>
          <w:sz w:val="20"/>
          <w:szCs w:val="20"/>
          <w:vertAlign w:val="superscript"/>
        </w:rPr>
        <w:t>st</w:t>
      </w:r>
      <w:r w:rsidRPr="00676DAB">
        <w:rPr>
          <w:b w:val="0"/>
          <w:bCs w:val="0"/>
          <w:sz w:val="20"/>
          <w:szCs w:val="20"/>
        </w:rPr>
        <w:t>, (e) Aug 16</w:t>
      </w:r>
      <w:r w:rsidR="00D643E8" w:rsidRPr="00D643E8">
        <w:rPr>
          <w:b w:val="0"/>
          <w:bCs w:val="0"/>
          <w:sz w:val="20"/>
          <w:szCs w:val="20"/>
          <w:vertAlign w:val="superscript"/>
        </w:rPr>
        <w:t>th</w:t>
      </w:r>
      <w:r w:rsidRPr="00676DAB">
        <w:rPr>
          <w:b w:val="0"/>
          <w:bCs w:val="0"/>
          <w:sz w:val="20"/>
          <w:szCs w:val="20"/>
        </w:rPr>
        <w:t>, (f) Sep</w:t>
      </w:r>
      <w:r>
        <w:rPr>
          <w:b w:val="0"/>
          <w:bCs w:val="0"/>
          <w:sz w:val="20"/>
          <w:szCs w:val="20"/>
        </w:rPr>
        <w:t>t</w:t>
      </w:r>
      <w:r w:rsidRPr="00676DAB">
        <w:rPr>
          <w:b w:val="0"/>
          <w:bCs w:val="0"/>
          <w:sz w:val="20"/>
          <w:szCs w:val="20"/>
        </w:rPr>
        <w:t xml:space="preserve"> 1</w:t>
      </w:r>
      <w:r w:rsidR="00DF4968" w:rsidRPr="00DF4968">
        <w:rPr>
          <w:b w:val="0"/>
          <w:bCs w:val="0"/>
          <w:sz w:val="20"/>
          <w:szCs w:val="20"/>
          <w:vertAlign w:val="superscript"/>
        </w:rPr>
        <w:t>st</w:t>
      </w:r>
      <w:r w:rsidRPr="00676DAB">
        <w:rPr>
          <w:b w:val="0"/>
          <w:bCs w:val="0"/>
          <w:sz w:val="20"/>
          <w:szCs w:val="20"/>
        </w:rPr>
        <w:t>, (g) Sep</w:t>
      </w:r>
      <w:r>
        <w:rPr>
          <w:b w:val="0"/>
          <w:bCs w:val="0"/>
          <w:sz w:val="20"/>
          <w:szCs w:val="20"/>
        </w:rPr>
        <w:t>t</w:t>
      </w:r>
      <w:r w:rsidRPr="00676DAB">
        <w:rPr>
          <w:b w:val="0"/>
          <w:bCs w:val="0"/>
          <w:sz w:val="20"/>
          <w:szCs w:val="20"/>
        </w:rPr>
        <w:t xml:space="preserve"> 16</w:t>
      </w:r>
      <w:r w:rsidR="00DF4968" w:rsidRPr="00DF4968">
        <w:rPr>
          <w:b w:val="0"/>
          <w:bCs w:val="0"/>
          <w:sz w:val="20"/>
          <w:szCs w:val="20"/>
          <w:vertAlign w:val="superscript"/>
        </w:rPr>
        <w:t>th</w:t>
      </w:r>
      <w:r w:rsidRPr="00676DAB">
        <w:rPr>
          <w:b w:val="0"/>
          <w:bCs w:val="0"/>
          <w:sz w:val="20"/>
          <w:szCs w:val="20"/>
        </w:rPr>
        <w:t>, (h) Oct 1</w:t>
      </w:r>
      <w:r w:rsidR="00DF4968" w:rsidRPr="00DF4968">
        <w:rPr>
          <w:b w:val="0"/>
          <w:bCs w:val="0"/>
          <w:sz w:val="20"/>
          <w:szCs w:val="20"/>
          <w:vertAlign w:val="superscript"/>
        </w:rPr>
        <w:t>st</w:t>
      </w:r>
      <w:r w:rsidRPr="00676DAB">
        <w:rPr>
          <w:b w:val="0"/>
          <w:bCs w:val="0"/>
          <w:sz w:val="20"/>
          <w:szCs w:val="20"/>
        </w:rPr>
        <w:t>, (i) Oct 16</w:t>
      </w:r>
      <w:r w:rsidR="00DF4968" w:rsidRPr="00DF4968">
        <w:rPr>
          <w:b w:val="0"/>
          <w:bCs w:val="0"/>
          <w:sz w:val="20"/>
          <w:szCs w:val="20"/>
          <w:vertAlign w:val="superscript"/>
        </w:rPr>
        <w:t>th</w:t>
      </w:r>
      <w:r w:rsidRPr="00676DAB">
        <w:rPr>
          <w:b w:val="0"/>
          <w:bCs w:val="0"/>
          <w:sz w:val="20"/>
          <w:szCs w:val="20"/>
        </w:rPr>
        <w:t>, (j) Nov 1</w:t>
      </w:r>
      <w:r w:rsidR="00DF4968" w:rsidRPr="00DF4968">
        <w:rPr>
          <w:b w:val="0"/>
          <w:bCs w:val="0"/>
          <w:sz w:val="20"/>
          <w:szCs w:val="20"/>
          <w:vertAlign w:val="superscript"/>
        </w:rPr>
        <w:t>st</w:t>
      </w:r>
      <w:r w:rsidRPr="00676DAB">
        <w:rPr>
          <w:b w:val="0"/>
          <w:bCs w:val="0"/>
          <w:sz w:val="20"/>
          <w:szCs w:val="20"/>
        </w:rPr>
        <w:t>, (k) Nov 16</w:t>
      </w:r>
      <w:r w:rsidR="00DF4968" w:rsidRPr="00DF4968">
        <w:rPr>
          <w:b w:val="0"/>
          <w:bCs w:val="0"/>
          <w:sz w:val="20"/>
          <w:szCs w:val="20"/>
          <w:vertAlign w:val="superscript"/>
        </w:rPr>
        <w:t>th</w:t>
      </w:r>
      <w:r w:rsidRPr="00676DAB">
        <w:rPr>
          <w:b w:val="0"/>
          <w:bCs w:val="0"/>
          <w:sz w:val="20"/>
          <w:szCs w:val="20"/>
        </w:rPr>
        <w:t>, (l) Dec 1</w:t>
      </w:r>
      <w:bookmarkEnd w:id="884"/>
      <w:r w:rsidR="00DF4968" w:rsidRPr="00DF4968">
        <w:rPr>
          <w:b w:val="0"/>
          <w:bCs w:val="0"/>
          <w:sz w:val="20"/>
          <w:szCs w:val="20"/>
          <w:vertAlign w:val="superscript"/>
        </w:rPr>
        <w:t>st</w:t>
      </w:r>
      <w:r w:rsidR="00DF4968">
        <w:rPr>
          <w:b w:val="0"/>
          <w:bCs w:val="0"/>
          <w:sz w:val="20"/>
          <w:szCs w:val="20"/>
        </w:rPr>
        <w:t>, (</w:t>
      </w:r>
      <w:r w:rsidR="00DF4968" w:rsidRPr="00676DAB">
        <w:rPr>
          <w:b w:val="0"/>
          <w:bCs w:val="0"/>
          <w:sz w:val="20"/>
          <w:szCs w:val="20"/>
        </w:rPr>
        <w:t>m) Dec 16</w:t>
      </w:r>
      <w:r w:rsidR="00DF4968" w:rsidRPr="006421DB">
        <w:rPr>
          <w:b w:val="0"/>
          <w:bCs w:val="0"/>
          <w:sz w:val="20"/>
          <w:szCs w:val="20"/>
          <w:vertAlign w:val="superscript"/>
        </w:rPr>
        <w:t>th</w:t>
      </w:r>
      <w:r w:rsidR="00DF4968" w:rsidRPr="00676DAB">
        <w:rPr>
          <w:b w:val="0"/>
          <w:bCs w:val="0"/>
          <w:sz w:val="20"/>
          <w:szCs w:val="20"/>
        </w:rPr>
        <w:t>,</w:t>
      </w:r>
      <w:r w:rsidR="00DF4968">
        <w:rPr>
          <w:b w:val="0"/>
          <w:bCs w:val="0"/>
          <w:sz w:val="20"/>
          <w:szCs w:val="20"/>
        </w:rPr>
        <w:t xml:space="preserve"> and</w:t>
      </w:r>
      <w:r w:rsidR="00DF4968" w:rsidRPr="00676DAB">
        <w:rPr>
          <w:b w:val="0"/>
          <w:bCs w:val="0"/>
          <w:sz w:val="20"/>
          <w:szCs w:val="20"/>
        </w:rPr>
        <w:t xml:space="preserve"> (n) Jan 1</w:t>
      </w:r>
      <w:r w:rsidR="00DF4968" w:rsidRPr="006421DB">
        <w:rPr>
          <w:b w:val="0"/>
          <w:bCs w:val="0"/>
          <w:sz w:val="20"/>
          <w:szCs w:val="20"/>
          <w:vertAlign w:val="superscript"/>
        </w:rPr>
        <w:t>st</w:t>
      </w:r>
      <w:r w:rsidR="00DF4968" w:rsidRPr="00676DAB">
        <w:rPr>
          <w:b w:val="0"/>
          <w:bCs w:val="0"/>
          <w:sz w:val="20"/>
          <w:szCs w:val="20"/>
        </w:rPr>
        <w:t>, 202</w:t>
      </w:r>
      <w:r w:rsidR="00DF4968">
        <w:rPr>
          <w:b w:val="0"/>
          <w:bCs w:val="0"/>
          <w:sz w:val="20"/>
          <w:szCs w:val="20"/>
        </w:rPr>
        <w:t>4</w:t>
      </w:r>
    </w:p>
    <w:p w14:paraId="52043B36" w14:textId="77777777" w:rsidR="0040504D" w:rsidRDefault="0040504D" w:rsidP="0040504D">
      <w:pPr>
        <w:jc w:val="both"/>
        <w:rPr>
          <w:szCs w:val="24"/>
        </w:rPr>
      </w:pPr>
    </w:p>
    <w:p w14:paraId="0760713E" w14:textId="14FE2EA4" w:rsidR="0040504D" w:rsidRPr="00794E89" w:rsidRDefault="0040504D" w:rsidP="0040504D">
      <w:pPr>
        <w:jc w:val="both"/>
        <w:rPr>
          <w:szCs w:val="24"/>
        </w:rPr>
      </w:pPr>
      <w:r>
        <w:rPr>
          <w:szCs w:val="24"/>
        </w:rPr>
        <w:t>Following the same steps as in Section</w:t>
      </w:r>
      <w:r w:rsidR="00941CDA">
        <w:rPr>
          <w:szCs w:val="24"/>
        </w:rPr>
        <w:t xml:space="preserve"> V.</w:t>
      </w:r>
      <w:r w:rsidR="009B23CC">
        <w:rPr>
          <w:szCs w:val="24"/>
        </w:rPr>
        <w:t>A</w:t>
      </w:r>
      <w:r>
        <w:rPr>
          <w:szCs w:val="24"/>
        </w:rPr>
        <w:t xml:space="preserve">, IM simulations are conducted for 2023 for the focus area.  The </w:t>
      </w:r>
      <w:r w:rsidR="00F47E1F">
        <w:rPr>
          <w:szCs w:val="24"/>
        </w:rPr>
        <w:t>best-fit</w:t>
      </w:r>
      <w:r>
        <w:rPr>
          <w:szCs w:val="24"/>
        </w:rPr>
        <w:t xml:space="preserve"> Ising parameters are listed in</w:t>
      </w:r>
      <w:r w:rsidR="00F2054D">
        <w:rPr>
          <w:szCs w:val="24"/>
        </w:rPr>
        <w:t xml:space="preserve"> </w:t>
      </w:r>
      <w:r w:rsidR="00F2054D">
        <w:rPr>
          <w:szCs w:val="24"/>
        </w:rPr>
        <w:fldChar w:fldCharType="begin"/>
      </w:r>
      <w:r w:rsidR="00F2054D">
        <w:rPr>
          <w:szCs w:val="24"/>
        </w:rPr>
        <w:instrText xml:space="preserve"> REF _Ref155550737 \h  \* MERGEFORMAT </w:instrText>
      </w:r>
      <w:r w:rsidR="00F2054D">
        <w:rPr>
          <w:szCs w:val="24"/>
        </w:rPr>
      </w:r>
      <w:r w:rsidR="00F2054D">
        <w:rPr>
          <w:szCs w:val="24"/>
        </w:rPr>
        <w:fldChar w:fldCharType="separate"/>
      </w:r>
      <w:ins w:id="887" w:author="Ying Zhao" w:date="2024-04-08T23:30:00Z">
        <w:r w:rsidR="00542E67" w:rsidRPr="00542E67">
          <w:rPr>
            <w:szCs w:val="24"/>
            <w:rPrChange w:id="888" w:author="Ying Zhao" w:date="2024-04-08T23:30:00Z">
              <w:rPr>
                <w:sz w:val="20"/>
                <w:szCs w:val="20"/>
              </w:rPr>
            </w:rPrChange>
          </w:rPr>
          <w:t xml:space="preserve">Table </w:t>
        </w:r>
        <w:r w:rsidR="00542E67" w:rsidRPr="00542E67">
          <w:rPr>
            <w:szCs w:val="24"/>
            <w:rPrChange w:id="889" w:author="Ying Zhao" w:date="2024-04-08T23:30:00Z">
              <w:rPr>
                <w:b/>
                <w:bCs/>
                <w:noProof/>
                <w:sz w:val="20"/>
                <w:szCs w:val="20"/>
              </w:rPr>
            </w:rPrChange>
          </w:rPr>
          <w:t>2</w:t>
        </w:r>
      </w:ins>
      <w:del w:id="890" w:author="Ying Zhao" w:date="2024-04-07T09:07:00Z">
        <w:r w:rsidR="00B571FB" w:rsidRPr="00B571FB" w:rsidDel="00852B2A">
          <w:rPr>
            <w:szCs w:val="24"/>
          </w:rPr>
          <w:delText>Table 2</w:delText>
        </w:r>
      </w:del>
      <w:r w:rsidR="00F2054D">
        <w:rPr>
          <w:szCs w:val="24"/>
        </w:rPr>
        <w:fldChar w:fldCharType="end"/>
      </w:r>
      <w:r>
        <w:rPr>
          <w:szCs w:val="24"/>
        </w:rPr>
        <w:t>, the simulated images shown in</w:t>
      </w:r>
      <w:r w:rsidR="00EE10E4">
        <w:rPr>
          <w:szCs w:val="24"/>
        </w:rPr>
        <w:t xml:space="preserve"> </w:t>
      </w:r>
      <w:r w:rsidR="00EE10E4">
        <w:rPr>
          <w:szCs w:val="24"/>
        </w:rPr>
        <w:fldChar w:fldCharType="begin"/>
      </w:r>
      <w:r w:rsidR="00EE10E4">
        <w:rPr>
          <w:szCs w:val="24"/>
        </w:rPr>
        <w:instrText xml:space="preserve"> REF _Ref155550828 \h  \* MERGEFORMAT </w:instrText>
      </w:r>
      <w:r w:rsidR="00EE10E4">
        <w:rPr>
          <w:szCs w:val="24"/>
        </w:rPr>
      </w:r>
      <w:r w:rsidR="00EE10E4">
        <w:rPr>
          <w:szCs w:val="24"/>
        </w:rPr>
        <w:fldChar w:fldCharType="separate"/>
      </w:r>
      <w:ins w:id="891" w:author="Ying Zhao" w:date="2024-04-08T23:30:00Z">
        <w:r w:rsidR="00542E67" w:rsidRPr="00542E67">
          <w:rPr>
            <w:szCs w:val="24"/>
            <w:rPrChange w:id="892" w:author="Ying Zhao" w:date="2024-04-08T23:30:00Z">
              <w:rPr>
                <w:sz w:val="20"/>
                <w:szCs w:val="20"/>
              </w:rPr>
            </w:rPrChange>
          </w:rPr>
          <w:t xml:space="preserve">Figure </w:t>
        </w:r>
        <w:r w:rsidR="00542E67" w:rsidRPr="00542E67">
          <w:rPr>
            <w:szCs w:val="24"/>
            <w:rPrChange w:id="893" w:author="Ying Zhao" w:date="2024-04-08T23:30:00Z">
              <w:rPr>
                <w:b/>
                <w:bCs/>
                <w:noProof/>
                <w:sz w:val="20"/>
                <w:szCs w:val="20"/>
              </w:rPr>
            </w:rPrChange>
          </w:rPr>
          <w:t>12</w:t>
        </w:r>
      </w:ins>
      <w:del w:id="894" w:author="Ying Zhao" w:date="2024-04-07T09:07:00Z">
        <w:r w:rsidR="00B571FB" w:rsidRPr="00B571FB" w:rsidDel="00852B2A">
          <w:rPr>
            <w:szCs w:val="24"/>
          </w:rPr>
          <w:delText>Figure 11</w:delText>
        </w:r>
      </w:del>
      <w:r w:rsidR="00EE10E4">
        <w:rPr>
          <w:szCs w:val="24"/>
        </w:rPr>
        <w:fldChar w:fldCharType="end"/>
      </w:r>
      <w:r>
        <w:rPr>
          <w:szCs w:val="24"/>
        </w:rPr>
        <w:t>, and the comparisons for the average ice coverage percentage and the ice extent illustrated in</w:t>
      </w:r>
      <w:r w:rsidR="00EE10E4">
        <w:rPr>
          <w:szCs w:val="24"/>
        </w:rPr>
        <w:t xml:space="preserve"> </w:t>
      </w:r>
      <w:r w:rsidR="00EE10E4">
        <w:rPr>
          <w:szCs w:val="24"/>
        </w:rPr>
        <w:fldChar w:fldCharType="begin"/>
      </w:r>
      <w:r w:rsidR="00EE10E4">
        <w:rPr>
          <w:szCs w:val="24"/>
        </w:rPr>
        <w:instrText xml:space="preserve"> REF _Ref155550838 \h  \* MERGEFORMAT </w:instrText>
      </w:r>
      <w:r w:rsidR="00EE10E4">
        <w:rPr>
          <w:szCs w:val="24"/>
        </w:rPr>
      </w:r>
      <w:r w:rsidR="00EE10E4">
        <w:rPr>
          <w:szCs w:val="24"/>
        </w:rPr>
        <w:fldChar w:fldCharType="separate"/>
      </w:r>
      <w:ins w:id="895" w:author="Ying Zhao" w:date="2024-04-08T23:30:00Z">
        <w:r w:rsidR="00542E67" w:rsidRPr="00542E67">
          <w:rPr>
            <w:szCs w:val="24"/>
            <w:rPrChange w:id="896" w:author="Ying Zhao" w:date="2024-04-08T23:30:00Z">
              <w:rPr>
                <w:sz w:val="20"/>
                <w:szCs w:val="20"/>
              </w:rPr>
            </w:rPrChange>
          </w:rPr>
          <w:t xml:space="preserve">Figure </w:t>
        </w:r>
        <w:r w:rsidR="00542E67" w:rsidRPr="00542E67">
          <w:rPr>
            <w:szCs w:val="24"/>
            <w:rPrChange w:id="897" w:author="Ying Zhao" w:date="2024-04-08T23:30:00Z">
              <w:rPr>
                <w:b/>
                <w:bCs/>
                <w:noProof/>
                <w:sz w:val="20"/>
                <w:szCs w:val="20"/>
              </w:rPr>
            </w:rPrChange>
          </w:rPr>
          <w:t>13</w:t>
        </w:r>
      </w:ins>
      <w:del w:id="898" w:author="Ying Zhao" w:date="2024-04-07T09:07:00Z">
        <w:r w:rsidR="00B571FB" w:rsidRPr="00B571FB" w:rsidDel="00852B2A">
          <w:rPr>
            <w:szCs w:val="24"/>
          </w:rPr>
          <w:delText>Figure 12</w:delText>
        </w:r>
      </w:del>
      <w:r w:rsidR="00EE10E4">
        <w:rPr>
          <w:szCs w:val="24"/>
        </w:rPr>
        <w:fldChar w:fldCharType="end"/>
      </w:r>
      <w:r>
        <w:rPr>
          <w:szCs w:val="24"/>
        </w:rPr>
        <w:t>. Like the 2022 results in Section</w:t>
      </w:r>
      <w:r w:rsidR="00941CDA">
        <w:rPr>
          <w:szCs w:val="24"/>
        </w:rPr>
        <w:t xml:space="preserve"> V.</w:t>
      </w:r>
      <w:r w:rsidR="009B23CC">
        <w:rPr>
          <w:szCs w:val="24"/>
        </w:rPr>
        <w:t>A</w:t>
      </w:r>
      <w:r>
        <w:rPr>
          <w:szCs w:val="24"/>
        </w:rPr>
        <w:t>, excellent match is observed between the IM simulation and the actual sea ice evolution. As can be seen, the simulated sea ice extent drops to nearly 30% in Sept 2023 for our focus area, much lower than the September 2022 level in</w:t>
      </w:r>
      <w:r w:rsidR="00EE10E4">
        <w:rPr>
          <w:szCs w:val="24"/>
        </w:rPr>
        <w:t xml:space="preserve"> </w:t>
      </w:r>
      <w:r w:rsidR="00EE10E4">
        <w:rPr>
          <w:szCs w:val="24"/>
        </w:rPr>
        <w:fldChar w:fldCharType="begin"/>
      </w:r>
      <w:r w:rsidR="00EE10E4">
        <w:rPr>
          <w:szCs w:val="24"/>
        </w:rPr>
        <w:instrText xml:space="preserve"> REF _Ref155550379 \h  \* MERGEFORMAT </w:instrText>
      </w:r>
      <w:r w:rsidR="00EE10E4">
        <w:rPr>
          <w:szCs w:val="24"/>
        </w:rPr>
      </w:r>
      <w:r w:rsidR="00EE10E4">
        <w:rPr>
          <w:szCs w:val="24"/>
        </w:rPr>
        <w:fldChar w:fldCharType="separate"/>
      </w:r>
      <w:ins w:id="899" w:author="Ying Zhao" w:date="2024-04-08T23:30:00Z">
        <w:r w:rsidR="00542E67" w:rsidRPr="00542E67">
          <w:rPr>
            <w:szCs w:val="24"/>
            <w:rPrChange w:id="900" w:author="Ying Zhao" w:date="2024-04-08T23:30:00Z">
              <w:rPr>
                <w:sz w:val="20"/>
                <w:szCs w:val="20"/>
              </w:rPr>
            </w:rPrChange>
          </w:rPr>
          <w:t xml:space="preserve">Figure </w:t>
        </w:r>
        <w:r w:rsidR="00542E67" w:rsidRPr="00542E67">
          <w:rPr>
            <w:szCs w:val="24"/>
            <w:rPrChange w:id="901" w:author="Ying Zhao" w:date="2024-04-08T23:30:00Z">
              <w:rPr>
                <w:b/>
                <w:bCs/>
                <w:noProof/>
                <w:sz w:val="20"/>
                <w:szCs w:val="20"/>
              </w:rPr>
            </w:rPrChange>
          </w:rPr>
          <w:t>6</w:t>
        </w:r>
      </w:ins>
      <w:del w:id="902" w:author="Ying Zhao" w:date="2024-04-07T09:07:00Z">
        <w:r w:rsidR="00B571FB" w:rsidRPr="00B571FB" w:rsidDel="00852B2A">
          <w:rPr>
            <w:szCs w:val="24"/>
          </w:rPr>
          <w:delText>Figure 5</w:delText>
        </w:r>
      </w:del>
      <w:r w:rsidR="00EE10E4">
        <w:rPr>
          <w:szCs w:val="24"/>
        </w:rPr>
        <w:fldChar w:fldCharType="end"/>
      </w:r>
      <w:r>
        <w:rPr>
          <w:szCs w:val="24"/>
        </w:rPr>
        <w:t>.</w:t>
      </w:r>
    </w:p>
    <w:tbl>
      <w:tblPr>
        <w:tblW w:w="10157" w:type="dxa"/>
        <w:tblLook w:val="04A0" w:firstRow="1" w:lastRow="0" w:firstColumn="1" w:lastColumn="0" w:noHBand="0" w:noVBand="1"/>
      </w:tblPr>
      <w:tblGrid>
        <w:gridCol w:w="418"/>
        <w:gridCol w:w="741"/>
        <w:gridCol w:w="741"/>
        <w:gridCol w:w="741"/>
        <w:gridCol w:w="741"/>
        <w:gridCol w:w="741"/>
        <w:gridCol w:w="741"/>
        <w:gridCol w:w="741"/>
        <w:gridCol w:w="741"/>
        <w:gridCol w:w="741"/>
        <w:gridCol w:w="741"/>
        <w:gridCol w:w="741"/>
        <w:gridCol w:w="741"/>
        <w:gridCol w:w="857"/>
      </w:tblGrid>
      <w:tr w:rsidR="004D3F6D" w:rsidRPr="00A47837" w14:paraId="09672210" w14:textId="77777777" w:rsidTr="004D3F6D">
        <w:trPr>
          <w:trHeight w:val="537"/>
        </w:trPr>
        <w:tc>
          <w:tcPr>
            <w:tcW w:w="418" w:type="dxa"/>
            <w:tcBorders>
              <w:top w:val="single" w:sz="4" w:space="0" w:color="auto"/>
              <w:left w:val="single" w:sz="4" w:space="0" w:color="auto"/>
              <w:bottom w:val="double" w:sz="6" w:space="0" w:color="auto"/>
              <w:right w:val="single" w:sz="4" w:space="0" w:color="auto"/>
            </w:tcBorders>
            <w:shd w:val="clear" w:color="auto" w:fill="auto"/>
            <w:vAlign w:val="bottom"/>
            <w:hideMark/>
          </w:tcPr>
          <w:p w14:paraId="004DDA78" w14:textId="77777777" w:rsidR="00F47E1F" w:rsidRPr="00A47837" w:rsidRDefault="00F47E1F" w:rsidP="004812F1">
            <w:pPr>
              <w:spacing w:before="0" w:after="0"/>
              <w:rPr>
                <w:rFonts w:eastAsia="Times New Roman" w:cs="Times New Roman"/>
                <w:b/>
                <w:bCs/>
                <w:color w:val="000000"/>
                <w:sz w:val="20"/>
                <w:szCs w:val="20"/>
              </w:rPr>
            </w:pPr>
            <w:r w:rsidRPr="00A47837">
              <w:rPr>
                <w:rFonts w:eastAsia="Times New Roman" w:cs="Times New Roman"/>
                <w:b/>
                <w:bCs/>
                <w:color w:val="000000"/>
                <w:sz w:val="20"/>
                <w:szCs w:val="20"/>
              </w:rPr>
              <w:t> </w:t>
            </w:r>
          </w:p>
        </w:tc>
        <w:tc>
          <w:tcPr>
            <w:tcW w:w="741" w:type="dxa"/>
            <w:tcBorders>
              <w:top w:val="single" w:sz="4" w:space="0" w:color="auto"/>
              <w:left w:val="nil"/>
              <w:bottom w:val="double" w:sz="6" w:space="0" w:color="auto"/>
              <w:right w:val="nil"/>
            </w:tcBorders>
            <w:shd w:val="clear" w:color="auto" w:fill="auto"/>
            <w:vAlign w:val="bottom"/>
            <w:hideMark/>
          </w:tcPr>
          <w:p w14:paraId="45C2E617"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6/16 to 7/1</w:t>
            </w:r>
          </w:p>
        </w:tc>
        <w:tc>
          <w:tcPr>
            <w:tcW w:w="741" w:type="dxa"/>
            <w:tcBorders>
              <w:top w:val="single" w:sz="4" w:space="0" w:color="auto"/>
              <w:left w:val="nil"/>
              <w:bottom w:val="double" w:sz="6" w:space="0" w:color="auto"/>
              <w:right w:val="nil"/>
            </w:tcBorders>
            <w:shd w:val="clear" w:color="auto" w:fill="auto"/>
            <w:vAlign w:val="bottom"/>
            <w:hideMark/>
          </w:tcPr>
          <w:p w14:paraId="6101D88C"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7/1 to 7/16</w:t>
            </w:r>
          </w:p>
        </w:tc>
        <w:tc>
          <w:tcPr>
            <w:tcW w:w="741" w:type="dxa"/>
            <w:tcBorders>
              <w:top w:val="single" w:sz="4" w:space="0" w:color="auto"/>
              <w:left w:val="nil"/>
              <w:bottom w:val="double" w:sz="6" w:space="0" w:color="auto"/>
              <w:right w:val="nil"/>
            </w:tcBorders>
            <w:shd w:val="clear" w:color="auto" w:fill="auto"/>
            <w:vAlign w:val="bottom"/>
            <w:hideMark/>
          </w:tcPr>
          <w:p w14:paraId="1EDD5312"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7/16 to 8/1</w:t>
            </w:r>
          </w:p>
        </w:tc>
        <w:tc>
          <w:tcPr>
            <w:tcW w:w="741" w:type="dxa"/>
            <w:tcBorders>
              <w:top w:val="single" w:sz="4" w:space="0" w:color="auto"/>
              <w:left w:val="nil"/>
              <w:bottom w:val="double" w:sz="6" w:space="0" w:color="auto"/>
              <w:right w:val="nil"/>
            </w:tcBorders>
            <w:shd w:val="clear" w:color="auto" w:fill="auto"/>
            <w:vAlign w:val="bottom"/>
            <w:hideMark/>
          </w:tcPr>
          <w:p w14:paraId="2BC895B5"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8/1 to 8/16</w:t>
            </w:r>
          </w:p>
        </w:tc>
        <w:tc>
          <w:tcPr>
            <w:tcW w:w="741" w:type="dxa"/>
            <w:tcBorders>
              <w:top w:val="single" w:sz="4" w:space="0" w:color="auto"/>
              <w:left w:val="nil"/>
              <w:bottom w:val="double" w:sz="6" w:space="0" w:color="auto"/>
              <w:right w:val="nil"/>
            </w:tcBorders>
            <w:shd w:val="clear" w:color="auto" w:fill="auto"/>
            <w:vAlign w:val="bottom"/>
            <w:hideMark/>
          </w:tcPr>
          <w:p w14:paraId="4924151F"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8/16 to 9/1</w:t>
            </w:r>
          </w:p>
        </w:tc>
        <w:tc>
          <w:tcPr>
            <w:tcW w:w="741" w:type="dxa"/>
            <w:tcBorders>
              <w:top w:val="single" w:sz="4" w:space="0" w:color="auto"/>
              <w:left w:val="nil"/>
              <w:bottom w:val="double" w:sz="6" w:space="0" w:color="auto"/>
              <w:right w:val="nil"/>
            </w:tcBorders>
            <w:shd w:val="clear" w:color="auto" w:fill="auto"/>
            <w:vAlign w:val="bottom"/>
            <w:hideMark/>
          </w:tcPr>
          <w:p w14:paraId="084B3456"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9/1 to 9/16</w:t>
            </w:r>
          </w:p>
        </w:tc>
        <w:tc>
          <w:tcPr>
            <w:tcW w:w="741" w:type="dxa"/>
            <w:tcBorders>
              <w:top w:val="single" w:sz="4" w:space="0" w:color="auto"/>
              <w:left w:val="nil"/>
              <w:bottom w:val="double" w:sz="6" w:space="0" w:color="auto"/>
              <w:right w:val="nil"/>
            </w:tcBorders>
            <w:shd w:val="clear" w:color="auto" w:fill="auto"/>
            <w:vAlign w:val="bottom"/>
            <w:hideMark/>
          </w:tcPr>
          <w:p w14:paraId="48237433"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9/16 to 10/1</w:t>
            </w:r>
          </w:p>
        </w:tc>
        <w:tc>
          <w:tcPr>
            <w:tcW w:w="741" w:type="dxa"/>
            <w:tcBorders>
              <w:top w:val="single" w:sz="4" w:space="0" w:color="auto"/>
              <w:left w:val="nil"/>
              <w:bottom w:val="double" w:sz="6" w:space="0" w:color="auto"/>
              <w:right w:val="nil"/>
            </w:tcBorders>
            <w:shd w:val="clear" w:color="auto" w:fill="auto"/>
            <w:vAlign w:val="bottom"/>
            <w:hideMark/>
          </w:tcPr>
          <w:p w14:paraId="132DA1C5"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10/1 to 10/16</w:t>
            </w:r>
          </w:p>
        </w:tc>
        <w:tc>
          <w:tcPr>
            <w:tcW w:w="741" w:type="dxa"/>
            <w:tcBorders>
              <w:top w:val="single" w:sz="4" w:space="0" w:color="auto"/>
              <w:left w:val="nil"/>
              <w:bottom w:val="double" w:sz="6" w:space="0" w:color="auto"/>
              <w:right w:val="nil"/>
            </w:tcBorders>
            <w:shd w:val="clear" w:color="auto" w:fill="auto"/>
            <w:vAlign w:val="bottom"/>
            <w:hideMark/>
          </w:tcPr>
          <w:p w14:paraId="58A3C2DB"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10/16 to 11/1</w:t>
            </w:r>
          </w:p>
        </w:tc>
        <w:tc>
          <w:tcPr>
            <w:tcW w:w="741" w:type="dxa"/>
            <w:tcBorders>
              <w:top w:val="single" w:sz="4" w:space="0" w:color="auto"/>
              <w:left w:val="nil"/>
              <w:bottom w:val="double" w:sz="6" w:space="0" w:color="auto"/>
              <w:right w:val="nil"/>
            </w:tcBorders>
            <w:shd w:val="clear" w:color="auto" w:fill="auto"/>
            <w:vAlign w:val="bottom"/>
            <w:hideMark/>
          </w:tcPr>
          <w:p w14:paraId="1D771F8E"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11/1 to 11/16</w:t>
            </w:r>
          </w:p>
        </w:tc>
        <w:tc>
          <w:tcPr>
            <w:tcW w:w="741" w:type="dxa"/>
            <w:tcBorders>
              <w:top w:val="single" w:sz="4" w:space="0" w:color="auto"/>
              <w:left w:val="nil"/>
              <w:bottom w:val="double" w:sz="6" w:space="0" w:color="auto"/>
              <w:right w:val="nil"/>
            </w:tcBorders>
            <w:shd w:val="clear" w:color="auto" w:fill="auto"/>
            <w:vAlign w:val="bottom"/>
            <w:hideMark/>
          </w:tcPr>
          <w:p w14:paraId="7E0255CF"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11/16 to 12/1</w:t>
            </w:r>
          </w:p>
        </w:tc>
        <w:tc>
          <w:tcPr>
            <w:tcW w:w="741" w:type="dxa"/>
            <w:tcBorders>
              <w:top w:val="single" w:sz="4" w:space="0" w:color="auto"/>
              <w:left w:val="nil"/>
              <w:bottom w:val="double" w:sz="6" w:space="0" w:color="auto"/>
              <w:right w:val="nil"/>
            </w:tcBorders>
            <w:shd w:val="clear" w:color="auto" w:fill="auto"/>
            <w:vAlign w:val="bottom"/>
            <w:hideMark/>
          </w:tcPr>
          <w:p w14:paraId="3AA2F47D" w14:textId="77777777"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12/1 to 12/16</w:t>
            </w:r>
          </w:p>
        </w:tc>
        <w:tc>
          <w:tcPr>
            <w:tcW w:w="847" w:type="dxa"/>
            <w:tcBorders>
              <w:top w:val="single" w:sz="4" w:space="0" w:color="auto"/>
              <w:left w:val="nil"/>
              <w:bottom w:val="double" w:sz="6" w:space="0" w:color="auto"/>
              <w:right w:val="single" w:sz="4" w:space="0" w:color="auto"/>
            </w:tcBorders>
            <w:shd w:val="clear" w:color="auto" w:fill="auto"/>
            <w:vAlign w:val="bottom"/>
            <w:hideMark/>
          </w:tcPr>
          <w:p w14:paraId="188A36DB" w14:textId="759AB07E" w:rsidR="00F47E1F" w:rsidRPr="00A47837" w:rsidRDefault="00F47E1F" w:rsidP="004812F1">
            <w:pPr>
              <w:spacing w:before="0" w:after="0"/>
              <w:jc w:val="right"/>
              <w:rPr>
                <w:rFonts w:eastAsia="Times New Roman" w:cs="Times New Roman"/>
                <w:b/>
                <w:bCs/>
                <w:color w:val="000000"/>
                <w:sz w:val="18"/>
                <w:szCs w:val="18"/>
              </w:rPr>
            </w:pPr>
            <w:r w:rsidRPr="00A47837">
              <w:rPr>
                <w:rFonts w:eastAsia="Times New Roman" w:cs="Times New Roman"/>
                <w:b/>
                <w:bCs/>
                <w:color w:val="000000"/>
                <w:sz w:val="18"/>
                <w:szCs w:val="18"/>
              </w:rPr>
              <w:t>12/16 to 1/1</w:t>
            </w:r>
            <w:r w:rsidR="00DD30E1">
              <w:rPr>
                <w:rFonts w:eastAsia="Times New Roman" w:cs="Times New Roman"/>
                <w:b/>
                <w:bCs/>
                <w:color w:val="000000"/>
                <w:sz w:val="18"/>
                <w:szCs w:val="18"/>
              </w:rPr>
              <w:t>/2024</w:t>
            </w:r>
          </w:p>
        </w:tc>
      </w:tr>
      <w:tr w:rsidR="004D3F6D" w:rsidRPr="00A47837" w14:paraId="40594DDE" w14:textId="77777777" w:rsidTr="004D3F6D">
        <w:trPr>
          <w:trHeight w:val="296"/>
        </w:trPr>
        <w:tc>
          <w:tcPr>
            <w:tcW w:w="418" w:type="dxa"/>
            <w:tcBorders>
              <w:top w:val="nil"/>
              <w:left w:val="single" w:sz="4" w:space="0" w:color="auto"/>
              <w:bottom w:val="nil"/>
              <w:right w:val="single" w:sz="4" w:space="0" w:color="auto"/>
            </w:tcBorders>
            <w:shd w:val="clear" w:color="auto" w:fill="auto"/>
            <w:noWrap/>
            <w:vAlign w:val="bottom"/>
            <w:hideMark/>
          </w:tcPr>
          <w:p w14:paraId="5492839F"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J</w:t>
            </w:r>
          </w:p>
        </w:tc>
        <w:tc>
          <w:tcPr>
            <w:tcW w:w="741" w:type="dxa"/>
            <w:tcBorders>
              <w:top w:val="nil"/>
              <w:left w:val="nil"/>
              <w:bottom w:val="nil"/>
              <w:right w:val="nil"/>
            </w:tcBorders>
            <w:shd w:val="clear" w:color="auto" w:fill="auto"/>
            <w:noWrap/>
            <w:vAlign w:val="bottom"/>
            <w:hideMark/>
          </w:tcPr>
          <w:p w14:paraId="13D0535D"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3A1AE02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3415984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2.4</w:t>
            </w:r>
          </w:p>
        </w:tc>
        <w:tc>
          <w:tcPr>
            <w:tcW w:w="741" w:type="dxa"/>
            <w:tcBorders>
              <w:top w:val="nil"/>
              <w:left w:val="nil"/>
              <w:bottom w:val="nil"/>
              <w:right w:val="nil"/>
            </w:tcBorders>
            <w:shd w:val="clear" w:color="auto" w:fill="auto"/>
            <w:noWrap/>
            <w:vAlign w:val="bottom"/>
            <w:hideMark/>
          </w:tcPr>
          <w:p w14:paraId="3B7E9A8E"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02FC021F"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18EA0C2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2.6</w:t>
            </w:r>
          </w:p>
        </w:tc>
        <w:tc>
          <w:tcPr>
            <w:tcW w:w="741" w:type="dxa"/>
            <w:tcBorders>
              <w:top w:val="nil"/>
              <w:left w:val="nil"/>
              <w:bottom w:val="nil"/>
              <w:right w:val="nil"/>
            </w:tcBorders>
            <w:shd w:val="clear" w:color="auto" w:fill="auto"/>
            <w:noWrap/>
            <w:vAlign w:val="bottom"/>
            <w:hideMark/>
          </w:tcPr>
          <w:p w14:paraId="65E0B9B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2.3</w:t>
            </w:r>
          </w:p>
        </w:tc>
        <w:tc>
          <w:tcPr>
            <w:tcW w:w="741" w:type="dxa"/>
            <w:tcBorders>
              <w:top w:val="nil"/>
              <w:left w:val="nil"/>
              <w:bottom w:val="nil"/>
              <w:right w:val="nil"/>
            </w:tcBorders>
            <w:shd w:val="clear" w:color="auto" w:fill="auto"/>
            <w:noWrap/>
            <w:vAlign w:val="bottom"/>
            <w:hideMark/>
          </w:tcPr>
          <w:p w14:paraId="79417CE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c>
          <w:tcPr>
            <w:tcW w:w="741" w:type="dxa"/>
            <w:tcBorders>
              <w:top w:val="nil"/>
              <w:left w:val="nil"/>
              <w:bottom w:val="nil"/>
              <w:right w:val="nil"/>
            </w:tcBorders>
            <w:shd w:val="clear" w:color="auto" w:fill="auto"/>
            <w:noWrap/>
            <w:vAlign w:val="bottom"/>
            <w:hideMark/>
          </w:tcPr>
          <w:p w14:paraId="606127BE"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2.5</w:t>
            </w:r>
          </w:p>
        </w:tc>
        <w:tc>
          <w:tcPr>
            <w:tcW w:w="741" w:type="dxa"/>
            <w:tcBorders>
              <w:top w:val="nil"/>
              <w:left w:val="nil"/>
              <w:bottom w:val="nil"/>
              <w:right w:val="nil"/>
            </w:tcBorders>
            <w:shd w:val="clear" w:color="auto" w:fill="auto"/>
            <w:noWrap/>
            <w:vAlign w:val="bottom"/>
            <w:hideMark/>
          </w:tcPr>
          <w:p w14:paraId="0A3E9A0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c>
          <w:tcPr>
            <w:tcW w:w="741" w:type="dxa"/>
            <w:tcBorders>
              <w:top w:val="nil"/>
              <w:left w:val="nil"/>
              <w:bottom w:val="nil"/>
              <w:right w:val="nil"/>
            </w:tcBorders>
            <w:shd w:val="clear" w:color="auto" w:fill="auto"/>
            <w:noWrap/>
            <w:vAlign w:val="bottom"/>
            <w:hideMark/>
          </w:tcPr>
          <w:p w14:paraId="1EA8285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2.4</w:t>
            </w:r>
          </w:p>
        </w:tc>
        <w:tc>
          <w:tcPr>
            <w:tcW w:w="741" w:type="dxa"/>
            <w:tcBorders>
              <w:top w:val="nil"/>
              <w:left w:val="nil"/>
              <w:bottom w:val="nil"/>
              <w:right w:val="nil"/>
            </w:tcBorders>
            <w:shd w:val="clear" w:color="auto" w:fill="auto"/>
            <w:noWrap/>
            <w:vAlign w:val="bottom"/>
            <w:hideMark/>
          </w:tcPr>
          <w:p w14:paraId="34200F4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c>
          <w:tcPr>
            <w:tcW w:w="847" w:type="dxa"/>
            <w:tcBorders>
              <w:top w:val="nil"/>
              <w:left w:val="nil"/>
              <w:bottom w:val="nil"/>
              <w:right w:val="single" w:sz="4" w:space="0" w:color="auto"/>
            </w:tcBorders>
            <w:shd w:val="clear" w:color="auto" w:fill="auto"/>
            <w:noWrap/>
            <w:vAlign w:val="bottom"/>
            <w:hideMark/>
          </w:tcPr>
          <w:p w14:paraId="4CF7252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2.7</w:t>
            </w:r>
          </w:p>
        </w:tc>
      </w:tr>
      <w:tr w:rsidR="004D3F6D" w:rsidRPr="00A47837" w14:paraId="054CAFB5" w14:textId="77777777" w:rsidTr="004D3F6D">
        <w:trPr>
          <w:trHeight w:val="281"/>
        </w:trPr>
        <w:tc>
          <w:tcPr>
            <w:tcW w:w="418" w:type="dxa"/>
            <w:tcBorders>
              <w:top w:val="nil"/>
              <w:left w:val="single" w:sz="4" w:space="0" w:color="auto"/>
              <w:bottom w:val="nil"/>
              <w:right w:val="single" w:sz="4" w:space="0" w:color="auto"/>
            </w:tcBorders>
            <w:shd w:val="clear" w:color="auto" w:fill="auto"/>
            <w:noWrap/>
            <w:vAlign w:val="bottom"/>
            <w:hideMark/>
          </w:tcPr>
          <w:p w14:paraId="3D0D0B6D"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B</w:t>
            </w:r>
            <w:r w:rsidRPr="00A47837">
              <w:rPr>
                <w:rFonts w:eastAsia="Times New Roman" w:cs="Times New Roman"/>
                <w:i/>
                <w:iCs/>
                <w:color w:val="000000"/>
                <w:sz w:val="20"/>
                <w:szCs w:val="20"/>
                <w:vertAlign w:val="subscript"/>
              </w:rPr>
              <w:t>0</w:t>
            </w:r>
          </w:p>
        </w:tc>
        <w:tc>
          <w:tcPr>
            <w:tcW w:w="741" w:type="dxa"/>
            <w:tcBorders>
              <w:top w:val="nil"/>
              <w:left w:val="nil"/>
              <w:bottom w:val="nil"/>
              <w:right w:val="nil"/>
            </w:tcBorders>
            <w:shd w:val="clear" w:color="auto" w:fill="auto"/>
            <w:noWrap/>
            <w:vAlign w:val="bottom"/>
            <w:hideMark/>
          </w:tcPr>
          <w:p w14:paraId="387C1CE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7.5</w:t>
            </w:r>
          </w:p>
        </w:tc>
        <w:tc>
          <w:tcPr>
            <w:tcW w:w="741" w:type="dxa"/>
            <w:tcBorders>
              <w:top w:val="nil"/>
              <w:left w:val="nil"/>
              <w:bottom w:val="nil"/>
              <w:right w:val="nil"/>
            </w:tcBorders>
            <w:shd w:val="clear" w:color="auto" w:fill="auto"/>
            <w:noWrap/>
            <w:vAlign w:val="bottom"/>
            <w:hideMark/>
          </w:tcPr>
          <w:p w14:paraId="0C6DAEA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7.2</w:t>
            </w:r>
          </w:p>
        </w:tc>
        <w:tc>
          <w:tcPr>
            <w:tcW w:w="741" w:type="dxa"/>
            <w:tcBorders>
              <w:top w:val="nil"/>
              <w:left w:val="nil"/>
              <w:bottom w:val="nil"/>
              <w:right w:val="nil"/>
            </w:tcBorders>
            <w:shd w:val="clear" w:color="auto" w:fill="auto"/>
            <w:noWrap/>
            <w:vAlign w:val="bottom"/>
            <w:hideMark/>
          </w:tcPr>
          <w:p w14:paraId="66D0E86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5.2</w:t>
            </w:r>
          </w:p>
        </w:tc>
        <w:tc>
          <w:tcPr>
            <w:tcW w:w="741" w:type="dxa"/>
            <w:tcBorders>
              <w:top w:val="nil"/>
              <w:left w:val="nil"/>
              <w:bottom w:val="nil"/>
              <w:right w:val="nil"/>
            </w:tcBorders>
            <w:shd w:val="clear" w:color="auto" w:fill="auto"/>
            <w:noWrap/>
            <w:vAlign w:val="bottom"/>
            <w:hideMark/>
          </w:tcPr>
          <w:p w14:paraId="77705456"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6.0</w:t>
            </w:r>
          </w:p>
        </w:tc>
        <w:tc>
          <w:tcPr>
            <w:tcW w:w="741" w:type="dxa"/>
            <w:tcBorders>
              <w:top w:val="nil"/>
              <w:left w:val="nil"/>
              <w:bottom w:val="nil"/>
              <w:right w:val="nil"/>
            </w:tcBorders>
            <w:shd w:val="clear" w:color="auto" w:fill="auto"/>
            <w:noWrap/>
            <w:vAlign w:val="bottom"/>
            <w:hideMark/>
          </w:tcPr>
          <w:p w14:paraId="2B606BC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7.5</w:t>
            </w:r>
          </w:p>
        </w:tc>
        <w:tc>
          <w:tcPr>
            <w:tcW w:w="741" w:type="dxa"/>
            <w:tcBorders>
              <w:top w:val="nil"/>
              <w:left w:val="nil"/>
              <w:bottom w:val="nil"/>
              <w:right w:val="nil"/>
            </w:tcBorders>
            <w:shd w:val="clear" w:color="auto" w:fill="auto"/>
            <w:noWrap/>
            <w:vAlign w:val="bottom"/>
            <w:hideMark/>
          </w:tcPr>
          <w:p w14:paraId="2D140AA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2.6</w:t>
            </w:r>
          </w:p>
        </w:tc>
        <w:tc>
          <w:tcPr>
            <w:tcW w:w="741" w:type="dxa"/>
            <w:tcBorders>
              <w:top w:val="nil"/>
              <w:left w:val="nil"/>
              <w:bottom w:val="nil"/>
              <w:right w:val="nil"/>
            </w:tcBorders>
            <w:shd w:val="clear" w:color="auto" w:fill="auto"/>
            <w:noWrap/>
            <w:vAlign w:val="bottom"/>
            <w:hideMark/>
          </w:tcPr>
          <w:p w14:paraId="74E9CCE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w:t>
            </w:r>
          </w:p>
        </w:tc>
        <w:tc>
          <w:tcPr>
            <w:tcW w:w="741" w:type="dxa"/>
            <w:tcBorders>
              <w:top w:val="nil"/>
              <w:left w:val="nil"/>
              <w:bottom w:val="nil"/>
              <w:right w:val="nil"/>
            </w:tcBorders>
            <w:shd w:val="clear" w:color="auto" w:fill="auto"/>
            <w:noWrap/>
            <w:vAlign w:val="bottom"/>
            <w:hideMark/>
          </w:tcPr>
          <w:p w14:paraId="4866E67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-14.9</w:t>
            </w:r>
          </w:p>
        </w:tc>
        <w:tc>
          <w:tcPr>
            <w:tcW w:w="741" w:type="dxa"/>
            <w:tcBorders>
              <w:top w:val="nil"/>
              <w:left w:val="nil"/>
              <w:bottom w:val="nil"/>
              <w:right w:val="nil"/>
            </w:tcBorders>
            <w:shd w:val="clear" w:color="auto" w:fill="auto"/>
            <w:noWrap/>
            <w:vAlign w:val="bottom"/>
            <w:hideMark/>
          </w:tcPr>
          <w:p w14:paraId="2EA4BC7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-14.7</w:t>
            </w:r>
          </w:p>
        </w:tc>
        <w:tc>
          <w:tcPr>
            <w:tcW w:w="741" w:type="dxa"/>
            <w:tcBorders>
              <w:top w:val="nil"/>
              <w:left w:val="nil"/>
              <w:bottom w:val="nil"/>
              <w:right w:val="nil"/>
            </w:tcBorders>
            <w:shd w:val="clear" w:color="auto" w:fill="auto"/>
            <w:noWrap/>
            <w:vAlign w:val="bottom"/>
            <w:hideMark/>
          </w:tcPr>
          <w:p w14:paraId="00DE515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-12.9</w:t>
            </w:r>
          </w:p>
        </w:tc>
        <w:tc>
          <w:tcPr>
            <w:tcW w:w="741" w:type="dxa"/>
            <w:tcBorders>
              <w:top w:val="nil"/>
              <w:left w:val="nil"/>
              <w:bottom w:val="nil"/>
              <w:right w:val="nil"/>
            </w:tcBorders>
            <w:shd w:val="clear" w:color="auto" w:fill="auto"/>
            <w:noWrap/>
            <w:vAlign w:val="bottom"/>
            <w:hideMark/>
          </w:tcPr>
          <w:p w14:paraId="6BE3F82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-13.8</w:t>
            </w:r>
          </w:p>
        </w:tc>
        <w:tc>
          <w:tcPr>
            <w:tcW w:w="741" w:type="dxa"/>
            <w:tcBorders>
              <w:top w:val="nil"/>
              <w:left w:val="nil"/>
              <w:bottom w:val="nil"/>
              <w:right w:val="nil"/>
            </w:tcBorders>
            <w:shd w:val="clear" w:color="auto" w:fill="auto"/>
            <w:noWrap/>
            <w:vAlign w:val="bottom"/>
            <w:hideMark/>
          </w:tcPr>
          <w:p w14:paraId="23B315A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-14.7</w:t>
            </w:r>
          </w:p>
        </w:tc>
        <w:tc>
          <w:tcPr>
            <w:tcW w:w="847" w:type="dxa"/>
            <w:tcBorders>
              <w:top w:val="nil"/>
              <w:left w:val="nil"/>
              <w:bottom w:val="nil"/>
              <w:right w:val="single" w:sz="4" w:space="0" w:color="auto"/>
            </w:tcBorders>
            <w:shd w:val="clear" w:color="auto" w:fill="auto"/>
            <w:noWrap/>
            <w:vAlign w:val="bottom"/>
            <w:hideMark/>
          </w:tcPr>
          <w:p w14:paraId="2852A33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-15.0</w:t>
            </w:r>
          </w:p>
        </w:tc>
      </w:tr>
      <w:tr w:rsidR="004D3F6D" w:rsidRPr="00A47837" w14:paraId="79526AA4" w14:textId="77777777" w:rsidTr="004D3F6D">
        <w:trPr>
          <w:trHeight w:val="281"/>
        </w:trPr>
        <w:tc>
          <w:tcPr>
            <w:tcW w:w="418" w:type="dxa"/>
            <w:tcBorders>
              <w:top w:val="nil"/>
              <w:left w:val="single" w:sz="4" w:space="0" w:color="auto"/>
              <w:bottom w:val="nil"/>
              <w:right w:val="single" w:sz="4" w:space="0" w:color="auto"/>
            </w:tcBorders>
            <w:shd w:val="clear" w:color="auto" w:fill="auto"/>
            <w:noWrap/>
            <w:vAlign w:val="bottom"/>
            <w:hideMark/>
          </w:tcPr>
          <w:p w14:paraId="69FD58BE"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B</w:t>
            </w:r>
            <w:r w:rsidRPr="00A47837">
              <w:rPr>
                <w:rFonts w:eastAsia="Times New Roman" w:cs="Times New Roman"/>
                <w:i/>
                <w:iCs/>
                <w:color w:val="000000"/>
                <w:sz w:val="20"/>
                <w:szCs w:val="20"/>
                <w:vertAlign w:val="subscript"/>
              </w:rPr>
              <w:t>x</w:t>
            </w:r>
          </w:p>
        </w:tc>
        <w:tc>
          <w:tcPr>
            <w:tcW w:w="741" w:type="dxa"/>
            <w:tcBorders>
              <w:top w:val="nil"/>
              <w:left w:val="nil"/>
              <w:bottom w:val="nil"/>
              <w:right w:val="nil"/>
            </w:tcBorders>
            <w:shd w:val="clear" w:color="auto" w:fill="auto"/>
            <w:noWrap/>
            <w:vAlign w:val="bottom"/>
            <w:hideMark/>
          </w:tcPr>
          <w:p w14:paraId="37424E6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-0.4</w:t>
            </w:r>
          </w:p>
        </w:tc>
        <w:tc>
          <w:tcPr>
            <w:tcW w:w="741" w:type="dxa"/>
            <w:tcBorders>
              <w:top w:val="nil"/>
              <w:left w:val="nil"/>
              <w:bottom w:val="nil"/>
              <w:right w:val="nil"/>
            </w:tcBorders>
            <w:shd w:val="clear" w:color="auto" w:fill="auto"/>
            <w:noWrap/>
            <w:vAlign w:val="bottom"/>
            <w:hideMark/>
          </w:tcPr>
          <w:p w14:paraId="05C5EBE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-2.0</w:t>
            </w:r>
          </w:p>
        </w:tc>
        <w:tc>
          <w:tcPr>
            <w:tcW w:w="741" w:type="dxa"/>
            <w:tcBorders>
              <w:top w:val="nil"/>
              <w:left w:val="nil"/>
              <w:bottom w:val="nil"/>
              <w:right w:val="nil"/>
            </w:tcBorders>
            <w:shd w:val="clear" w:color="auto" w:fill="auto"/>
            <w:noWrap/>
            <w:vAlign w:val="bottom"/>
            <w:hideMark/>
          </w:tcPr>
          <w:p w14:paraId="14F6EE4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-6.7</w:t>
            </w:r>
          </w:p>
        </w:tc>
        <w:tc>
          <w:tcPr>
            <w:tcW w:w="741" w:type="dxa"/>
            <w:tcBorders>
              <w:top w:val="nil"/>
              <w:left w:val="nil"/>
              <w:bottom w:val="nil"/>
              <w:right w:val="nil"/>
            </w:tcBorders>
            <w:shd w:val="clear" w:color="auto" w:fill="auto"/>
            <w:noWrap/>
            <w:vAlign w:val="bottom"/>
            <w:hideMark/>
          </w:tcPr>
          <w:p w14:paraId="601F137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-7.3</w:t>
            </w:r>
          </w:p>
        </w:tc>
        <w:tc>
          <w:tcPr>
            <w:tcW w:w="741" w:type="dxa"/>
            <w:tcBorders>
              <w:top w:val="nil"/>
              <w:left w:val="nil"/>
              <w:bottom w:val="nil"/>
              <w:right w:val="nil"/>
            </w:tcBorders>
            <w:shd w:val="clear" w:color="auto" w:fill="auto"/>
            <w:noWrap/>
            <w:vAlign w:val="bottom"/>
            <w:hideMark/>
          </w:tcPr>
          <w:p w14:paraId="2339E278"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-9.3</w:t>
            </w:r>
          </w:p>
        </w:tc>
        <w:tc>
          <w:tcPr>
            <w:tcW w:w="741" w:type="dxa"/>
            <w:tcBorders>
              <w:top w:val="nil"/>
              <w:left w:val="nil"/>
              <w:bottom w:val="nil"/>
              <w:right w:val="nil"/>
            </w:tcBorders>
            <w:shd w:val="clear" w:color="auto" w:fill="auto"/>
            <w:noWrap/>
            <w:vAlign w:val="bottom"/>
            <w:hideMark/>
          </w:tcPr>
          <w:p w14:paraId="7EB1D83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-7.3</w:t>
            </w:r>
          </w:p>
        </w:tc>
        <w:tc>
          <w:tcPr>
            <w:tcW w:w="741" w:type="dxa"/>
            <w:tcBorders>
              <w:top w:val="nil"/>
              <w:left w:val="nil"/>
              <w:bottom w:val="nil"/>
              <w:right w:val="nil"/>
            </w:tcBorders>
            <w:shd w:val="clear" w:color="auto" w:fill="auto"/>
            <w:noWrap/>
            <w:vAlign w:val="bottom"/>
            <w:hideMark/>
          </w:tcPr>
          <w:p w14:paraId="07C02F1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2.5</w:t>
            </w:r>
          </w:p>
        </w:tc>
        <w:tc>
          <w:tcPr>
            <w:tcW w:w="741" w:type="dxa"/>
            <w:tcBorders>
              <w:top w:val="nil"/>
              <w:left w:val="nil"/>
              <w:bottom w:val="nil"/>
              <w:right w:val="nil"/>
            </w:tcBorders>
            <w:shd w:val="clear" w:color="auto" w:fill="auto"/>
            <w:noWrap/>
            <w:vAlign w:val="bottom"/>
            <w:hideMark/>
          </w:tcPr>
          <w:p w14:paraId="72DB43E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-9.5</w:t>
            </w:r>
          </w:p>
        </w:tc>
        <w:tc>
          <w:tcPr>
            <w:tcW w:w="741" w:type="dxa"/>
            <w:tcBorders>
              <w:top w:val="nil"/>
              <w:left w:val="nil"/>
              <w:bottom w:val="nil"/>
              <w:right w:val="nil"/>
            </w:tcBorders>
            <w:shd w:val="clear" w:color="auto" w:fill="auto"/>
            <w:noWrap/>
            <w:vAlign w:val="bottom"/>
            <w:hideMark/>
          </w:tcPr>
          <w:p w14:paraId="60C981E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-4.7</w:t>
            </w:r>
          </w:p>
        </w:tc>
        <w:tc>
          <w:tcPr>
            <w:tcW w:w="741" w:type="dxa"/>
            <w:tcBorders>
              <w:top w:val="nil"/>
              <w:left w:val="nil"/>
              <w:bottom w:val="nil"/>
              <w:right w:val="nil"/>
            </w:tcBorders>
            <w:shd w:val="clear" w:color="auto" w:fill="auto"/>
            <w:noWrap/>
            <w:vAlign w:val="bottom"/>
            <w:hideMark/>
          </w:tcPr>
          <w:p w14:paraId="2D89A51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-9.6</w:t>
            </w:r>
          </w:p>
        </w:tc>
        <w:tc>
          <w:tcPr>
            <w:tcW w:w="741" w:type="dxa"/>
            <w:tcBorders>
              <w:top w:val="nil"/>
              <w:left w:val="nil"/>
              <w:bottom w:val="nil"/>
              <w:right w:val="nil"/>
            </w:tcBorders>
            <w:shd w:val="clear" w:color="auto" w:fill="auto"/>
            <w:noWrap/>
            <w:vAlign w:val="bottom"/>
            <w:hideMark/>
          </w:tcPr>
          <w:p w14:paraId="148EDD8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-9.3</w:t>
            </w:r>
          </w:p>
        </w:tc>
        <w:tc>
          <w:tcPr>
            <w:tcW w:w="741" w:type="dxa"/>
            <w:tcBorders>
              <w:top w:val="nil"/>
              <w:left w:val="nil"/>
              <w:bottom w:val="nil"/>
              <w:right w:val="nil"/>
            </w:tcBorders>
            <w:shd w:val="clear" w:color="auto" w:fill="auto"/>
            <w:noWrap/>
            <w:vAlign w:val="bottom"/>
            <w:hideMark/>
          </w:tcPr>
          <w:p w14:paraId="47D4BDF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9.3</w:t>
            </w:r>
          </w:p>
        </w:tc>
        <w:tc>
          <w:tcPr>
            <w:tcW w:w="847" w:type="dxa"/>
            <w:tcBorders>
              <w:top w:val="nil"/>
              <w:left w:val="nil"/>
              <w:bottom w:val="nil"/>
              <w:right w:val="single" w:sz="4" w:space="0" w:color="auto"/>
            </w:tcBorders>
            <w:shd w:val="clear" w:color="auto" w:fill="auto"/>
            <w:noWrap/>
            <w:vAlign w:val="bottom"/>
            <w:hideMark/>
          </w:tcPr>
          <w:p w14:paraId="47894CC1"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-0.3</w:t>
            </w:r>
          </w:p>
        </w:tc>
      </w:tr>
      <w:tr w:rsidR="004D3F6D" w:rsidRPr="00A47837" w14:paraId="7ED71E0D" w14:textId="77777777" w:rsidTr="004D3F6D">
        <w:trPr>
          <w:trHeight w:val="281"/>
        </w:trPr>
        <w:tc>
          <w:tcPr>
            <w:tcW w:w="418" w:type="dxa"/>
            <w:tcBorders>
              <w:top w:val="nil"/>
              <w:left w:val="single" w:sz="4" w:space="0" w:color="auto"/>
              <w:bottom w:val="nil"/>
              <w:right w:val="single" w:sz="4" w:space="0" w:color="auto"/>
            </w:tcBorders>
            <w:shd w:val="clear" w:color="auto" w:fill="auto"/>
            <w:noWrap/>
            <w:vAlign w:val="bottom"/>
            <w:hideMark/>
          </w:tcPr>
          <w:p w14:paraId="69D2104F"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B</w:t>
            </w:r>
            <w:r w:rsidRPr="00A47837">
              <w:rPr>
                <w:rFonts w:eastAsia="Times New Roman" w:cs="Times New Roman"/>
                <w:i/>
                <w:iCs/>
                <w:color w:val="000000"/>
                <w:sz w:val="20"/>
                <w:szCs w:val="20"/>
                <w:vertAlign w:val="subscript"/>
              </w:rPr>
              <w:t>y</w:t>
            </w:r>
          </w:p>
        </w:tc>
        <w:tc>
          <w:tcPr>
            <w:tcW w:w="741" w:type="dxa"/>
            <w:tcBorders>
              <w:top w:val="nil"/>
              <w:left w:val="nil"/>
              <w:bottom w:val="nil"/>
              <w:right w:val="nil"/>
            </w:tcBorders>
            <w:shd w:val="clear" w:color="auto" w:fill="auto"/>
            <w:noWrap/>
            <w:vAlign w:val="bottom"/>
            <w:hideMark/>
          </w:tcPr>
          <w:p w14:paraId="3AC894E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-2.0</w:t>
            </w:r>
          </w:p>
        </w:tc>
        <w:tc>
          <w:tcPr>
            <w:tcW w:w="741" w:type="dxa"/>
            <w:tcBorders>
              <w:top w:val="nil"/>
              <w:left w:val="nil"/>
              <w:bottom w:val="nil"/>
              <w:right w:val="nil"/>
            </w:tcBorders>
            <w:shd w:val="clear" w:color="auto" w:fill="auto"/>
            <w:noWrap/>
            <w:vAlign w:val="bottom"/>
            <w:hideMark/>
          </w:tcPr>
          <w:p w14:paraId="3C05DCA1"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-3.9</w:t>
            </w:r>
          </w:p>
        </w:tc>
        <w:tc>
          <w:tcPr>
            <w:tcW w:w="741" w:type="dxa"/>
            <w:tcBorders>
              <w:top w:val="nil"/>
              <w:left w:val="nil"/>
              <w:bottom w:val="nil"/>
              <w:right w:val="nil"/>
            </w:tcBorders>
            <w:shd w:val="clear" w:color="auto" w:fill="auto"/>
            <w:noWrap/>
            <w:vAlign w:val="bottom"/>
            <w:hideMark/>
          </w:tcPr>
          <w:p w14:paraId="47EDDD7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-8.0</w:t>
            </w:r>
          </w:p>
        </w:tc>
        <w:tc>
          <w:tcPr>
            <w:tcW w:w="741" w:type="dxa"/>
            <w:tcBorders>
              <w:top w:val="nil"/>
              <w:left w:val="nil"/>
              <w:bottom w:val="nil"/>
              <w:right w:val="nil"/>
            </w:tcBorders>
            <w:shd w:val="clear" w:color="auto" w:fill="auto"/>
            <w:noWrap/>
            <w:vAlign w:val="bottom"/>
            <w:hideMark/>
          </w:tcPr>
          <w:p w14:paraId="0B56C574"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5.2</w:t>
            </w:r>
          </w:p>
        </w:tc>
        <w:tc>
          <w:tcPr>
            <w:tcW w:w="741" w:type="dxa"/>
            <w:tcBorders>
              <w:top w:val="nil"/>
              <w:left w:val="nil"/>
              <w:bottom w:val="nil"/>
              <w:right w:val="nil"/>
            </w:tcBorders>
            <w:shd w:val="clear" w:color="auto" w:fill="auto"/>
            <w:noWrap/>
            <w:vAlign w:val="bottom"/>
            <w:hideMark/>
          </w:tcPr>
          <w:p w14:paraId="1AE199B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-6.1</w:t>
            </w:r>
          </w:p>
        </w:tc>
        <w:tc>
          <w:tcPr>
            <w:tcW w:w="741" w:type="dxa"/>
            <w:tcBorders>
              <w:top w:val="nil"/>
              <w:left w:val="nil"/>
              <w:bottom w:val="nil"/>
              <w:right w:val="nil"/>
            </w:tcBorders>
            <w:shd w:val="clear" w:color="auto" w:fill="auto"/>
            <w:noWrap/>
            <w:vAlign w:val="bottom"/>
            <w:hideMark/>
          </w:tcPr>
          <w:p w14:paraId="5BD3635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-1.8</w:t>
            </w:r>
          </w:p>
        </w:tc>
        <w:tc>
          <w:tcPr>
            <w:tcW w:w="741" w:type="dxa"/>
            <w:tcBorders>
              <w:top w:val="nil"/>
              <w:left w:val="nil"/>
              <w:bottom w:val="nil"/>
              <w:right w:val="nil"/>
            </w:tcBorders>
            <w:shd w:val="clear" w:color="auto" w:fill="auto"/>
            <w:noWrap/>
            <w:vAlign w:val="bottom"/>
            <w:hideMark/>
          </w:tcPr>
          <w:p w14:paraId="5795DFBC"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-9.8</w:t>
            </w:r>
          </w:p>
        </w:tc>
        <w:tc>
          <w:tcPr>
            <w:tcW w:w="741" w:type="dxa"/>
            <w:tcBorders>
              <w:top w:val="nil"/>
              <w:left w:val="nil"/>
              <w:bottom w:val="nil"/>
              <w:right w:val="nil"/>
            </w:tcBorders>
            <w:shd w:val="clear" w:color="auto" w:fill="auto"/>
            <w:noWrap/>
            <w:vAlign w:val="bottom"/>
            <w:hideMark/>
          </w:tcPr>
          <w:p w14:paraId="2BB509D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-7.9</w:t>
            </w:r>
          </w:p>
        </w:tc>
        <w:tc>
          <w:tcPr>
            <w:tcW w:w="741" w:type="dxa"/>
            <w:tcBorders>
              <w:top w:val="nil"/>
              <w:left w:val="nil"/>
              <w:bottom w:val="nil"/>
              <w:right w:val="nil"/>
            </w:tcBorders>
            <w:shd w:val="clear" w:color="auto" w:fill="auto"/>
            <w:noWrap/>
            <w:vAlign w:val="bottom"/>
            <w:hideMark/>
          </w:tcPr>
          <w:p w14:paraId="5B463439"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-6.3</w:t>
            </w:r>
          </w:p>
        </w:tc>
        <w:tc>
          <w:tcPr>
            <w:tcW w:w="741" w:type="dxa"/>
            <w:tcBorders>
              <w:top w:val="nil"/>
              <w:left w:val="nil"/>
              <w:bottom w:val="nil"/>
              <w:right w:val="nil"/>
            </w:tcBorders>
            <w:shd w:val="clear" w:color="auto" w:fill="auto"/>
            <w:noWrap/>
            <w:vAlign w:val="bottom"/>
            <w:hideMark/>
          </w:tcPr>
          <w:p w14:paraId="2F4E495F"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4.0</w:t>
            </w:r>
          </w:p>
        </w:tc>
        <w:tc>
          <w:tcPr>
            <w:tcW w:w="741" w:type="dxa"/>
            <w:tcBorders>
              <w:top w:val="nil"/>
              <w:left w:val="nil"/>
              <w:bottom w:val="nil"/>
              <w:right w:val="nil"/>
            </w:tcBorders>
            <w:shd w:val="clear" w:color="auto" w:fill="auto"/>
            <w:noWrap/>
            <w:vAlign w:val="bottom"/>
            <w:hideMark/>
          </w:tcPr>
          <w:p w14:paraId="6961931B"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-2.4</w:t>
            </w:r>
          </w:p>
        </w:tc>
        <w:tc>
          <w:tcPr>
            <w:tcW w:w="741" w:type="dxa"/>
            <w:tcBorders>
              <w:top w:val="nil"/>
              <w:left w:val="nil"/>
              <w:bottom w:val="nil"/>
              <w:right w:val="nil"/>
            </w:tcBorders>
            <w:shd w:val="clear" w:color="auto" w:fill="auto"/>
            <w:noWrap/>
            <w:vAlign w:val="bottom"/>
            <w:hideMark/>
          </w:tcPr>
          <w:p w14:paraId="5F556B97"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-3.2</w:t>
            </w:r>
          </w:p>
        </w:tc>
        <w:tc>
          <w:tcPr>
            <w:tcW w:w="847" w:type="dxa"/>
            <w:tcBorders>
              <w:top w:val="nil"/>
              <w:left w:val="nil"/>
              <w:bottom w:val="nil"/>
              <w:right w:val="single" w:sz="4" w:space="0" w:color="auto"/>
            </w:tcBorders>
            <w:shd w:val="clear" w:color="auto" w:fill="auto"/>
            <w:noWrap/>
            <w:vAlign w:val="bottom"/>
            <w:hideMark/>
          </w:tcPr>
          <w:p w14:paraId="6B0D789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-4.8</w:t>
            </w:r>
          </w:p>
        </w:tc>
      </w:tr>
      <w:tr w:rsidR="004D3F6D" w:rsidRPr="00A47837" w14:paraId="59E9FFD9" w14:textId="77777777" w:rsidTr="004D3F6D">
        <w:trPr>
          <w:trHeight w:val="281"/>
        </w:trPr>
        <w:tc>
          <w:tcPr>
            <w:tcW w:w="418" w:type="dxa"/>
            <w:tcBorders>
              <w:top w:val="nil"/>
              <w:left w:val="single" w:sz="4" w:space="0" w:color="auto"/>
              <w:bottom w:val="single" w:sz="4" w:space="0" w:color="auto"/>
              <w:right w:val="single" w:sz="4" w:space="0" w:color="auto"/>
            </w:tcBorders>
            <w:shd w:val="clear" w:color="auto" w:fill="auto"/>
            <w:noWrap/>
            <w:vAlign w:val="bottom"/>
            <w:hideMark/>
          </w:tcPr>
          <w:p w14:paraId="1DA8CEBD" w14:textId="77777777" w:rsidR="00F47E1F" w:rsidRPr="00A47837" w:rsidRDefault="00F47E1F" w:rsidP="004812F1">
            <w:pPr>
              <w:spacing w:before="0" w:after="0"/>
              <w:rPr>
                <w:rFonts w:eastAsia="Times New Roman" w:cs="Times New Roman"/>
                <w:i/>
                <w:iCs/>
                <w:color w:val="000000"/>
                <w:sz w:val="20"/>
                <w:szCs w:val="20"/>
              </w:rPr>
            </w:pPr>
            <w:r w:rsidRPr="00A47837">
              <w:rPr>
                <w:rFonts w:eastAsia="Times New Roman" w:cs="Times New Roman"/>
                <w:i/>
                <w:iCs/>
                <w:color w:val="000000"/>
                <w:sz w:val="20"/>
                <w:szCs w:val="20"/>
              </w:rPr>
              <w:t>I</w:t>
            </w:r>
          </w:p>
        </w:tc>
        <w:tc>
          <w:tcPr>
            <w:tcW w:w="741" w:type="dxa"/>
            <w:tcBorders>
              <w:top w:val="nil"/>
              <w:left w:val="nil"/>
              <w:bottom w:val="single" w:sz="4" w:space="0" w:color="auto"/>
              <w:right w:val="nil"/>
            </w:tcBorders>
            <w:shd w:val="clear" w:color="auto" w:fill="auto"/>
            <w:noWrap/>
            <w:vAlign w:val="bottom"/>
            <w:hideMark/>
          </w:tcPr>
          <w:p w14:paraId="700FDF6E"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10.0</w:t>
            </w:r>
          </w:p>
        </w:tc>
        <w:tc>
          <w:tcPr>
            <w:tcW w:w="741" w:type="dxa"/>
            <w:tcBorders>
              <w:top w:val="nil"/>
              <w:left w:val="nil"/>
              <w:bottom w:val="single" w:sz="4" w:space="0" w:color="auto"/>
              <w:right w:val="nil"/>
            </w:tcBorders>
            <w:shd w:val="clear" w:color="auto" w:fill="auto"/>
            <w:noWrap/>
            <w:vAlign w:val="bottom"/>
            <w:hideMark/>
          </w:tcPr>
          <w:p w14:paraId="2BFB76B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10.9</w:t>
            </w:r>
          </w:p>
        </w:tc>
        <w:tc>
          <w:tcPr>
            <w:tcW w:w="741" w:type="dxa"/>
            <w:tcBorders>
              <w:top w:val="nil"/>
              <w:left w:val="nil"/>
              <w:bottom w:val="single" w:sz="4" w:space="0" w:color="auto"/>
              <w:right w:val="nil"/>
            </w:tcBorders>
            <w:shd w:val="clear" w:color="auto" w:fill="auto"/>
            <w:noWrap/>
            <w:vAlign w:val="bottom"/>
            <w:hideMark/>
          </w:tcPr>
          <w:p w14:paraId="69056EB1"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10.8</w:t>
            </w:r>
          </w:p>
        </w:tc>
        <w:tc>
          <w:tcPr>
            <w:tcW w:w="741" w:type="dxa"/>
            <w:tcBorders>
              <w:top w:val="nil"/>
              <w:left w:val="nil"/>
              <w:bottom w:val="single" w:sz="4" w:space="0" w:color="auto"/>
              <w:right w:val="nil"/>
            </w:tcBorders>
            <w:shd w:val="clear" w:color="auto" w:fill="auto"/>
            <w:noWrap/>
            <w:vAlign w:val="bottom"/>
            <w:hideMark/>
          </w:tcPr>
          <w:p w14:paraId="107468F3"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11.0</w:t>
            </w:r>
          </w:p>
        </w:tc>
        <w:tc>
          <w:tcPr>
            <w:tcW w:w="741" w:type="dxa"/>
            <w:tcBorders>
              <w:top w:val="nil"/>
              <w:left w:val="nil"/>
              <w:bottom w:val="single" w:sz="4" w:space="0" w:color="auto"/>
              <w:right w:val="nil"/>
            </w:tcBorders>
            <w:shd w:val="clear" w:color="auto" w:fill="auto"/>
            <w:noWrap/>
            <w:vAlign w:val="bottom"/>
            <w:hideMark/>
          </w:tcPr>
          <w:p w14:paraId="5CEAF44A"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10.8</w:t>
            </w:r>
          </w:p>
        </w:tc>
        <w:tc>
          <w:tcPr>
            <w:tcW w:w="741" w:type="dxa"/>
            <w:tcBorders>
              <w:top w:val="nil"/>
              <w:left w:val="nil"/>
              <w:bottom w:val="single" w:sz="4" w:space="0" w:color="auto"/>
              <w:right w:val="nil"/>
            </w:tcBorders>
            <w:shd w:val="clear" w:color="auto" w:fill="auto"/>
            <w:noWrap/>
            <w:vAlign w:val="bottom"/>
            <w:hideMark/>
          </w:tcPr>
          <w:p w14:paraId="3CAA95B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11.0</w:t>
            </w:r>
          </w:p>
        </w:tc>
        <w:tc>
          <w:tcPr>
            <w:tcW w:w="741" w:type="dxa"/>
            <w:tcBorders>
              <w:top w:val="nil"/>
              <w:left w:val="nil"/>
              <w:bottom w:val="single" w:sz="4" w:space="0" w:color="auto"/>
              <w:right w:val="nil"/>
            </w:tcBorders>
            <w:shd w:val="clear" w:color="auto" w:fill="auto"/>
            <w:noWrap/>
            <w:vAlign w:val="bottom"/>
            <w:hideMark/>
          </w:tcPr>
          <w:p w14:paraId="773DAD32"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11.0</w:t>
            </w:r>
          </w:p>
        </w:tc>
        <w:tc>
          <w:tcPr>
            <w:tcW w:w="741" w:type="dxa"/>
            <w:tcBorders>
              <w:top w:val="nil"/>
              <w:left w:val="nil"/>
              <w:bottom w:val="single" w:sz="4" w:space="0" w:color="auto"/>
              <w:right w:val="nil"/>
            </w:tcBorders>
            <w:shd w:val="clear" w:color="auto" w:fill="auto"/>
            <w:noWrap/>
            <w:vAlign w:val="bottom"/>
            <w:hideMark/>
          </w:tcPr>
          <w:p w14:paraId="142A47B6"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10.0</w:t>
            </w:r>
          </w:p>
        </w:tc>
        <w:tc>
          <w:tcPr>
            <w:tcW w:w="741" w:type="dxa"/>
            <w:tcBorders>
              <w:top w:val="nil"/>
              <w:left w:val="nil"/>
              <w:bottom w:val="single" w:sz="4" w:space="0" w:color="auto"/>
              <w:right w:val="nil"/>
            </w:tcBorders>
            <w:shd w:val="clear" w:color="auto" w:fill="auto"/>
            <w:noWrap/>
            <w:vAlign w:val="bottom"/>
            <w:hideMark/>
          </w:tcPr>
          <w:p w14:paraId="350DBE00"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9.5</w:t>
            </w:r>
          </w:p>
        </w:tc>
        <w:tc>
          <w:tcPr>
            <w:tcW w:w="741" w:type="dxa"/>
            <w:tcBorders>
              <w:top w:val="nil"/>
              <w:left w:val="nil"/>
              <w:bottom w:val="single" w:sz="4" w:space="0" w:color="auto"/>
              <w:right w:val="nil"/>
            </w:tcBorders>
            <w:shd w:val="clear" w:color="auto" w:fill="auto"/>
            <w:noWrap/>
            <w:vAlign w:val="bottom"/>
            <w:hideMark/>
          </w:tcPr>
          <w:p w14:paraId="6B3ED845"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10.5</w:t>
            </w:r>
          </w:p>
        </w:tc>
        <w:tc>
          <w:tcPr>
            <w:tcW w:w="741" w:type="dxa"/>
            <w:tcBorders>
              <w:top w:val="nil"/>
              <w:left w:val="nil"/>
              <w:bottom w:val="single" w:sz="4" w:space="0" w:color="auto"/>
              <w:right w:val="nil"/>
            </w:tcBorders>
            <w:shd w:val="clear" w:color="auto" w:fill="auto"/>
            <w:noWrap/>
            <w:vAlign w:val="bottom"/>
            <w:hideMark/>
          </w:tcPr>
          <w:p w14:paraId="64FBB9D6"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9.5</w:t>
            </w:r>
          </w:p>
        </w:tc>
        <w:tc>
          <w:tcPr>
            <w:tcW w:w="741" w:type="dxa"/>
            <w:tcBorders>
              <w:top w:val="nil"/>
              <w:left w:val="nil"/>
              <w:bottom w:val="single" w:sz="4" w:space="0" w:color="auto"/>
              <w:right w:val="nil"/>
            </w:tcBorders>
            <w:shd w:val="clear" w:color="auto" w:fill="auto"/>
            <w:noWrap/>
            <w:vAlign w:val="bottom"/>
            <w:hideMark/>
          </w:tcPr>
          <w:p w14:paraId="281540CD" w14:textId="77777777" w:rsidR="00F47E1F" w:rsidRPr="00A47837" w:rsidRDefault="00F47E1F" w:rsidP="004812F1">
            <w:pPr>
              <w:spacing w:before="0" w:after="0"/>
              <w:jc w:val="right"/>
              <w:rPr>
                <w:rFonts w:eastAsia="Times New Roman" w:cs="Times New Roman"/>
                <w:color w:val="000000"/>
                <w:sz w:val="20"/>
                <w:szCs w:val="20"/>
              </w:rPr>
            </w:pPr>
            <w:r w:rsidRPr="00A47837">
              <w:rPr>
                <w:rFonts w:eastAsia="Times New Roman" w:cs="Times New Roman"/>
                <w:color w:val="000000"/>
                <w:sz w:val="20"/>
                <w:szCs w:val="20"/>
              </w:rPr>
              <w:t>10.5</w:t>
            </w:r>
          </w:p>
        </w:tc>
        <w:tc>
          <w:tcPr>
            <w:tcW w:w="847" w:type="dxa"/>
            <w:tcBorders>
              <w:top w:val="nil"/>
              <w:left w:val="nil"/>
              <w:bottom w:val="single" w:sz="4" w:space="0" w:color="auto"/>
              <w:right w:val="single" w:sz="4" w:space="0" w:color="auto"/>
            </w:tcBorders>
            <w:shd w:val="clear" w:color="auto" w:fill="auto"/>
            <w:noWrap/>
            <w:vAlign w:val="bottom"/>
            <w:hideMark/>
          </w:tcPr>
          <w:p w14:paraId="5263CE31" w14:textId="77777777" w:rsidR="00F47E1F" w:rsidRPr="00A47837" w:rsidRDefault="00F47E1F" w:rsidP="00F2054D">
            <w:pPr>
              <w:keepNext/>
              <w:spacing w:before="0" w:after="0"/>
              <w:jc w:val="right"/>
              <w:rPr>
                <w:rFonts w:eastAsia="Times New Roman" w:cs="Times New Roman"/>
                <w:color w:val="000000"/>
                <w:sz w:val="20"/>
                <w:szCs w:val="20"/>
              </w:rPr>
            </w:pPr>
            <w:r w:rsidRPr="00A47837">
              <w:rPr>
                <w:rFonts w:eastAsia="Times New Roman" w:cs="Times New Roman"/>
                <w:color w:val="000000"/>
                <w:sz w:val="20"/>
                <w:szCs w:val="20"/>
              </w:rPr>
              <w:t>10.9</w:t>
            </w:r>
          </w:p>
        </w:tc>
      </w:tr>
    </w:tbl>
    <w:p w14:paraId="629CC443" w14:textId="39107046" w:rsidR="00F2054D" w:rsidRPr="00F2054D" w:rsidRDefault="00F2054D">
      <w:pPr>
        <w:pStyle w:val="Caption"/>
        <w:rPr>
          <w:b w:val="0"/>
          <w:bCs w:val="0"/>
          <w:sz w:val="20"/>
          <w:szCs w:val="20"/>
        </w:rPr>
      </w:pPr>
      <w:bookmarkStart w:id="903" w:name="_Ref155550737"/>
      <w:bookmarkStart w:id="904" w:name="_Toc155551148"/>
      <w:bookmarkStart w:id="905" w:name="_Ref153390431"/>
      <w:bookmarkStart w:id="906" w:name="_Ref153390425"/>
      <w:r w:rsidRPr="00F2054D">
        <w:rPr>
          <w:b w:val="0"/>
          <w:bCs w:val="0"/>
          <w:sz w:val="20"/>
          <w:szCs w:val="20"/>
        </w:rPr>
        <w:t xml:space="preserve">Table </w:t>
      </w:r>
      <w:r w:rsidRPr="00F2054D">
        <w:rPr>
          <w:b w:val="0"/>
          <w:bCs w:val="0"/>
          <w:sz w:val="20"/>
          <w:szCs w:val="20"/>
        </w:rPr>
        <w:fldChar w:fldCharType="begin"/>
      </w:r>
      <w:r w:rsidRPr="00F2054D">
        <w:rPr>
          <w:b w:val="0"/>
          <w:bCs w:val="0"/>
          <w:sz w:val="20"/>
          <w:szCs w:val="20"/>
        </w:rPr>
        <w:instrText xml:space="preserve"> SEQ Table \* ARABIC </w:instrText>
      </w:r>
      <w:r w:rsidRPr="00F2054D">
        <w:rPr>
          <w:b w:val="0"/>
          <w:bCs w:val="0"/>
          <w:sz w:val="20"/>
          <w:szCs w:val="20"/>
        </w:rPr>
        <w:fldChar w:fldCharType="separate"/>
      </w:r>
      <w:r w:rsidR="00542E67">
        <w:rPr>
          <w:b w:val="0"/>
          <w:bCs w:val="0"/>
          <w:noProof/>
          <w:sz w:val="20"/>
          <w:szCs w:val="20"/>
        </w:rPr>
        <w:t>2</w:t>
      </w:r>
      <w:r w:rsidRPr="00F2054D">
        <w:rPr>
          <w:b w:val="0"/>
          <w:bCs w:val="0"/>
          <w:sz w:val="20"/>
          <w:szCs w:val="20"/>
        </w:rPr>
        <w:fldChar w:fldCharType="end"/>
      </w:r>
      <w:bookmarkEnd w:id="903"/>
      <w:r w:rsidRPr="00CF7B10">
        <w:rPr>
          <w:b w:val="0"/>
          <w:bCs w:val="0"/>
          <w:sz w:val="20"/>
          <w:szCs w:val="20"/>
        </w:rPr>
        <w:t xml:space="preserve">: </w:t>
      </w:r>
      <w:r w:rsidR="00192A78">
        <w:rPr>
          <w:b w:val="0"/>
          <w:bCs w:val="0"/>
          <w:sz w:val="20"/>
          <w:szCs w:val="20"/>
        </w:rPr>
        <w:t>The best-fit</w:t>
      </w:r>
      <w:r w:rsidRPr="00CF7B10">
        <w:rPr>
          <w:b w:val="0"/>
          <w:bCs w:val="0"/>
          <w:sz w:val="20"/>
          <w:szCs w:val="20"/>
        </w:rPr>
        <w:t xml:space="preserve"> </w:t>
      </w:r>
      <w:r>
        <w:rPr>
          <w:b w:val="0"/>
          <w:bCs w:val="0"/>
          <w:sz w:val="20"/>
          <w:szCs w:val="20"/>
        </w:rPr>
        <w:t xml:space="preserve">Ising </w:t>
      </w:r>
      <w:r w:rsidRPr="00CF7B10">
        <w:rPr>
          <w:b w:val="0"/>
          <w:bCs w:val="0"/>
          <w:sz w:val="20"/>
          <w:szCs w:val="20"/>
        </w:rPr>
        <w:t xml:space="preserve">parameters </w:t>
      </w:r>
      <w:r w:rsidR="00BC1A6F">
        <w:rPr>
          <w:b w:val="0"/>
          <w:bCs w:val="0"/>
          <w:sz w:val="20"/>
          <w:szCs w:val="20"/>
        </w:rPr>
        <w:t>for the</w:t>
      </w:r>
      <w:r w:rsidRPr="00CF7B10">
        <w:rPr>
          <w:b w:val="0"/>
          <w:bCs w:val="0"/>
          <w:sz w:val="20"/>
          <w:szCs w:val="20"/>
        </w:rPr>
        <w:t xml:space="preserve"> 2023 sea ice evolution.</w:t>
      </w:r>
      <w:bookmarkEnd w:id="904"/>
    </w:p>
    <w:bookmarkEnd w:id="905"/>
    <w:bookmarkEnd w:id="906"/>
    <w:p w14:paraId="5E0AE787" w14:textId="77777777" w:rsidR="000856C4" w:rsidRDefault="000856C4" w:rsidP="0040504D">
      <w:pPr>
        <w:jc w:val="both"/>
        <w:rPr>
          <w:szCs w:val="24"/>
        </w:rPr>
      </w:pPr>
    </w:p>
    <w:p w14:paraId="75CCB41B" w14:textId="77777777" w:rsidR="00F2054D" w:rsidRDefault="00B51389" w:rsidP="00F2054D">
      <w:pPr>
        <w:keepNext/>
        <w:jc w:val="center"/>
      </w:pPr>
      <w:r>
        <w:rPr>
          <w:noProof/>
        </w:rPr>
        <w:lastRenderedPageBreak/>
        <w:drawing>
          <wp:inline distT="0" distB="0" distL="0" distR="0" wp14:anchorId="7AC0B2E6" wp14:editId="13F6FF3E">
            <wp:extent cx="4769019" cy="3021496"/>
            <wp:effectExtent l="0" t="0" r="0" b="7620"/>
            <wp:docPr id="185353638" name="Picture 7" descr="A collage of clouds&#10;&#10;Description automatically generated">
              <a:extLst xmlns:a="http://schemas.openxmlformats.org/drawingml/2006/main">
                <a:ext uri="{FF2B5EF4-FFF2-40B4-BE49-F238E27FC236}">
                  <a16:creationId xmlns:a16="http://schemas.microsoft.com/office/drawing/2014/main" id="{50AF947C-BAAF-4440-90DD-9B59B9B5B8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3638" name="Picture 7" descr="A collage of clouds&#10;&#10;Description automatically generated">
                      <a:extLst>
                        <a:ext uri="{FF2B5EF4-FFF2-40B4-BE49-F238E27FC236}">
                          <a16:creationId xmlns:a16="http://schemas.microsoft.com/office/drawing/2014/main" id="{50AF947C-BAAF-4440-90DD-9B59B9B5B81E}"/>
                        </a:ext>
                      </a:extLst>
                    </pic:cNvPr>
                    <pic:cNvPicPr>
                      <a:picLocks noChangeAspect="1"/>
                    </pic:cNvPicPr>
                  </pic:nvPicPr>
                  <pic:blipFill>
                    <a:blip r:embed="rId25"/>
                    <a:stretch>
                      <a:fillRect/>
                    </a:stretch>
                  </pic:blipFill>
                  <pic:spPr>
                    <a:xfrm>
                      <a:off x="0" y="0"/>
                      <a:ext cx="4772610" cy="3023771"/>
                    </a:xfrm>
                    <a:prstGeom prst="rect">
                      <a:avLst/>
                    </a:prstGeom>
                  </pic:spPr>
                </pic:pic>
              </a:graphicData>
            </a:graphic>
          </wp:inline>
        </w:drawing>
      </w:r>
    </w:p>
    <w:p w14:paraId="7AAE93DE" w14:textId="51276B85" w:rsidR="0040504D" w:rsidRPr="00F2054D" w:rsidRDefault="00F2054D" w:rsidP="00F2054D">
      <w:pPr>
        <w:pStyle w:val="Caption"/>
        <w:rPr>
          <w:b w:val="0"/>
          <w:bCs w:val="0"/>
          <w:sz w:val="20"/>
          <w:szCs w:val="20"/>
        </w:rPr>
      </w:pPr>
      <w:bookmarkStart w:id="907" w:name="_Ref155550828"/>
      <w:bookmarkStart w:id="908" w:name="_Toc155551159"/>
      <w:r w:rsidRPr="00F2054D">
        <w:rPr>
          <w:b w:val="0"/>
          <w:bCs w:val="0"/>
          <w:sz w:val="20"/>
          <w:szCs w:val="20"/>
        </w:rPr>
        <w:t xml:space="preserve">Figure </w:t>
      </w:r>
      <w:r w:rsidRPr="00F2054D">
        <w:rPr>
          <w:b w:val="0"/>
          <w:bCs w:val="0"/>
          <w:sz w:val="20"/>
          <w:szCs w:val="20"/>
        </w:rPr>
        <w:fldChar w:fldCharType="begin"/>
      </w:r>
      <w:r w:rsidRPr="00F2054D">
        <w:rPr>
          <w:b w:val="0"/>
          <w:bCs w:val="0"/>
          <w:sz w:val="20"/>
          <w:szCs w:val="20"/>
        </w:rPr>
        <w:instrText xml:space="preserve"> SEQ Figure \* ARABIC </w:instrText>
      </w:r>
      <w:r w:rsidRPr="00F2054D">
        <w:rPr>
          <w:b w:val="0"/>
          <w:bCs w:val="0"/>
          <w:sz w:val="20"/>
          <w:szCs w:val="20"/>
        </w:rPr>
        <w:fldChar w:fldCharType="separate"/>
      </w:r>
      <w:ins w:id="909" w:author="Ying Zhao" w:date="2024-04-08T23:30:00Z">
        <w:r w:rsidR="00542E67">
          <w:rPr>
            <w:b w:val="0"/>
            <w:bCs w:val="0"/>
            <w:noProof/>
            <w:sz w:val="20"/>
            <w:szCs w:val="20"/>
          </w:rPr>
          <w:t>12</w:t>
        </w:r>
      </w:ins>
      <w:del w:id="910" w:author="Ying Zhao" w:date="2024-04-06T20:15:00Z">
        <w:r w:rsidR="00B571FB" w:rsidDel="005B7F48">
          <w:rPr>
            <w:b w:val="0"/>
            <w:bCs w:val="0"/>
            <w:noProof/>
            <w:sz w:val="20"/>
            <w:szCs w:val="20"/>
          </w:rPr>
          <w:delText>11</w:delText>
        </w:r>
      </w:del>
      <w:r w:rsidRPr="00F2054D">
        <w:rPr>
          <w:b w:val="0"/>
          <w:bCs w:val="0"/>
          <w:sz w:val="20"/>
          <w:szCs w:val="20"/>
        </w:rPr>
        <w:fldChar w:fldCharType="end"/>
      </w:r>
      <w:bookmarkEnd w:id="907"/>
      <w:r w:rsidRPr="002C7BA4">
        <w:rPr>
          <w:b w:val="0"/>
          <w:bCs w:val="0"/>
          <w:sz w:val="20"/>
          <w:szCs w:val="20"/>
        </w:rPr>
        <w:t>: The simulated semi-monthly evolution of sea ice in our focus area arctic sea in 20</w:t>
      </w:r>
      <w:r>
        <w:rPr>
          <w:b w:val="0"/>
          <w:bCs w:val="0"/>
          <w:sz w:val="20"/>
          <w:szCs w:val="20"/>
        </w:rPr>
        <w:t>23</w:t>
      </w:r>
      <w:r w:rsidRPr="002C7BA4">
        <w:rPr>
          <w:b w:val="0"/>
          <w:bCs w:val="0"/>
          <w:sz w:val="20"/>
          <w:szCs w:val="20"/>
        </w:rPr>
        <w:t>. (a) is the actual image on June 16</w:t>
      </w:r>
      <w:r w:rsidR="00DF4968" w:rsidRPr="00DF4968">
        <w:rPr>
          <w:b w:val="0"/>
          <w:bCs w:val="0"/>
          <w:sz w:val="20"/>
          <w:szCs w:val="20"/>
          <w:vertAlign w:val="superscript"/>
        </w:rPr>
        <w:t>th</w:t>
      </w:r>
      <w:r>
        <w:rPr>
          <w:b w:val="0"/>
          <w:bCs w:val="0"/>
          <w:sz w:val="20"/>
          <w:szCs w:val="20"/>
        </w:rPr>
        <w:t xml:space="preserve"> </w:t>
      </w:r>
      <w:r w:rsidRPr="002C7BA4">
        <w:rPr>
          <w:b w:val="0"/>
          <w:bCs w:val="0"/>
          <w:sz w:val="20"/>
          <w:szCs w:val="20"/>
        </w:rPr>
        <w:t xml:space="preserve">as the start state; </w:t>
      </w:r>
      <w:r w:rsidRPr="00676DAB">
        <w:rPr>
          <w:b w:val="0"/>
          <w:bCs w:val="0"/>
          <w:sz w:val="20"/>
          <w:szCs w:val="20"/>
        </w:rPr>
        <w:t>(b)</w:t>
      </w:r>
      <w:r>
        <w:rPr>
          <w:b w:val="0"/>
          <w:bCs w:val="0"/>
          <w:sz w:val="20"/>
          <w:szCs w:val="20"/>
        </w:rPr>
        <w:t xml:space="preserve"> </w:t>
      </w:r>
      <w:r w:rsidRPr="00676DAB">
        <w:rPr>
          <w:b w:val="0"/>
          <w:bCs w:val="0"/>
          <w:sz w:val="20"/>
          <w:szCs w:val="20"/>
        </w:rPr>
        <w:t>-</w:t>
      </w:r>
      <w:r>
        <w:rPr>
          <w:b w:val="0"/>
          <w:bCs w:val="0"/>
          <w:sz w:val="20"/>
          <w:szCs w:val="20"/>
        </w:rPr>
        <w:t xml:space="preserve"> </w:t>
      </w:r>
      <w:r w:rsidRPr="00676DAB">
        <w:rPr>
          <w:b w:val="0"/>
          <w:bCs w:val="0"/>
          <w:sz w:val="20"/>
          <w:szCs w:val="20"/>
        </w:rPr>
        <w:t>(</w:t>
      </w:r>
      <w:r>
        <w:rPr>
          <w:b w:val="0"/>
          <w:bCs w:val="0"/>
          <w:sz w:val="20"/>
          <w:szCs w:val="20"/>
        </w:rPr>
        <w:t>l</w:t>
      </w:r>
      <w:r w:rsidRPr="00676DAB">
        <w:rPr>
          <w:b w:val="0"/>
          <w:bCs w:val="0"/>
          <w:sz w:val="20"/>
          <w:szCs w:val="20"/>
        </w:rPr>
        <w:t>) are simula</w:t>
      </w:r>
      <w:r>
        <w:rPr>
          <w:b w:val="0"/>
          <w:bCs w:val="0"/>
          <w:sz w:val="20"/>
          <w:szCs w:val="20"/>
        </w:rPr>
        <w:t>ted images on</w:t>
      </w:r>
      <w:r w:rsidRPr="00676DAB">
        <w:rPr>
          <w:b w:val="0"/>
          <w:bCs w:val="0"/>
          <w:sz w:val="20"/>
          <w:szCs w:val="20"/>
        </w:rPr>
        <w:t xml:space="preserve"> (b) July 1</w:t>
      </w:r>
      <w:r w:rsidR="00DF4968" w:rsidRPr="00DF4968">
        <w:rPr>
          <w:b w:val="0"/>
          <w:bCs w:val="0"/>
          <w:sz w:val="20"/>
          <w:szCs w:val="20"/>
          <w:vertAlign w:val="superscript"/>
        </w:rPr>
        <w:t>st</w:t>
      </w:r>
      <w:r w:rsidRPr="00676DAB">
        <w:rPr>
          <w:b w:val="0"/>
          <w:bCs w:val="0"/>
          <w:sz w:val="20"/>
          <w:szCs w:val="20"/>
        </w:rPr>
        <w:t>, (c) July 16</w:t>
      </w:r>
      <w:r w:rsidR="00DF4968" w:rsidRPr="00DF4968">
        <w:rPr>
          <w:b w:val="0"/>
          <w:bCs w:val="0"/>
          <w:sz w:val="20"/>
          <w:szCs w:val="20"/>
          <w:vertAlign w:val="superscript"/>
        </w:rPr>
        <w:t>th</w:t>
      </w:r>
      <w:r w:rsidRPr="00676DAB">
        <w:rPr>
          <w:b w:val="0"/>
          <w:bCs w:val="0"/>
          <w:sz w:val="20"/>
          <w:szCs w:val="20"/>
        </w:rPr>
        <w:t>, (d) Aug 1</w:t>
      </w:r>
      <w:r w:rsidR="00DF4968" w:rsidRPr="00DF4968">
        <w:rPr>
          <w:b w:val="0"/>
          <w:bCs w:val="0"/>
          <w:sz w:val="20"/>
          <w:szCs w:val="20"/>
          <w:vertAlign w:val="superscript"/>
        </w:rPr>
        <w:t>st</w:t>
      </w:r>
      <w:r w:rsidRPr="00676DAB">
        <w:rPr>
          <w:b w:val="0"/>
          <w:bCs w:val="0"/>
          <w:sz w:val="20"/>
          <w:szCs w:val="20"/>
        </w:rPr>
        <w:t>, (e) Aug 16</w:t>
      </w:r>
      <w:r w:rsidR="00DF4968" w:rsidRPr="00DF4968">
        <w:rPr>
          <w:b w:val="0"/>
          <w:bCs w:val="0"/>
          <w:sz w:val="20"/>
          <w:szCs w:val="20"/>
          <w:vertAlign w:val="superscript"/>
        </w:rPr>
        <w:t>th</w:t>
      </w:r>
      <w:r w:rsidRPr="00676DAB">
        <w:rPr>
          <w:b w:val="0"/>
          <w:bCs w:val="0"/>
          <w:sz w:val="20"/>
          <w:szCs w:val="20"/>
        </w:rPr>
        <w:t>, (f) Sept 1</w:t>
      </w:r>
      <w:r w:rsidR="00DF4968" w:rsidRPr="00DF4968">
        <w:rPr>
          <w:b w:val="0"/>
          <w:bCs w:val="0"/>
          <w:sz w:val="20"/>
          <w:szCs w:val="20"/>
          <w:vertAlign w:val="superscript"/>
        </w:rPr>
        <w:t>st</w:t>
      </w:r>
      <w:r w:rsidRPr="00676DAB">
        <w:rPr>
          <w:b w:val="0"/>
          <w:bCs w:val="0"/>
          <w:sz w:val="20"/>
          <w:szCs w:val="20"/>
        </w:rPr>
        <w:t>, (g) Sept 16</w:t>
      </w:r>
      <w:r w:rsidR="00DF4968" w:rsidRPr="00DF4968">
        <w:rPr>
          <w:b w:val="0"/>
          <w:bCs w:val="0"/>
          <w:sz w:val="20"/>
          <w:szCs w:val="20"/>
          <w:vertAlign w:val="superscript"/>
        </w:rPr>
        <w:t>th</w:t>
      </w:r>
      <w:r w:rsidRPr="00676DAB">
        <w:rPr>
          <w:b w:val="0"/>
          <w:bCs w:val="0"/>
          <w:sz w:val="20"/>
          <w:szCs w:val="20"/>
        </w:rPr>
        <w:t>, (h) Oct 1</w:t>
      </w:r>
      <w:r w:rsidR="00DF4968" w:rsidRPr="00DF4968">
        <w:rPr>
          <w:b w:val="0"/>
          <w:bCs w:val="0"/>
          <w:sz w:val="20"/>
          <w:szCs w:val="20"/>
          <w:vertAlign w:val="superscript"/>
        </w:rPr>
        <w:t>st</w:t>
      </w:r>
      <w:r w:rsidRPr="00676DAB">
        <w:rPr>
          <w:b w:val="0"/>
          <w:bCs w:val="0"/>
          <w:sz w:val="20"/>
          <w:szCs w:val="20"/>
        </w:rPr>
        <w:t>, (i) Oct 16</w:t>
      </w:r>
      <w:r w:rsidR="00DF4968" w:rsidRPr="00DF4968">
        <w:rPr>
          <w:b w:val="0"/>
          <w:bCs w:val="0"/>
          <w:sz w:val="20"/>
          <w:szCs w:val="20"/>
          <w:vertAlign w:val="superscript"/>
        </w:rPr>
        <w:t>th</w:t>
      </w:r>
      <w:r w:rsidRPr="00676DAB">
        <w:rPr>
          <w:b w:val="0"/>
          <w:bCs w:val="0"/>
          <w:sz w:val="20"/>
          <w:szCs w:val="20"/>
        </w:rPr>
        <w:t>, (j) Nov 1</w:t>
      </w:r>
      <w:r w:rsidR="00DF4968" w:rsidRPr="00DF4968">
        <w:rPr>
          <w:b w:val="0"/>
          <w:bCs w:val="0"/>
          <w:sz w:val="20"/>
          <w:szCs w:val="20"/>
          <w:vertAlign w:val="superscript"/>
        </w:rPr>
        <w:t>st</w:t>
      </w:r>
      <w:r w:rsidRPr="00676DAB">
        <w:rPr>
          <w:b w:val="0"/>
          <w:bCs w:val="0"/>
          <w:sz w:val="20"/>
          <w:szCs w:val="20"/>
        </w:rPr>
        <w:t>, (k) Nov 16</w:t>
      </w:r>
      <w:r w:rsidR="00DF4968" w:rsidRPr="00DF4968">
        <w:rPr>
          <w:b w:val="0"/>
          <w:bCs w:val="0"/>
          <w:sz w:val="20"/>
          <w:szCs w:val="20"/>
          <w:vertAlign w:val="superscript"/>
        </w:rPr>
        <w:t>th</w:t>
      </w:r>
      <w:r w:rsidRPr="00676DAB">
        <w:rPr>
          <w:b w:val="0"/>
          <w:bCs w:val="0"/>
          <w:sz w:val="20"/>
          <w:szCs w:val="20"/>
        </w:rPr>
        <w:t>, (l) Dec 1</w:t>
      </w:r>
      <w:r w:rsidRPr="00DF4968">
        <w:rPr>
          <w:b w:val="0"/>
          <w:bCs w:val="0"/>
          <w:sz w:val="20"/>
          <w:szCs w:val="20"/>
          <w:vertAlign w:val="superscript"/>
        </w:rPr>
        <w:t>st</w:t>
      </w:r>
      <w:bookmarkEnd w:id="908"/>
      <w:r w:rsidR="00DF4968">
        <w:rPr>
          <w:b w:val="0"/>
          <w:bCs w:val="0"/>
          <w:sz w:val="20"/>
          <w:szCs w:val="20"/>
        </w:rPr>
        <w:t>, (</w:t>
      </w:r>
      <w:r w:rsidR="00DF4968" w:rsidRPr="00676DAB">
        <w:rPr>
          <w:b w:val="0"/>
          <w:bCs w:val="0"/>
          <w:sz w:val="20"/>
          <w:szCs w:val="20"/>
        </w:rPr>
        <w:t>m) Dec 16</w:t>
      </w:r>
      <w:r w:rsidR="00DF4968" w:rsidRPr="006421DB">
        <w:rPr>
          <w:b w:val="0"/>
          <w:bCs w:val="0"/>
          <w:sz w:val="20"/>
          <w:szCs w:val="20"/>
          <w:vertAlign w:val="superscript"/>
        </w:rPr>
        <w:t>th</w:t>
      </w:r>
      <w:r w:rsidR="00DF4968" w:rsidRPr="00676DAB">
        <w:rPr>
          <w:b w:val="0"/>
          <w:bCs w:val="0"/>
          <w:sz w:val="20"/>
          <w:szCs w:val="20"/>
        </w:rPr>
        <w:t>,</w:t>
      </w:r>
      <w:r w:rsidR="00DF4968">
        <w:rPr>
          <w:b w:val="0"/>
          <w:bCs w:val="0"/>
          <w:sz w:val="20"/>
          <w:szCs w:val="20"/>
        </w:rPr>
        <w:t xml:space="preserve"> and</w:t>
      </w:r>
      <w:r w:rsidR="00DF4968" w:rsidRPr="00676DAB">
        <w:rPr>
          <w:b w:val="0"/>
          <w:bCs w:val="0"/>
          <w:sz w:val="20"/>
          <w:szCs w:val="20"/>
        </w:rPr>
        <w:t xml:space="preserve"> (n) Jan 1</w:t>
      </w:r>
      <w:r w:rsidR="00DF4968" w:rsidRPr="006421DB">
        <w:rPr>
          <w:b w:val="0"/>
          <w:bCs w:val="0"/>
          <w:sz w:val="20"/>
          <w:szCs w:val="20"/>
          <w:vertAlign w:val="superscript"/>
        </w:rPr>
        <w:t>st</w:t>
      </w:r>
      <w:r w:rsidR="00DF4968" w:rsidRPr="00676DAB">
        <w:rPr>
          <w:b w:val="0"/>
          <w:bCs w:val="0"/>
          <w:sz w:val="20"/>
          <w:szCs w:val="20"/>
        </w:rPr>
        <w:t>, 202</w:t>
      </w:r>
      <w:r w:rsidR="00DF4968">
        <w:rPr>
          <w:b w:val="0"/>
          <w:bCs w:val="0"/>
          <w:sz w:val="20"/>
          <w:szCs w:val="20"/>
        </w:rPr>
        <w:t>4</w:t>
      </w:r>
    </w:p>
    <w:p w14:paraId="3D8CA66C" w14:textId="77777777" w:rsidR="0040504D" w:rsidRDefault="0040504D" w:rsidP="0040504D">
      <w:pPr>
        <w:jc w:val="both"/>
        <w:rPr>
          <w:szCs w:val="24"/>
        </w:rPr>
      </w:pPr>
    </w:p>
    <w:p w14:paraId="5C11E0A7" w14:textId="77777777" w:rsidR="00F2054D" w:rsidRDefault="00B51389" w:rsidP="00F2054D">
      <w:pPr>
        <w:keepNext/>
        <w:jc w:val="center"/>
      </w:pPr>
      <w:r>
        <w:rPr>
          <w:noProof/>
        </w:rPr>
        <w:drawing>
          <wp:inline distT="0" distB="0" distL="0" distR="0" wp14:anchorId="2D094D7F" wp14:editId="74B69042">
            <wp:extent cx="5001370" cy="2590520"/>
            <wp:effectExtent l="0" t="0" r="8890" b="635"/>
            <wp:docPr id="15" name="Picture 14" descr="A graph of a number of data&#10;&#10;Description automatically generated with medium confidence">
              <a:extLst xmlns:a="http://schemas.openxmlformats.org/drawingml/2006/main">
                <a:ext uri="{FF2B5EF4-FFF2-40B4-BE49-F238E27FC236}">
                  <a16:creationId xmlns:a16="http://schemas.microsoft.com/office/drawing/2014/main" id="{9D31A4DC-AB61-B87E-73FF-6D7331507F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graph of a number of data&#10;&#10;Description automatically generated with medium confidence">
                      <a:extLst>
                        <a:ext uri="{FF2B5EF4-FFF2-40B4-BE49-F238E27FC236}">
                          <a16:creationId xmlns:a16="http://schemas.microsoft.com/office/drawing/2014/main" id="{9D31A4DC-AB61-B87E-73FF-6D7331507F51}"/>
                        </a:ext>
                      </a:extLst>
                    </pic:cNvPr>
                    <pic:cNvPicPr>
                      <a:picLocks noChangeAspect="1"/>
                    </pic:cNvPicPr>
                  </pic:nvPicPr>
                  <pic:blipFill>
                    <a:blip r:embed="rId26"/>
                    <a:stretch>
                      <a:fillRect/>
                    </a:stretch>
                  </pic:blipFill>
                  <pic:spPr>
                    <a:xfrm>
                      <a:off x="0" y="0"/>
                      <a:ext cx="5017559" cy="2598905"/>
                    </a:xfrm>
                    <a:prstGeom prst="rect">
                      <a:avLst/>
                    </a:prstGeom>
                  </pic:spPr>
                </pic:pic>
              </a:graphicData>
            </a:graphic>
          </wp:inline>
        </w:drawing>
      </w:r>
    </w:p>
    <w:p w14:paraId="57D94085" w14:textId="296844D2" w:rsidR="0040504D" w:rsidRPr="00F2054D" w:rsidRDefault="00F2054D" w:rsidP="00F2054D">
      <w:pPr>
        <w:pStyle w:val="Caption"/>
        <w:rPr>
          <w:b w:val="0"/>
          <w:bCs w:val="0"/>
          <w:sz w:val="20"/>
          <w:szCs w:val="20"/>
        </w:rPr>
      </w:pPr>
      <w:bookmarkStart w:id="911" w:name="_Ref155550838"/>
      <w:bookmarkStart w:id="912" w:name="_Toc155551160"/>
      <w:r w:rsidRPr="00F2054D">
        <w:rPr>
          <w:b w:val="0"/>
          <w:bCs w:val="0"/>
          <w:sz w:val="20"/>
          <w:szCs w:val="20"/>
        </w:rPr>
        <w:t xml:space="preserve">Figure </w:t>
      </w:r>
      <w:r w:rsidRPr="00F2054D">
        <w:rPr>
          <w:b w:val="0"/>
          <w:bCs w:val="0"/>
          <w:sz w:val="20"/>
          <w:szCs w:val="20"/>
        </w:rPr>
        <w:fldChar w:fldCharType="begin"/>
      </w:r>
      <w:r w:rsidRPr="00F2054D">
        <w:rPr>
          <w:b w:val="0"/>
          <w:bCs w:val="0"/>
          <w:sz w:val="20"/>
          <w:szCs w:val="20"/>
        </w:rPr>
        <w:instrText xml:space="preserve"> SEQ Figure \* ARABIC </w:instrText>
      </w:r>
      <w:r w:rsidRPr="00F2054D">
        <w:rPr>
          <w:b w:val="0"/>
          <w:bCs w:val="0"/>
          <w:sz w:val="20"/>
          <w:szCs w:val="20"/>
        </w:rPr>
        <w:fldChar w:fldCharType="separate"/>
      </w:r>
      <w:ins w:id="913" w:author="Ying Zhao" w:date="2024-04-08T23:30:00Z">
        <w:r w:rsidR="00542E67">
          <w:rPr>
            <w:b w:val="0"/>
            <w:bCs w:val="0"/>
            <w:noProof/>
            <w:sz w:val="20"/>
            <w:szCs w:val="20"/>
          </w:rPr>
          <w:t>13</w:t>
        </w:r>
      </w:ins>
      <w:del w:id="914" w:author="Ying Zhao" w:date="2024-04-06T20:15:00Z">
        <w:r w:rsidR="00B571FB" w:rsidDel="005B7F48">
          <w:rPr>
            <w:b w:val="0"/>
            <w:bCs w:val="0"/>
            <w:noProof/>
            <w:sz w:val="20"/>
            <w:szCs w:val="20"/>
          </w:rPr>
          <w:delText>12</w:delText>
        </w:r>
      </w:del>
      <w:r w:rsidRPr="00F2054D">
        <w:rPr>
          <w:b w:val="0"/>
          <w:bCs w:val="0"/>
          <w:sz w:val="20"/>
          <w:szCs w:val="20"/>
        </w:rPr>
        <w:fldChar w:fldCharType="end"/>
      </w:r>
      <w:bookmarkEnd w:id="911"/>
      <w:r w:rsidRPr="00C61849">
        <w:rPr>
          <w:b w:val="0"/>
          <w:bCs w:val="0"/>
          <w:sz w:val="20"/>
          <w:szCs w:val="20"/>
        </w:rPr>
        <w:t xml:space="preserve">: </w:t>
      </w:r>
      <w:r w:rsidRPr="00676DAB">
        <w:rPr>
          <w:b w:val="0"/>
          <w:bCs w:val="0"/>
          <w:sz w:val="20"/>
          <w:szCs w:val="20"/>
        </w:rPr>
        <w:t xml:space="preserve">(a) The average ice coverage percentage in our focus area from June </w:t>
      </w:r>
      <w:r>
        <w:rPr>
          <w:b w:val="0"/>
          <w:bCs w:val="0"/>
          <w:sz w:val="20"/>
          <w:szCs w:val="20"/>
        </w:rPr>
        <w:t>16</w:t>
      </w:r>
      <w:r w:rsidR="00AD143F" w:rsidRPr="00AD143F">
        <w:rPr>
          <w:b w:val="0"/>
          <w:bCs w:val="0"/>
          <w:sz w:val="20"/>
          <w:szCs w:val="20"/>
          <w:vertAlign w:val="superscript"/>
        </w:rPr>
        <w:t>th</w:t>
      </w:r>
      <w:r>
        <w:rPr>
          <w:b w:val="0"/>
          <w:bCs w:val="0"/>
          <w:sz w:val="20"/>
          <w:szCs w:val="20"/>
        </w:rPr>
        <w:t xml:space="preserve"> </w:t>
      </w:r>
      <w:r w:rsidRPr="00676DAB">
        <w:rPr>
          <w:b w:val="0"/>
          <w:bCs w:val="0"/>
          <w:sz w:val="20"/>
          <w:szCs w:val="20"/>
        </w:rPr>
        <w:t xml:space="preserve"> to </w:t>
      </w:r>
      <w:r>
        <w:rPr>
          <w:b w:val="0"/>
          <w:bCs w:val="0"/>
          <w:sz w:val="20"/>
          <w:szCs w:val="20"/>
        </w:rPr>
        <w:t>Dec 1</w:t>
      </w:r>
      <w:r w:rsidR="00AD143F" w:rsidRPr="00AD143F">
        <w:rPr>
          <w:b w:val="0"/>
          <w:bCs w:val="0"/>
          <w:sz w:val="20"/>
          <w:szCs w:val="20"/>
          <w:vertAlign w:val="superscript"/>
        </w:rPr>
        <w:t>st</w:t>
      </w:r>
      <w:r>
        <w:rPr>
          <w:b w:val="0"/>
          <w:bCs w:val="0"/>
          <w:sz w:val="20"/>
          <w:szCs w:val="20"/>
        </w:rPr>
        <w:t>, 2023</w:t>
      </w:r>
      <w:r w:rsidRPr="00676DAB">
        <w:rPr>
          <w:b w:val="0"/>
          <w:bCs w:val="0"/>
          <w:sz w:val="20"/>
          <w:szCs w:val="20"/>
        </w:rPr>
        <w:t xml:space="preserve">; (b) </w:t>
      </w:r>
      <w:r w:rsidRPr="00B23F95">
        <w:rPr>
          <w:b w:val="0"/>
          <w:bCs w:val="0"/>
          <w:sz w:val="20"/>
          <w:szCs w:val="20"/>
        </w:rPr>
        <w:t>The sea ice extent (the percentage of areas with at least 15% ice coverage)</w:t>
      </w:r>
      <w:r>
        <w:rPr>
          <w:b w:val="0"/>
          <w:bCs w:val="0"/>
          <w:sz w:val="20"/>
          <w:szCs w:val="20"/>
        </w:rPr>
        <w:t xml:space="preserve"> for the same period</w:t>
      </w:r>
      <w:r w:rsidRPr="00676DAB">
        <w:rPr>
          <w:b w:val="0"/>
          <w:bCs w:val="0"/>
          <w:sz w:val="20"/>
          <w:szCs w:val="20"/>
        </w:rPr>
        <w:t xml:space="preserve">. </w:t>
      </w:r>
      <w:r w:rsidRPr="00B23F95">
        <w:rPr>
          <w:b w:val="0"/>
          <w:bCs w:val="0"/>
          <w:sz w:val="20"/>
          <w:szCs w:val="20"/>
        </w:rPr>
        <w:t xml:space="preserve">Blue </w:t>
      </w:r>
      <w:r>
        <w:rPr>
          <w:b w:val="0"/>
          <w:bCs w:val="0"/>
          <w:sz w:val="20"/>
          <w:szCs w:val="20"/>
        </w:rPr>
        <w:t>curve</w:t>
      </w:r>
      <w:r w:rsidRPr="00B23F95">
        <w:rPr>
          <w:b w:val="0"/>
          <w:bCs w:val="0"/>
          <w:sz w:val="20"/>
          <w:szCs w:val="20"/>
        </w:rPr>
        <w:t>s are the actual measures from the N</w:t>
      </w:r>
      <w:r>
        <w:rPr>
          <w:b w:val="0"/>
          <w:bCs w:val="0"/>
          <w:sz w:val="20"/>
          <w:szCs w:val="20"/>
        </w:rPr>
        <w:t>RTSI</w:t>
      </w:r>
      <w:r w:rsidRPr="00B23F95">
        <w:rPr>
          <w:b w:val="0"/>
          <w:bCs w:val="0"/>
          <w:sz w:val="20"/>
          <w:szCs w:val="20"/>
        </w:rPr>
        <w:t xml:space="preserve"> data; orange </w:t>
      </w:r>
      <w:r>
        <w:rPr>
          <w:b w:val="0"/>
          <w:bCs w:val="0"/>
          <w:sz w:val="20"/>
          <w:szCs w:val="20"/>
        </w:rPr>
        <w:t>ones</w:t>
      </w:r>
      <w:r w:rsidRPr="00B23F95">
        <w:rPr>
          <w:b w:val="0"/>
          <w:bCs w:val="0"/>
          <w:sz w:val="20"/>
          <w:szCs w:val="20"/>
        </w:rPr>
        <w:t xml:space="preserve"> show the IM simulation results.</w:t>
      </w:r>
      <w:bookmarkEnd w:id="912"/>
    </w:p>
    <w:p w14:paraId="722570B3" w14:textId="77777777" w:rsidR="0040504D" w:rsidRDefault="0040504D" w:rsidP="0040504D">
      <w:pPr>
        <w:jc w:val="both"/>
        <w:rPr>
          <w:szCs w:val="24"/>
        </w:rPr>
      </w:pPr>
    </w:p>
    <w:p w14:paraId="216179F1" w14:textId="77777777" w:rsidR="0040504D" w:rsidRPr="00961214" w:rsidRDefault="0040504D" w:rsidP="00961214">
      <w:pPr>
        <w:pStyle w:val="Heading2"/>
        <w:numPr>
          <w:ilvl w:val="0"/>
          <w:numId w:val="34"/>
        </w:numPr>
        <w:jc w:val="both"/>
      </w:pPr>
      <w:bookmarkStart w:id="915" w:name="_Toc155644318"/>
      <w:r w:rsidRPr="00961214">
        <w:t>Comparison of sea ice extent between 2023 and 2012</w:t>
      </w:r>
      <w:bookmarkEnd w:id="915"/>
    </w:p>
    <w:p w14:paraId="338FD038" w14:textId="0E2B02C3" w:rsidR="0040504D" w:rsidRDefault="0040504D" w:rsidP="0040504D">
      <w:pPr>
        <w:jc w:val="both"/>
        <w:rPr>
          <w:szCs w:val="24"/>
        </w:rPr>
      </w:pPr>
      <w:r>
        <w:rPr>
          <w:szCs w:val="24"/>
        </w:rPr>
        <w:t>2012 recorded the lowest September Arctic sea ice extent in history</w:t>
      </w:r>
      <w:sdt>
        <w:sdtPr>
          <w:rPr>
            <w:szCs w:val="24"/>
          </w:rPr>
          <w:id w:val="902795529"/>
          <w:citation/>
        </w:sdtPr>
        <w:sdtContent>
          <w:r>
            <w:rPr>
              <w:szCs w:val="24"/>
            </w:rPr>
            <w:fldChar w:fldCharType="begin"/>
          </w:r>
          <w:r w:rsidRPr="00FA4BF4">
            <w:rPr>
              <w:color w:val="000000"/>
              <w:szCs w:val="24"/>
              <w:vertAlign w:val="superscript"/>
            </w:rPr>
            <w:instrText xml:space="preserve"> CITATION NAS22 \l 1033 </w:instrText>
          </w:r>
          <w:r>
            <w:rPr>
              <w:szCs w:val="24"/>
            </w:rPr>
            <w:fldChar w:fldCharType="separate"/>
          </w:r>
          <w:r w:rsidR="0066789D">
            <w:rPr>
              <w:noProof/>
              <w:color w:val="000000"/>
              <w:szCs w:val="24"/>
              <w:vertAlign w:val="superscript"/>
            </w:rPr>
            <w:t xml:space="preserve"> </w:t>
          </w:r>
          <w:r w:rsidR="0066789D" w:rsidRPr="0066789D">
            <w:rPr>
              <w:noProof/>
              <w:color w:val="000000"/>
              <w:szCs w:val="24"/>
            </w:rPr>
            <w:t>[46]</w:t>
          </w:r>
          <w:r>
            <w:rPr>
              <w:szCs w:val="24"/>
            </w:rPr>
            <w:fldChar w:fldCharType="end"/>
          </w:r>
        </w:sdtContent>
      </w:sdt>
      <w:r>
        <w:rPr>
          <w:szCs w:val="24"/>
        </w:rPr>
        <w:t>, while 2023 witnessed the hottest July and is projected to be the hottest year. It would be an interesting experiment to compare the 2023 sea ice extent to that in 2012.</w:t>
      </w:r>
    </w:p>
    <w:p w14:paraId="2F33BAA1" w14:textId="3D585296" w:rsidR="0040504D" w:rsidRPr="00513266" w:rsidRDefault="0040504D" w:rsidP="0040504D">
      <w:pPr>
        <w:jc w:val="both"/>
        <w:rPr>
          <w:szCs w:val="24"/>
        </w:rPr>
      </w:pPr>
      <w:r>
        <w:rPr>
          <w:szCs w:val="24"/>
        </w:rPr>
        <w:lastRenderedPageBreak/>
        <w:t xml:space="preserve">Following the same steps as in Section </w:t>
      </w:r>
      <w:r w:rsidR="00941CDA">
        <w:rPr>
          <w:szCs w:val="24"/>
        </w:rPr>
        <w:t>V.</w:t>
      </w:r>
      <w:r w:rsidR="007E7F43">
        <w:rPr>
          <w:szCs w:val="24"/>
        </w:rPr>
        <w:t>A</w:t>
      </w:r>
      <w:r>
        <w:rPr>
          <w:szCs w:val="24"/>
        </w:rPr>
        <w:t xml:space="preserve"> and Section </w:t>
      </w:r>
      <w:r w:rsidR="00941CDA">
        <w:rPr>
          <w:szCs w:val="24"/>
        </w:rPr>
        <w:t>V.</w:t>
      </w:r>
      <w:r w:rsidR="007E7F43">
        <w:rPr>
          <w:szCs w:val="24"/>
        </w:rPr>
        <w:t>C</w:t>
      </w:r>
      <w:r>
        <w:rPr>
          <w:szCs w:val="24"/>
        </w:rPr>
        <w:t>, the IM simulations are conducted for the period of June 16</w:t>
      </w:r>
      <w:r w:rsidRPr="00676DAB">
        <w:rPr>
          <w:szCs w:val="24"/>
          <w:vertAlign w:val="superscript"/>
        </w:rPr>
        <w:t>th</w:t>
      </w:r>
      <w:r>
        <w:rPr>
          <w:szCs w:val="24"/>
        </w:rPr>
        <w:t>, 2012 to Jan 1</w:t>
      </w:r>
      <w:r w:rsidRPr="00513266">
        <w:rPr>
          <w:szCs w:val="24"/>
          <w:vertAlign w:val="superscript"/>
        </w:rPr>
        <w:t>st</w:t>
      </w:r>
      <w:r>
        <w:rPr>
          <w:szCs w:val="24"/>
        </w:rPr>
        <w:t xml:space="preserve">, 2013 for the focus area.  To keep </w:t>
      </w:r>
      <w:r w:rsidR="0008400E">
        <w:rPr>
          <w:szCs w:val="24"/>
        </w:rPr>
        <w:t>the</w:t>
      </w:r>
      <w:r>
        <w:rPr>
          <w:szCs w:val="24"/>
        </w:rPr>
        <w:t xml:space="preserve"> paper concise, we will skip the semi-monthly actual and simulated images and th</w:t>
      </w:r>
      <w:r w:rsidR="0008400E">
        <w:rPr>
          <w:szCs w:val="24"/>
        </w:rPr>
        <w:t>e</w:t>
      </w:r>
      <w:r>
        <w:rPr>
          <w:szCs w:val="24"/>
        </w:rPr>
        <w:t xml:space="preserve"> </w:t>
      </w:r>
      <w:r w:rsidR="0008400E">
        <w:rPr>
          <w:szCs w:val="24"/>
        </w:rPr>
        <w:t xml:space="preserve">best-fit </w:t>
      </w:r>
      <w:r>
        <w:rPr>
          <w:szCs w:val="24"/>
        </w:rPr>
        <w:t>parameters</w:t>
      </w:r>
      <w:r w:rsidR="0008400E">
        <w:rPr>
          <w:szCs w:val="24"/>
        </w:rPr>
        <w:t>, which can be found in the Supplementary Material</w:t>
      </w:r>
      <w:r>
        <w:rPr>
          <w:szCs w:val="24"/>
        </w:rPr>
        <w:t>. The more informative ice coverage and extent comparison charts are nevertheless included in</w:t>
      </w:r>
      <w:r w:rsidR="0061258A">
        <w:rPr>
          <w:szCs w:val="24"/>
        </w:rPr>
        <w:t xml:space="preserve"> </w:t>
      </w:r>
      <w:r w:rsidR="0061258A">
        <w:rPr>
          <w:szCs w:val="24"/>
        </w:rPr>
        <w:fldChar w:fldCharType="begin"/>
      </w:r>
      <w:r w:rsidR="0061258A">
        <w:rPr>
          <w:szCs w:val="24"/>
        </w:rPr>
        <w:instrText xml:space="preserve"> REF _Ref155550941 \h  \* MERGEFORMAT </w:instrText>
      </w:r>
      <w:r w:rsidR="0061258A">
        <w:rPr>
          <w:szCs w:val="24"/>
        </w:rPr>
      </w:r>
      <w:r w:rsidR="0061258A">
        <w:rPr>
          <w:szCs w:val="24"/>
        </w:rPr>
        <w:fldChar w:fldCharType="separate"/>
      </w:r>
      <w:ins w:id="916" w:author="Ying Zhao" w:date="2024-04-08T23:30:00Z">
        <w:r w:rsidR="00542E67" w:rsidRPr="00542E67">
          <w:rPr>
            <w:szCs w:val="24"/>
            <w:rPrChange w:id="917" w:author="Ying Zhao" w:date="2024-04-08T23:30:00Z">
              <w:rPr>
                <w:sz w:val="20"/>
                <w:szCs w:val="20"/>
              </w:rPr>
            </w:rPrChange>
          </w:rPr>
          <w:t xml:space="preserve">Figure </w:t>
        </w:r>
        <w:r w:rsidR="00542E67" w:rsidRPr="00542E67">
          <w:rPr>
            <w:szCs w:val="24"/>
            <w:rPrChange w:id="918" w:author="Ying Zhao" w:date="2024-04-08T23:30:00Z">
              <w:rPr>
                <w:b/>
                <w:bCs/>
                <w:noProof/>
                <w:sz w:val="20"/>
                <w:szCs w:val="20"/>
              </w:rPr>
            </w:rPrChange>
          </w:rPr>
          <w:t>14</w:t>
        </w:r>
      </w:ins>
      <w:del w:id="919" w:author="Ying Zhao" w:date="2024-04-07T09:07:00Z">
        <w:r w:rsidR="00B571FB" w:rsidRPr="00B571FB" w:rsidDel="00852B2A">
          <w:rPr>
            <w:szCs w:val="24"/>
          </w:rPr>
          <w:delText>Figure 13</w:delText>
        </w:r>
      </w:del>
      <w:r w:rsidR="0061258A">
        <w:rPr>
          <w:szCs w:val="24"/>
        </w:rPr>
        <w:fldChar w:fldCharType="end"/>
      </w:r>
      <w:r>
        <w:rPr>
          <w:szCs w:val="24"/>
        </w:rPr>
        <w:t>.</w:t>
      </w:r>
    </w:p>
    <w:p w14:paraId="79E3FA0D" w14:textId="77777777" w:rsidR="00EE10E4" w:rsidRDefault="00B51389" w:rsidP="00EE10E4">
      <w:pPr>
        <w:keepNext/>
        <w:jc w:val="center"/>
      </w:pPr>
      <w:r>
        <w:rPr>
          <w:noProof/>
        </w:rPr>
        <w:drawing>
          <wp:inline distT="0" distB="0" distL="0" distR="0" wp14:anchorId="08B03454" wp14:editId="265B59C1">
            <wp:extent cx="5279666" cy="2730135"/>
            <wp:effectExtent l="0" t="0" r="0" b="0"/>
            <wp:docPr id="14" name="Picture 13" descr="A graph of a graph of a graph&#10;&#10;Description automatically generated with medium confidence">
              <a:extLst xmlns:a="http://schemas.openxmlformats.org/drawingml/2006/main">
                <a:ext uri="{FF2B5EF4-FFF2-40B4-BE49-F238E27FC236}">
                  <a16:creationId xmlns:a16="http://schemas.microsoft.com/office/drawing/2014/main" id="{86DE6B25-DB6F-51F4-5144-8C9D6B30EF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graph of a graph of a graph&#10;&#10;Description automatically generated with medium confidence">
                      <a:extLst>
                        <a:ext uri="{FF2B5EF4-FFF2-40B4-BE49-F238E27FC236}">
                          <a16:creationId xmlns:a16="http://schemas.microsoft.com/office/drawing/2014/main" id="{86DE6B25-DB6F-51F4-5144-8C9D6B30EF2B}"/>
                        </a:ext>
                      </a:extLst>
                    </pic:cNvPr>
                    <pic:cNvPicPr>
                      <a:picLocks noChangeAspect="1"/>
                    </pic:cNvPicPr>
                  </pic:nvPicPr>
                  <pic:blipFill>
                    <a:blip r:embed="rId27"/>
                    <a:stretch>
                      <a:fillRect/>
                    </a:stretch>
                  </pic:blipFill>
                  <pic:spPr>
                    <a:xfrm>
                      <a:off x="0" y="0"/>
                      <a:ext cx="5290065" cy="2735513"/>
                    </a:xfrm>
                    <a:prstGeom prst="rect">
                      <a:avLst/>
                    </a:prstGeom>
                  </pic:spPr>
                </pic:pic>
              </a:graphicData>
            </a:graphic>
          </wp:inline>
        </w:drawing>
      </w:r>
    </w:p>
    <w:p w14:paraId="6E8B747F" w14:textId="23787AC5" w:rsidR="0040504D" w:rsidRPr="00EE10E4" w:rsidRDefault="00EE10E4" w:rsidP="00EE10E4">
      <w:pPr>
        <w:pStyle w:val="Caption"/>
        <w:rPr>
          <w:b w:val="0"/>
          <w:bCs w:val="0"/>
          <w:sz w:val="20"/>
          <w:szCs w:val="20"/>
        </w:rPr>
      </w:pPr>
      <w:bookmarkStart w:id="920" w:name="_Ref155550941"/>
      <w:bookmarkStart w:id="921" w:name="_Toc155551161"/>
      <w:r w:rsidRPr="00EE10E4">
        <w:rPr>
          <w:b w:val="0"/>
          <w:bCs w:val="0"/>
          <w:sz w:val="20"/>
          <w:szCs w:val="20"/>
        </w:rPr>
        <w:t xml:space="preserve">Figure </w:t>
      </w:r>
      <w:r w:rsidRPr="00EE10E4">
        <w:rPr>
          <w:b w:val="0"/>
          <w:bCs w:val="0"/>
          <w:sz w:val="20"/>
          <w:szCs w:val="20"/>
        </w:rPr>
        <w:fldChar w:fldCharType="begin"/>
      </w:r>
      <w:r w:rsidRPr="00EE10E4">
        <w:rPr>
          <w:b w:val="0"/>
          <w:bCs w:val="0"/>
          <w:sz w:val="20"/>
          <w:szCs w:val="20"/>
        </w:rPr>
        <w:instrText xml:space="preserve"> SEQ Figure \* ARABIC </w:instrText>
      </w:r>
      <w:r w:rsidRPr="00EE10E4">
        <w:rPr>
          <w:b w:val="0"/>
          <w:bCs w:val="0"/>
          <w:sz w:val="20"/>
          <w:szCs w:val="20"/>
        </w:rPr>
        <w:fldChar w:fldCharType="separate"/>
      </w:r>
      <w:ins w:id="922" w:author="Ying Zhao" w:date="2024-04-08T23:30:00Z">
        <w:r w:rsidR="00542E67">
          <w:rPr>
            <w:b w:val="0"/>
            <w:bCs w:val="0"/>
            <w:noProof/>
            <w:sz w:val="20"/>
            <w:szCs w:val="20"/>
          </w:rPr>
          <w:t>14</w:t>
        </w:r>
      </w:ins>
      <w:del w:id="923" w:author="Ying Zhao" w:date="2024-04-06T20:15:00Z">
        <w:r w:rsidR="00B571FB" w:rsidDel="005B7F48">
          <w:rPr>
            <w:b w:val="0"/>
            <w:bCs w:val="0"/>
            <w:noProof/>
            <w:sz w:val="20"/>
            <w:szCs w:val="20"/>
          </w:rPr>
          <w:delText>13</w:delText>
        </w:r>
      </w:del>
      <w:r w:rsidRPr="00EE10E4">
        <w:rPr>
          <w:b w:val="0"/>
          <w:bCs w:val="0"/>
          <w:sz w:val="20"/>
          <w:szCs w:val="20"/>
        </w:rPr>
        <w:fldChar w:fldCharType="end"/>
      </w:r>
      <w:bookmarkEnd w:id="920"/>
      <w:r w:rsidRPr="00513266">
        <w:rPr>
          <w:b w:val="0"/>
          <w:bCs w:val="0"/>
          <w:sz w:val="20"/>
          <w:szCs w:val="20"/>
        </w:rPr>
        <w:t xml:space="preserve">: </w:t>
      </w:r>
      <w:r>
        <w:rPr>
          <w:b w:val="0"/>
          <w:bCs w:val="0"/>
          <w:sz w:val="20"/>
          <w:szCs w:val="20"/>
        </w:rPr>
        <w:t xml:space="preserve">(a) </w:t>
      </w:r>
      <w:r w:rsidRPr="00676DAB">
        <w:rPr>
          <w:b w:val="0"/>
          <w:bCs w:val="0"/>
          <w:sz w:val="20"/>
          <w:szCs w:val="20"/>
        </w:rPr>
        <w:t>The average ice coverage percentage in our focus area from June 1</w:t>
      </w:r>
      <w:r>
        <w:rPr>
          <w:b w:val="0"/>
          <w:bCs w:val="0"/>
          <w:sz w:val="20"/>
          <w:szCs w:val="20"/>
        </w:rPr>
        <w:t>6</w:t>
      </w:r>
      <w:r w:rsidR="0002696E" w:rsidRPr="0002696E">
        <w:rPr>
          <w:b w:val="0"/>
          <w:bCs w:val="0"/>
          <w:sz w:val="20"/>
          <w:szCs w:val="20"/>
          <w:vertAlign w:val="superscript"/>
        </w:rPr>
        <w:t>th</w:t>
      </w:r>
      <w:r w:rsidRPr="00676DAB">
        <w:rPr>
          <w:b w:val="0"/>
          <w:bCs w:val="0"/>
          <w:sz w:val="20"/>
          <w:szCs w:val="20"/>
        </w:rPr>
        <w:t xml:space="preserve">, 2012 to Jan </w:t>
      </w:r>
      <w:r>
        <w:rPr>
          <w:b w:val="0"/>
          <w:bCs w:val="0"/>
          <w:sz w:val="20"/>
          <w:szCs w:val="20"/>
        </w:rPr>
        <w:t>1</w:t>
      </w:r>
      <w:r w:rsidR="0002696E" w:rsidRPr="0002696E">
        <w:rPr>
          <w:b w:val="0"/>
          <w:bCs w:val="0"/>
          <w:sz w:val="20"/>
          <w:szCs w:val="20"/>
          <w:vertAlign w:val="superscript"/>
        </w:rPr>
        <w:t>st</w:t>
      </w:r>
      <w:r w:rsidRPr="00676DAB">
        <w:rPr>
          <w:b w:val="0"/>
          <w:bCs w:val="0"/>
          <w:sz w:val="20"/>
          <w:szCs w:val="20"/>
        </w:rPr>
        <w:t>, 201</w:t>
      </w:r>
      <w:r w:rsidR="0002696E">
        <w:rPr>
          <w:b w:val="0"/>
          <w:bCs w:val="0"/>
          <w:sz w:val="20"/>
          <w:szCs w:val="20"/>
        </w:rPr>
        <w:t>3</w:t>
      </w:r>
      <w:r w:rsidRPr="00676DAB">
        <w:rPr>
          <w:b w:val="0"/>
          <w:bCs w:val="0"/>
          <w:sz w:val="20"/>
          <w:szCs w:val="20"/>
        </w:rPr>
        <w:t xml:space="preserve">; (b) </w:t>
      </w:r>
      <w:r w:rsidRPr="00B23F95">
        <w:rPr>
          <w:b w:val="0"/>
          <w:bCs w:val="0"/>
          <w:sz w:val="20"/>
          <w:szCs w:val="20"/>
        </w:rPr>
        <w:t xml:space="preserve">The sea ice extent (the percentage of areas with at least 15% ice coverage) </w:t>
      </w:r>
      <w:r w:rsidRPr="00676DAB">
        <w:rPr>
          <w:b w:val="0"/>
          <w:bCs w:val="0"/>
          <w:sz w:val="20"/>
          <w:szCs w:val="20"/>
        </w:rPr>
        <w:t>f</w:t>
      </w:r>
      <w:r>
        <w:rPr>
          <w:b w:val="0"/>
          <w:bCs w:val="0"/>
          <w:sz w:val="20"/>
          <w:szCs w:val="20"/>
        </w:rPr>
        <w:t>or the same period</w:t>
      </w:r>
      <w:r w:rsidRPr="00676DAB">
        <w:rPr>
          <w:b w:val="0"/>
          <w:bCs w:val="0"/>
          <w:sz w:val="20"/>
          <w:szCs w:val="20"/>
        </w:rPr>
        <w:t xml:space="preserve">. </w:t>
      </w:r>
      <w:r w:rsidRPr="00B23F95">
        <w:rPr>
          <w:b w:val="0"/>
          <w:bCs w:val="0"/>
          <w:sz w:val="20"/>
          <w:szCs w:val="20"/>
        </w:rPr>
        <w:t xml:space="preserve">Blue </w:t>
      </w:r>
      <w:r>
        <w:rPr>
          <w:b w:val="0"/>
          <w:bCs w:val="0"/>
          <w:sz w:val="20"/>
          <w:szCs w:val="20"/>
        </w:rPr>
        <w:t>curve</w:t>
      </w:r>
      <w:r w:rsidRPr="00B23F95">
        <w:rPr>
          <w:b w:val="0"/>
          <w:bCs w:val="0"/>
          <w:sz w:val="20"/>
          <w:szCs w:val="20"/>
        </w:rPr>
        <w:t>s are the actual measures from the N</w:t>
      </w:r>
      <w:r>
        <w:rPr>
          <w:b w:val="0"/>
          <w:bCs w:val="0"/>
          <w:sz w:val="20"/>
          <w:szCs w:val="20"/>
        </w:rPr>
        <w:t>RTSI</w:t>
      </w:r>
      <w:r w:rsidRPr="00B23F95">
        <w:rPr>
          <w:b w:val="0"/>
          <w:bCs w:val="0"/>
          <w:sz w:val="20"/>
          <w:szCs w:val="20"/>
        </w:rPr>
        <w:t xml:space="preserve"> data; orange </w:t>
      </w:r>
      <w:r>
        <w:rPr>
          <w:b w:val="0"/>
          <w:bCs w:val="0"/>
          <w:sz w:val="20"/>
          <w:szCs w:val="20"/>
        </w:rPr>
        <w:t>ones</w:t>
      </w:r>
      <w:r w:rsidRPr="00B23F95">
        <w:rPr>
          <w:b w:val="0"/>
          <w:bCs w:val="0"/>
          <w:sz w:val="20"/>
          <w:szCs w:val="20"/>
        </w:rPr>
        <w:t xml:space="preserve"> show the IM simulation results.</w:t>
      </w:r>
      <w:bookmarkEnd w:id="921"/>
    </w:p>
    <w:p w14:paraId="0334359A" w14:textId="0131D111" w:rsidR="0040504D" w:rsidRDefault="0040504D" w:rsidP="0040504D">
      <w:pPr>
        <w:pStyle w:val="NoSpacing"/>
        <w:jc w:val="both"/>
      </w:pPr>
    </w:p>
    <w:p w14:paraId="04F8F8D7" w14:textId="5A0D284F" w:rsidR="0040504D" w:rsidRPr="00486844" w:rsidRDefault="0040504D" w:rsidP="0040504D">
      <w:pPr>
        <w:pStyle w:val="NoSpacing"/>
        <w:jc w:val="both"/>
        <w:rPr>
          <w:szCs w:val="24"/>
        </w:rPr>
      </w:pPr>
      <w:r>
        <w:t>Comparing</w:t>
      </w:r>
      <w:r w:rsidR="00FA5DF1">
        <w:t xml:space="preserve"> </w:t>
      </w:r>
      <w:r w:rsidR="00FA5DF1">
        <w:fldChar w:fldCharType="begin"/>
      </w:r>
      <w:r w:rsidR="00FA5DF1">
        <w:instrText xml:space="preserve"> REF _Ref155550838 \h  \* MERGEFORMAT </w:instrText>
      </w:r>
      <w:r w:rsidR="00FA5DF1">
        <w:fldChar w:fldCharType="separate"/>
      </w:r>
      <w:ins w:id="924" w:author="Ying Zhao" w:date="2024-04-08T23:30:00Z">
        <w:r w:rsidR="00542E67" w:rsidRPr="00542E67">
          <w:rPr>
            <w:rPrChange w:id="925" w:author="Ying Zhao" w:date="2024-04-08T23:30:00Z">
              <w:rPr>
                <w:sz w:val="20"/>
                <w:szCs w:val="20"/>
              </w:rPr>
            </w:rPrChange>
          </w:rPr>
          <w:t xml:space="preserve">Figure </w:t>
        </w:r>
        <w:r w:rsidR="00542E67" w:rsidRPr="00542E67">
          <w:rPr>
            <w:rPrChange w:id="926" w:author="Ying Zhao" w:date="2024-04-08T23:30:00Z">
              <w:rPr>
                <w:b/>
                <w:bCs/>
                <w:noProof/>
                <w:sz w:val="20"/>
                <w:szCs w:val="20"/>
              </w:rPr>
            </w:rPrChange>
          </w:rPr>
          <w:t>13</w:t>
        </w:r>
      </w:ins>
      <w:del w:id="927" w:author="Ying Zhao" w:date="2024-04-07T09:07:00Z">
        <w:r w:rsidR="00B571FB" w:rsidRPr="00B571FB" w:rsidDel="00852B2A">
          <w:delText>Figure 12</w:delText>
        </w:r>
      </w:del>
      <w:r w:rsidR="00FA5DF1">
        <w:fldChar w:fldCharType="end"/>
      </w:r>
      <w:r>
        <w:t xml:space="preserve"> with </w:t>
      </w:r>
      <w:r w:rsidR="00FA5DF1">
        <w:fldChar w:fldCharType="begin"/>
      </w:r>
      <w:r w:rsidR="00FA5DF1">
        <w:instrText xml:space="preserve"> REF _Ref155550941 \h  \* MERGEFORMAT </w:instrText>
      </w:r>
      <w:r w:rsidR="00FA5DF1">
        <w:fldChar w:fldCharType="separate"/>
      </w:r>
      <w:ins w:id="928" w:author="Ying Zhao" w:date="2024-04-08T23:30:00Z">
        <w:r w:rsidR="00542E67" w:rsidRPr="00542E67">
          <w:rPr>
            <w:rPrChange w:id="929" w:author="Ying Zhao" w:date="2024-04-08T23:30:00Z">
              <w:rPr>
                <w:sz w:val="20"/>
                <w:szCs w:val="20"/>
              </w:rPr>
            </w:rPrChange>
          </w:rPr>
          <w:t xml:space="preserve">Figure </w:t>
        </w:r>
        <w:r w:rsidR="00542E67" w:rsidRPr="00542E67">
          <w:rPr>
            <w:rPrChange w:id="930" w:author="Ying Zhao" w:date="2024-04-08T23:30:00Z">
              <w:rPr>
                <w:b/>
                <w:bCs/>
                <w:noProof/>
                <w:sz w:val="20"/>
                <w:szCs w:val="20"/>
              </w:rPr>
            </w:rPrChange>
          </w:rPr>
          <w:t>14</w:t>
        </w:r>
      </w:ins>
      <w:del w:id="931" w:author="Ying Zhao" w:date="2024-04-07T09:07:00Z">
        <w:r w:rsidR="00B571FB" w:rsidRPr="00B571FB" w:rsidDel="00852B2A">
          <w:delText>Figure 13</w:delText>
        </w:r>
      </w:del>
      <w:r w:rsidR="00FA5DF1">
        <w:fldChar w:fldCharType="end"/>
      </w:r>
      <w:r w:rsidR="00FA5DF1">
        <w:t xml:space="preserve"> </w:t>
      </w:r>
      <w:r>
        <w:t xml:space="preserve">indicates that 2023 did not break the record-low Arctic sea ice extent level set in 2012, validated by both the actual measures and the IM simulations. However, </w:t>
      </w:r>
      <w:r>
        <w:rPr>
          <w:szCs w:val="24"/>
        </w:rPr>
        <w:t>2023 sets the second lowest ice extent for our focus area, below those low levels previously achieved in 2019 and 2020</w:t>
      </w:r>
      <w:r>
        <w:rPr>
          <w:rStyle w:val="FootnoteReference"/>
          <w:szCs w:val="24"/>
        </w:rPr>
        <w:footnoteReference w:id="1"/>
      </w:r>
      <w:r>
        <w:rPr>
          <w:szCs w:val="24"/>
        </w:rPr>
        <w:t xml:space="preserve"> (2019 and 2020 results are not included in this paper but can be provided upon request.)  Even though 2023 does not break the historical record, it offers no reason for us to be optimistic about the future. In fact, i</w:t>
      </w:r>
      <w:r w:rsidRPr="00486844">
        <w:rPr>
          <w:szCs w:val="24"/>
        </w:rPr>
        <w:t>n the 45-year-satellite record from 1979 to 2023, 17 of the lowest minimums have all occurred in the last 17 years</w:t>
      </w:r>
      <w:r>
        <w:rPr>
          <w:szCs w:val="24"/>
        </w:rPr>
        <w:t xml:space="preserve"> </w:t>
      </w:r>
      <w:sdt>
        <w:sdtPr>
          <w:rPr>
            <w:szCs w:val="24"/>
          </w:rPr>
          <w:id w:val="1581635748"/>
          <w:citation/>
        </w:sdtPr>
        <w:sdtContent>
          <w:r>
            <w:rPr>
              <w:szCs w:val="24"/>
            </w:rPr>
            <w:fldChar w:fldCharType="begin"/>
          </w:r>
          <w:r w:rsidRPr="00FA4BF4">
            <w:rPr>
              <w:color w:val="000000"/>
              <w:szCs w:val="24"/>
              <w:vertAlign w:val="superscript"/>
            </w:rPr>
            <w:instrText xml:space="preserve"> CITATION Arc23 \l 1033 </w:instrText>
          </w:r>
          <w:r>
            <w:rPr>
              <w:szCs w:val="24"/>
            </w:rPr>
            <w:fldChar w:fldCharType="separate"/>
          </w:r>
          <w:r w:rsidR="0066789D" w:rsidRPr="0066789D">
            <w:rPr>
              <w:noProof/>
              <w:color w:val="000000"/>
              <w:szCs w:val="24"/>
            </w:rPr>
            <w:t>[47]</w:t>
          </w:r>
          <w:r>
            <w:rPr>
              <w:szCs w:val="24"/>
            </w:rPr>
            <w:fldChar w:fldCharType="end"/>
          </w:r>
        </w:sdtContent>
      </w:sdt>
      <w:r w:rsidRPr="00486844">
        <w:rPr>
          <w:szCs w:val="24"/>
        </w:rPr>
        <w:t>.</w:t>
      </w:r>
      <w:r>
        <w:rPr>
          <w:szCs w:val="24"/>
        </w:rPr>
        <w:t xml:space="preserve"> Many scientists are concerned that the</w:t>
      </w:r>
      <w:r w:rsidRPr="0013339C">
        <w:rPr>
          <w:szCs w:val="24"/>
        </w:rPr>
        <w:t xml:space="preserve"> effect of Arctic sea ice decline on global warming will intensify </w:t>
      </w:r>
      <w:r>
        <w:rPr>
          <w:szCs w:val="24"/>
        </w:rPr>
        <w:t>as the sea ice loss continues</w:t>
      </w:r>
      <w:ins w:id="932" w:author="Ying Zhao" w:date="2024-04-07T23:52:00Z">
        <w:r w:rsidR="000678E3">
          <w:rPr>
            <w:szCs w:val="24"/>
          </w:rPr>
          <w:t xml:space="preserve"> </w:t>
        </w:r>
      </w:ins>
      <w:customXmlInsRangeStart w:id="933" w:author="Ying Zhao" w:date="2024-04-07T23:52:00Z"/>
      <w:sdt>
        <w:sdtPr>
          <w:rPr>
            <w:szCs w:val="24"/>
          </w:rPr>
          <w:id w:val="1958212167"/>
          <w:citation/>
        </w:sdtPr>
        <w:sdtContent>
          <w:customXmlInsRangeEnd w:id="933"/>
          <w:ins w:id="934" w:author="Ying Zhao" w:date="2024-04-07T23:52:00Z">
            <w:r w:rsidR="00EE117B">
              <w:rPr>
                <w:szCs w:val="24"/>
              </w:rPr>
              <w:fldChar w:fldCharType="begin"/>
            </w:r>
            <w:r w:rsidR="00EE117B">
              <w:rPr>
                <w:szCs w:val="24"/>
              </w:rPr>
              <w:instrText xml:space="preserve"> CITATION Kim23 \l 1033 </w:instrText>
            </w:r>
          </w:ins>
          <w:r w:rsidR="00EE117B">
            <w:rPr>
              <w:szCs w:val="24"/>
            </w:rPr>
            <w:fldChar w:fldCharType="separate"/>
          </w:r>
          <w:r w:rsidR="0066789D" w:rsidRPr="0066789D">
            <w:rPr>
              <w:noProof/>
              <w:szCs w:val="24"/>
            </w:rPr>
            <w:t>[48]</w:t>
          </w:r>
          <w:ins w:id="935" w:author="Ying Zhao" w:date="2024-04-07T23:52:00Z">
            <w:r w:rsidR="00EE117B">
              <w:rPr>
                <w:szCs w:val="24"/>
              </w:rPr>
              <w:fldChar w:fldCharType="end"/>
            </w:r>
          </w:ins>
          <w:customXmlInsRangeStart w:id="936" w:author="Ying Zhao" w:date="2024-04-07T23:52:00Z"/>
        </w:sdtContent>
      </w:sdt>
      <w:customXmlInsRangeEnd w:id="936"/>
      <w:ins w:id="937" w:author="Ying Zhao" w:date="2024-04-07T23:53:00Z">
        <w:r w:rsidR="00EE117B">
          <w:rPr>
            <w:szCs w:val="24"/>
          </w:rPr>
          <w:t xml:space="preserve"> </w:t>
        </w:r>
      </w:ins>
      <w:customXmlInsRangeStart w:id="938" w:author="Ying Zhao" w:date="2024-04-07T23:54:00Z"/>
      <w:sdt>
        <w:sdtPr>
          <w:rPr>
            <w:szCs w:val="24"/>
          </w:rPr>
          <w:id w:val="-1041284422"/>
          <w:citation/>
        </w:sdtPr>
        <w:sdtContent>
          <w:customXmlInsRangeEnd w:id="938"/>
          <w:ins w:id="939" w:author="Ying Zhao" w:date="2024-04-07T23:54:00Z">
            <w:r w:rsidR="00EE117B">
              <w:rPr>
                <w:szCs w:val="24"/>
              </w:rPr>
              <w:fldChar w:fldCharType="begin"/>
            </w:r>
            <w:r w:rsidR="00EE117B">
              <w:rPr>
                <w:szCs w:val="24"/>
              </w:rPr>
              <w:instrText xml:space="preserve"> CITATION Pen201 \l 1033 </w:instrText>
            </w:r>
          </w:ins>
          <w:r w:rsidR="00EE117B">
            <w:rPr>
              <w:szCs w:val="24"/>
            </w:rPr>
            <w:fldChar w:fldCharType="separate"/>
          </w:r>
          <w:r w:rsidR="0066789D" w:rsidRPr="0066789D">
            <w:rPr>
              <w:noProof/>
              <w:szCs w:val="24"/>
            </w:rPr>
            <w:t>[49]</w:t>
          </w:r>
          <w:ins w:id="940" w:author="Ying Zhao" w:date="2024-04-07T23:54:00Z">
            <w:r w:rsidR="00EE117B">
              <w:rPr>
                <w:szCs w:val="24"/>
              </w:rPr>
              <w:fldChar w:fldCharType="end"/>
            </w:r>
          </w:ins>
          <w:customXmlInsRangeStart w:id="941" w:author="Ying Zhao" w:date="2024-04-07T23:54:00Z"/>
        </w:sdtContent>
      </w:sdt>
      <w:customXmlInsRangeEnd w:id="941"/>
      <w:r>
        <w:rPr>
          <w:szCs w:val="24"/>
        </w:rPr>
        <w:t>. Although predicting the sea ice extent for the future years is beyond the scope of our current study, we will discuss the possibilities and issues in the next section.</w:t>
      </w:r>
    </w:p>
    <w:p w14:paraId="5E6F03CF" w14:textId="77777777" w:rsidR="0040504D" w:rsidRDefault="0040504D" w:rsidP="0040504D">
      <w:pPr>
        <w:jc w:val="both"/>
        <w:rPr>
          <w:szCs w:val="24"/>
        </w:rPr>
      </w:pPr>
    </w:p>
    <w:p w14:paraId="63F1F368" w14:textId="77777777" w:rsidR="0040504D" w:rsidRDefault="0040504D" w:rsidP="0040504D">
      <w:pPr>
        <w:pStyle w:val="Heading1"/>
        <w:jc w:val="both"/>
      </w:pPr>
      <w:bookmarkStart w:id="942" w:name="_Toc155644319"/>
      <w:r>
        <w:t>Discussion and future work</w:t>
      </w:r>
      <w:bookmarkEnd w:id="942"/>
    </w:p>
    <w:p w14:paraId="137FC15E" w14:textId="2E98C9FC" w:rsidR="0040504D" w:rsidRDefault="0040504D" w:rsidP="0040504D">
      <w:pPr>
        <w:jc w:val="both"/>
      </w:pPr>
      <w:r>
        <w:t xml:space="preserve">In this paper, we innovatively introduce continuous spin values and an inertia factor to a classical 2-D IM, which is utilized to simulate the dynamics of the sea ice evolution in the Arctic region by employing the Metropolis-Hastings algorithm. Our results show excellent similarity with the actual sea ice dynamics, based on the ice configuration images and the numerical measures including the average </w:t>
      </w:r>
      <w:r>
        <w:lastRenderedPageBreak/>
        <w:t xml:space="preserve">ice coverage and the ice extent. </w:t>
      </w:r>
      <w:ins w:id="943" w:author="Ying Zhao" w:date="2024-04-07T23:51:00Z">
        <w:r w:rsidR="00F63241">
          <w:t xml:space="preserve">This demonstrates </w:t>
        </w:r>
      </w:ins>
      <w:del w:id="944" w:author="Ying Zhao" w:date="2024-04-07T23:51:00Z">
        <w:r w:rsidDel="00F63241">
          <w:delText xml:space="preserve">It is exciting and inspiring to see </w:delText>
        </w:r>
      </w:del>
      <w:r>
        <w:t xml:space="preserve">that the 100-year-old classical Ising model </w:t>
      </w:r>
      <w:ins w:id="945" w:author="Ying Zhao" w:date="2024-04-07T23:51:00Z">
        <w:r w:rsidR="00F63241">
          <w:t xml:space="preserve">can be applied to significantly contribute </w:t>
        </w:r>
      </w:ins>
      <w:del w:id="946" w:author="Ying Zhao" w:date="2024-04-07T23:51:00Z">
        <w:r w:rsidDel="00F63241">
          <w:delText xml:space="preserve">has the potential to bring enormous power </w:delText>
        </w:r>
      </w:del>
      <w:r>
        <w:t>towards climate change research and other applied science studies.</w:t>
      </w:r>
    </w:p>
    <w:p w14:paraId="44493C6F" w14:textId="77777777" w:rsidR="00633AE2" w:rsidRDefault="00633AE2" w:rsidP="0040504D">
      <w:pPr>
        <w:jc w:val="both"/>
      </w:pPr>
    </w:p>
    <w:p w14:paraId="507E430F" w14:textId="3EB38AB4" w:rsidR="0066789D" w:rsidRDefault="00A24B76" w:rsidP="00961214">
      <w:pPr>
        <w:pStyle w:val="Heading2"/>
        <w:numPr>
          <w:ilvl w:val="0"/>
          <w:numId w:val="36"/>
        </w:numPr>
        <w:jc w:val="both"/>
        <w:rPr>
          <w:ins w:id="947" w:author="Ying Zhao" w:date="2024-04-08T22:54:00Z"/>
        </w:rPr>
      </w:pPr>
      <w:bookmarkStart w:id="948" w:name="_Toc155644320"/>
      <w:ins w:id="949" w:author="Ying Zhao" w:date="2024-04-06T22:13:00Z">
        <w:r>
          <w:t xml:space="preserve">Discussions on the </w:t>
        </w:r>
      </w:ins>
      <w:ins w:id="950" w:author="Ying Zhao" w:date="2024-04-08T22:54:00Z">
        <w:r w:rsidR="0066789D">
          <w:t xml:space="preserve">Ising model </w:t>
        </w:r>
      </w:ins>
      <w:ins w:id="951" w:author="Ying Zhao" w:date="2024-04-06T22:13:00Z">
        <w:r>
          <w:t>methodology</w:t>
        </w:r>
      </w:ins>
    </w:p>
    <w:p w14:paraId="48102694" w14:textId="0931CDEF" w:rsidR="00644362" w:rsidRDefault="00063FC5" w:rsidP="00F26168">
      <w:pPr>
        <w:rPr>
          <w:ins w:id="952" w:author="Ying Zhao" w:date="2024-04-08T23:10:00Z"/>
        </w:rPr>
      </w:pPr>
      <w:ins w:id="953" w:author="Ying Zhao" w:date="2024-04-08T23:25:00Z">
        <w:r>
          <w:t>How is the</w:t>
        </w:r>
      </w:ins>
      <w:ins w:id="954" w:author="Ying Zhao" w:date="2024-04-08T22:55:00Z">
        <w:r w:rsidR="0066789D">
          <w:t xml:space="preserve"> extrapolation ability of the model</w:t>
        </w:r>
      </w:ins>
      <w:ins w:id="955" w:author="Ying Zhao" w:date="2024-04-09T22:11:00Z">
        <w:r w:rsidR="008B30DF">
          <w:t>? In other words, how does</w:t>
        </w:r>
      </w:ins>
      <w:ins w:id="956" w:author="Ying Zhao" w:date="2024-04-08T22:59:00Z">
        <w:r w:rsidR="00F26168">
          <w:t xml:space="preserve"> the model </w:t>
        </w:r>
      </w:ins>
      <w:ins w:id="957" w:author="Ying Zhao" w:date="2024-04-09T22:11:00Z">
        <w:r w:rsidR="008B30DF">
          <w:t xml:space="preserve">perform </w:t>
        </w:r>
      </w:ins>
      <w:ins w:id="958" w:author="Ying Zhao" w:date="2024-04-08T22:59:00Z">
        <w:r w:rsidR="00F26168">
          <w:t xml:space="preserve">if </w:t>
        </w:r>
      </w:ins>
      <w:ins w:id="959" w:author="Ying Zhao" w:date="2024-04-08T23:08:00Z">
        <w:r w:rsidR="00644362">
          <w:t>applying</w:t>
        </w:r>
      </w:ins>
      <w:ins w:id="960" w:author="Ying Zhao" w:date="2024-04-08T22:58:00Z">
        <w:r w:rsidR="00F26168">
          <w:t xml:space="preserve"> the</w:t>
        </w:r>
      </w:ins>
      <w:ins w:id="961" w:author="Ying Zhao" w:date="2024-04-08T22:59:00Z">
        <w:r w:rsidR="00F26168">
          <w:t xml:space="preserve"> Ising </w:t>
        </w:r>
      </w:ins>
      <w:ins w:id="962" w:author="Ying Zhao" w:date="2024-04-08T22:58:00Z">
        <w:r w:rsidR="00F26168" w:rsidRPr="00644362">
          <w:rPr>
            <w:rPrChange w:id="963" w:author="Ying Zhao" w:date="2024-04-08T23:03:00Z">
              <w:rPr>
                <w:rFonts w:ascii="Tahoma" w:hAnsi="Tahoma" w:cs="Tahoma"/>
                <w:color w:val="000000"/>
                <w:sz w:val="21"/>
                <w:szCs w:val="21"/>
                <w:shd w:val="clear" w:color="auto" w:fill="FFFFFF"/>
              </w:rPr>
            </w:rPrChange>
          </w:rPr>
          <w:t>parameters</w:t>
        </w:r>
      </w:ins>
      <w:ins w:id="964" w:author="Ying Zhao" w:date="2024-04-08T22:59:00Z">
        <w:r w:rsidR="00F26168" w:rsidRPr="00644362">
          <w:rPr>
            <w:rPrChange w:id="965" w:author="Ying Zhao" w:date="2024-04-08T23:03:00Z">
              <w:rPr>
                <w:rFonts w:ascii="Tahoma" w:hAnsi="Tahoma" w:cs="Tahoma"/>
                <w:color w:val="000000"/>
                <w:sz w:val="21"/>
                <w:szCs w:val="21"/>
                <w:shd w:val="clear" w:color="auto" w:fill="FFFFFF"/>
              </w:rPr>
            </w:rPrChange>
          </w:rPr>
          <w:t xml:space="preserve"> fitted</w:t>
        </w:r>
      </w:ins>
      <w:ins w:id="966" w:author="Ying Zhao" w:date="2024-04-08T22:58:00Z">
        <w:r w:rsidR="00F26168" w:rsidRPr="00644362">
          <w:rPr>
            <w:rPrChange w:id="967" w:author="Ying Zhao" w:date="2024-04-08T23:03:00Z">
              <w:rPr>
                <w:rFonts w:ascii="Tahoma" w:hAnsi="Tahoma" w:cs="Tahoma"/>
                <w:color w:val="000000"/>
                <w:sz w:val="21"/>
                <w:szCs w:val="21"/>
                <w:shd w:val="clear" w:color="auto" w:fill="FFFFFF"/>
              </w:rPr>
            </w:rPrChange>
          </w:rPr>
          <w:t xml:space="preserve"> from one year to </w:t>
        </w:r>
      </w:ins>
      <w:ins w:id="968" w:author="Ying Zhao" w:date="2024-04-09T22:12:00Z">
        <w:r w:rsidR="002B4ABB">
          <w:t xml:space="preserve">the data of </w:t>
        </w:r>
      </w:ins>
      <w:ins w:id="969" w:author="Ying Zhao" w:date="2024-04-08T22:58:00Z">
        <w:r w:rsidR="00F26168" w:rsidRPr="00644362">
          <w:rPr>
            <w:rPrChange w:id="970" w:author="Ying Zhao" w:date="2024-04-08T23:03:00Z">
              <w:rPr>
                <w:rFonts w:ascii="Tahoma" w:hAnsi="Tahoma" w:cs="Tahoma"/>
                <w:color w:val="000000"/>
                <w:sz w:val="21"/>
                <w:szCs w:val="21"/>
                <w:shd w:val="clear" w:color="auto" w:fill="FFFFFF"/>
              </w:rPr>
            </w:rPrChange>
          </w:rPr>
          <w:t>another year</w:t>
        </w:r>
      </w:ins>
      <w:ins w:id="971" w:author="Ying Zhao" w:date="2024-04-08T23:25:00Z">
        <w:r>
          <w:t>?</w:t>
        </w:r>
      </w:ins>
      <w:ins w:id="972" w:author="Ying Zhao" w:date="2024-04-08T23:00:00Z">
        <w:r w:rsidR="00F26168" w:rsidRPr="00644362">
          <w:rPr>
            <w:rPrChange w:id="973" w:author="Ying Zhao" w:date="2024-04-08T23:03:00Z">
              <w:rPr>
                <w:rFonts w:ascii="Tahoma" w:hAnsi="Tahoma" w:cs="Tahoma"/>
                <w:color w:val="000000"/>
                <w:sz w:val="21"/>
                <w:szCs w:val="21"/>
                <w:shd w:val="clear" w:color="auto" w:fill="FFFFFF"/>
              </w:rPr>
            </w:rPrChange>
          </w:rPr>
          <w:t xml:space="preserve"> </w:t>
        </w:r>
      </w:ins>
      <w:ins w:id="974" w:author="Ying Zhao" w:date="2024-04-08T23:01:00Z">
        <w:r w:rsidR="00F26168" w:rsidRPr="00644362">
          <w:rPr>
            <w:rPrChange w:id="975" w:author="Ying Zhao" w:date="2024-04-08T23:03:00Z">
              <w:rPr>
                <w:rFonts w:ascii="Tahoma" w:hAnsi="Tahoma" w:cs="Tahoma"/>
                <w:color w:val="000000"/>
                <w:sz w:val="21"/>
                <w:szCs w:val="21"/>
                <w:shd w:val="clear" w:color="auto" w:fill="FFFFFF"/>
              </w:rPr>
            </w:rPrChange>
          </w:rPr>
          <w:t xml:space="preserve">For this purpose, we tested the projection of Sept. to Dec. 2023 based on </w:t>
        </w:r>
      </w:ins>
      <w:ins w:id="976" w:author="Ying Zhao" w:date="2024-04-08T23:00:00Z">
        <w:r w:rsidR="00F26168" w:rsidRPr="00644362">
          <w:rPr>
            <w:rPrChange w:id="977" w:author="Ying Zhao" w:date="2024-04-08T23:03:00Z">
              <w:rPr>
                <w:rFonts w:ascii="Tahoma" w:hAnsi="Tahoma" w:cs="Tahoma"/>
                <w:color w:val="000000"/>
                <w:sz w:val="21"/>
                <w:szCs w:val="21"/>
                <w:shd w:val="clear" w:color="auto" w:fill="FFFFFF"/>
              </w:rPr>
            </w:rPrChange>
          </w:rPr>
          <w:t>Aug</w:t>
        </w:r>
      </w:ins>
      <w:ins w:id="978" w:author="Ying Zhao" w:date="2024-04-08T23:01:00Z">
        <w:r w:rsidR="00F26168" w:rsidRPr="00644362">
          <w:rPr>
            <w:rPrChange w:id="979" w:author="Ying Zhao" w:date="2024-04-08T23:03:00Z">
              <w:rPr>
                <w:rFonts w:ascii="Tahoma" w:hAnsi="Tahoma" w:cs="Tahoma"/>
                <w:color w:val="000000"/>
                <w:sz w:val="21"/>
                <w:szCs w:val="21"/>
                <w:shd w:val="clear" w:color="auto" w:fill="FFFFFF"/>
              </w:rPr>
            </w:rPrChange>
          </w:rPr>
          <w:t>.</w:t>
        </w:r>
      </w:ins>
      <w:ins w:id="980" w:author="Ying Zhao" w:date="2024-04-08T23:00:00Z">
        <w:r w:rsidR="00F26168" w:rsidRPr="00644362">
          <w:rPr>
            <w:rPrChange w:id="981" w:author="Ying Zhao" w:date="2024-04-08T23:03:00Z">
              <w:rPr>
                <w:rFonts w:ascii="Tahoma" w:hAnsi="Tahoma" w:cs="Tahoma"/>
                <w:color w:val="000000"/>
                <w:sz w:val="21"/>
                <w:szCs w:val="21"/>
                <w:shd w:val="clear" w:color="auto" w:fill="FFFFFF"/>
              </w:rPr>
            </w:rPrChange>
          </w:rPr>
          <w:t xml:space="preserve"> 2023</w:t>
        </w:r>
      </w:ins>
      <w:ins w:id="982" w:author="Ying Zhao" w:date="2024-04-08T23:01:00Z">
        <w:r w:rsidR="00F26168" w:rsidRPr="00644362">
          <w:rPr>
            <w:rPrChange w:id="983" w:author="Ying Zhao" w:date="2024-04-08T23:03:00Z">
              <w:rPr>
                <w:rFonts w:ascii="Tahoma" w:hAnsi="Tahoma" w:cs="Tahoma"/>
                <w:color w:val="000000"/>
                <w:sz w:val="21"/>
                <w:szCs w:val="21"/>
                <w:shd w:val="clear" w:color="auto" w:fill="FFFFFF"/>
              </w:rPr>
            </w:rPrChange>
          </w:rPr>
          <w:t xml:space="preserve"> ice configuration and </w:t>
        </w:r>
      </w:ins>
      <w:ins w:id="984" w:author="Ying Zhao" w:date="2024-04-08T23:02:00Z">
        <w:r w:rsidR="00F26168" w:rsidRPr="00644362">
          <w:rPr>
            <w:rPrChange w:id="985" w:author="Ying Zhao" w:date="2024-04-08T23:03:00Z">
              <w:rPr>
                <w:rFonts w:ascii="Tahoma" w:hAnsi="Tahoma" w:cs="Tahoma"/>
                <w:color w:val="000000"/>
                <w:sz w:val="21"/>
                <w:szCs w:val="21"/>
                <w:shd w:val="clear" w:color="auto" w:fill="FFFFFF"/>
              </w:rPr>
            </w:rPrChange>
          </w:rPr>
          <w:t xml:space="preserve">the </w:t>
        </w:r>
      </w:ins>
      <w:ins w:id="986" w:author="Ying Zhao" w:date="2024-04-08T23:00:00Z">
        <w:r w:rsidR="00F26168" w:rsidRPr="00644362">
          <w:rPr>
            <w:rPrChange w:id="987" w:author="Ying Zhao" w:date="2024-04-08T23:03:00Z">
              <w:rPr>
                <w:rFonts w:ascii="Tahoma" w:hAnsi="Tahoma" w:cs="Tahoma"/>
                <w:color w:val="000000"/>
                <w:sz w:val="21"/>
                <w:szCs w:val="21"/>
                <w:shd w:val="clear" w:color="auto" w:fill="FFFFFF"/>
              </w:rPr>
            </w:rPrChange>
          </w:rPr>
          <w:t>2022 best-fit parameters</w:t>
        </w:r>
      </w:ins>
      <w:ins w:id="988" w:author="Ying Zhao" w:date="2024-04-08T23:02:00Z">
        <w:r w:rsidR="00644362" w:rsidRPr="00644362">
          <w:rPr>
            <w:rPrChange w:id="989" w:author="Ying Zhao" w:date="2024-04-08T23:03:00Z">
              <w:rPr>
                <w:rFonts w:ascii="Tahoma" w:hAnsi="Tahoma" w:cs="Tahoma"/>
                <w:color w:val="000000"/>
                <w:sz w:val="21"/>
                <w:szCs w:val="21"/>
                <w:shd w:val="clear" w:color="auto" w:fill="FFFFFF"/>
              </w:rPr>
            </w:rPrChange>
          </w:rPr>
          <w:t xml:space="preserve"> in </w:t>
        </w:r>
        <w:r w:rsidR="00644362" w:rsidRPr="00644362">
          <w:rPr>
            <w:rPrChange w:id="990" w:author="Ying Zhao" w:date="2024-04-08T23:03:00Z">
              <w:rPr>
                <w:rFonts w:ascii="Tahoma" w:hAnsi="Tahoma" w:cs="Tahoma"/>
                <w:color w:val="000000"/>
                <w:sz w:val="21"/>
                <w:szCs w:val="21"/>
                <w:shd w:val="clear" w:color="auto" w:fill="FFFFFF"/>
              </w:rPr>
            </w:rPrChange>
          </w:rPr>
          <w:fldChar w:fldCharType="begin"/>
        </w:r>
        <w:r w:rsidR="00644362" w:rsidRPr="00644362">
          <w:rPr>
            <w:rPrChange w:id="991" w:author="Ying Zhao" w:date="2024-04-08T23:03:00Z">
              <w:rPr>
                <w:rFonts w:ascii="Tahoma" w:hAnsi="Tahoma" w:cs="Tahoma"/>
                <w:color w:val="000000"/>
                <w:sz w:val="21"/>
                <w:szCs w:val="21"/>
                <w:shd w:val="clear" w:color="auto" w:fill="FFFFFF"/>
              </w:rPr>
            </w:rPrChange>
          </w:rPr>
          <w:instrText xml:space="preserve"> REF _Ref155550078 \h </w:instrText>
        </w:r>
      </w:ins>
      <w:r w:rsidR="00644362">
        <w:instrText xml:space="preserve"> \* MERGEFORMAT </w:instrText>
      </w:r>
      <w:r w:rsidR="00644362" w:rsidRPr="00644362">
        <w:rPr>
          <w:rPrChange w:id="992" w:author="Ying Zhao" w:date="2024-04-08T23:03:00Z">
            <w:rPr>
              <w:rFonts w:ascii="Tahoma" w:hAnsi="Tahoma" w:cs="Tahoma"/>
              <w:color w:val="000000"/>
              <w:sz w:val="21"/>
              <w:szCs w:val="21"/>
              <w:shd w:val="clear" w:color="auto" w:fill="FFFFFF"/>
            </w:rPr>
          </w:rPrChange>
        </w:rPr>
        <w:fldChar w:fldCharType="separate"/>
      </w:r>
      <w:ins w:id="993" w:author="Ying Zhao" w:date="2024-04-08T23:30:00Z">
        <w:r w:rsidR="00542E67" w:rsidRPr="00542E67">
          <w:rPr>
            <w:rPrChange w:id="994" w:author="Ying Zhao" w:date="2024-04-08T23:30:00Z">
              <w:rPr>
                <w:sz w:val="20"/>
                <w:szCs w:val="20"/>
              </w:rPr>
            </w:rPrChange>
          </w:rPr>
          <w:t xml:space="preserve">Table </w:t>
        </w:r>
        <w:r w:rsidR="00542E67" w:rsidRPr="00542E67">
          <w:rPr>
            <w:rPrChange w:id="995" w:author="Ying Zhao" w:date="2024-04-08T23:30:00Z">
              <w:rPr>
                <w:b/>
                <w:bCs/>
                <w:noProof/>
                <w:sz w:val="20"/>
                <w:szCs w:val="20"/>
              </w:rPr>
            </w:rPrChange>
          </w:rPr>
          <w:t>1</w:t>
        </w:r>
      </w:ins>
      <w:ins w:id="996" w:author="Ying Zhao" w:date="2024-04-08T23:02:00Z">
        <w:r w:rsidR="00644362" w:rsidRPr="00644362">
          <w:rPr>
            <w:rPrChange w:id="997" w:author="Ying Zhao" w:date="2024-04-08T23:03:00Z">
              <w:rPr>
                <w:rFonts w:ascii="Tahoma" w:hAnsi="Tahoma" w:cs="Tahoma"/>
                <w:color w:val="000000"/>
                <w:sz w:val="21"/>
                <w:szCs w:val="21"/>
                <w:shd w:val="clear" w:color="auto" w:fill="FFFFFF"/>
              </w:rPr>
            </w:rPrChange>
          </w:rPr>
          <w:fldChar w:fldCharType="end"/>
        </w:r>
      </w:ins>
      <w:ins w:id="998" w:author="Ying Zhao" w:date="2024-04-08T23:00:00Z">
        <w:r w:rsidR="00F26168" w:rsidRPr="00644362">
          <w:rPr>
            <w:rPrChange w:id="999" w:author="Ying Zhao" w:date="2024-04-08T23:03:00Z">
              <w:rPr>
                <w:rFonts w:ascii="Tahoma" w:hAnsi="Tahoma" w:cs="Tahoma"/>
                <w:color w:val="000000"/>
                <w:sz w:val="21"/>
                <w:szCs w:val="21"/>
                <w:shd w:val="clear" w:color="auto" w:fill="FFFFFF"/>
              </w:rPr>
            </w:rPrChange>
          </w:rPr>
          <w:t>.</w:t>
        </w:r>
      </w:ins>
      <w:ins w:id="1000" w:author="Ying Zhao" w:date="2024-04-08T23:03:00Z">
        <w:r w:rsidR="00644362" w:rsidRPr="00644362">
          <w:rPr>
            <w:rPrChange w:id="1001" w:author="Ying Zhao" w:date="2024-04-08T23:03:00Z">
              <w:rPr>
                <w:rFonts w:ascii="Tahoma" w:hAnsi="Tahoma" w:cs="Tahoma"/>
                <w:color w:val="000000"/>
                <w:sz w:val="21"/>
                <w:szCs w:val="21"/>
                <w:shd w:val="clear" w:color="auto" w:fill="FFFFFF"/>
              </w:rPr>
            </w:rPrChange>
          </w:rPr>
          <w:t xml:space="preserve"> </w:t>
        </w:r>
      </w:ins>
      <w:ins w:id="1002" w:author="Ying Zhao" w:date="2024-04-08T23:04:00Z">
        <w:r w:rsidR="00644362">
          <w:t>Th</w:t>
        </w:r>
      </w:ins>
      <w:ins w:id="1003" w:author="Ying Zhao" w:date="2024-04-09T22:12:00Z">
        <w:r w:rsidR="000254A9">
          <w:t xml:space="preserve">e extrapolating </w:t>
        </w:r>
      </w:ins>
      <w:ins w:id="1004" w:author="Ying Zhao" w:date="2024-04-08T23:04:00Z">
        <w:r w:rsidR="00644362">
          <w:t>results show slightly l</w:t>
        </w:r>
      </w:ins>
      <w:ins w:id="1005" w:author="Ying Zhao" w:date="2024-04-08T23:03:00Z">
        <w:r w:rsidR="00644362" w:rsidRPr="00644362">
          <w:rPr>
            <w:rPrChange w:id="1006" w:author="Ying Zhao" w:date="2024-04-08T23:03:00Z">
              <w:rPr>
                <w:rFonts w:ascii="Tahoma" w:hAnsi="Tahoma" w:cs="Tahoma"/>
                <w:color w:val="000000"/>
                <w:sz w:val="21"/>
                <w:szCs w:val="21"/>
                <w:shd w:val="clear" w:color="auto" w:fill="FFFFFF"/>
              </w:rPr>
            </w:rPrChange>
          </w:rPr>
          <w:t xml:space="preserve">arger variances </w:t>
        </w:r>
        <w:r w:rsidR="00644362">
          <w:t xml:space="preserve">compare </w:t>
        </w:r>
      </w:ins>
      <w:ins w:id="1007" w:author="Ying Zhao" w:date="2024-04-08T23:04:00Z">
        <w:r w:rsidR="00644362">
          <w:t xml:space="preserve">to </w:t>
        </w:r>
      </w:ins>
      <w:ins w:id="1008" w:author="Ying Zhao" w:date="2024-04-08T23:05:00Z">
        <w:r w:rsidR="00644362">
          <w:fldChar w:fldCharType="begin"/>
        </w:r>
        <w:r w:rsidR="00644362">
          <w:instrText xml:space="preserve"> REF _Ref155550828 \h </w:instrText>
        </w:r>
      </w:ins>
      <w:r w:rsidR="00644362">
        <w:instrText xml:space="preserve"> \* MERGEFORMAT </w:instrText>
      </w:r>
      <w:r w:rsidR="00644362">
        <w:fldChar w:fldCharType="separate"/>
      </w:r>
      <w:ins w:id="1009" w:author="Ying Zhao" w:date="2024-04-08T23:30:00Z">
        <w:r w:rsidR="00542E67" w:rsidRPr="00542E67">
          <w:rPr>
            <w:rPrChange w:id="1010" w:author="Ying Zhao" w:date="2024-04-08T23:30:00Z">
              <w:rPr>
                <w:sz w:val="20"/>
                <w:szCs w:val="20"/>
              </w:rPr>
            </w:rPrChange>
          </w:rPr>
          <w:t xml:space="preserve">Figure </w:t>
        </w:r>
        <w:r w:rsidR="00542E67" w:rsidRPr="00542E67">
          <w:rPr>
            <w:rPrChange w:id="1011" w:author="Ying Zhao" w:date="2024-04-08T23:30:00Z">
              <w:rPr>
                <w:b/>
                <w:bCs/>
                <w:noProof/>
                <w:sz w:val="20"/>
                <w:szCs w:val="20"/>
              </w:rPr>
            </w:rPrChange>
          </w:rPr>
          <w:t>12</w:t>
        </w:r>
      </w:ins>
      <w:ins w:id="1012" w:author="Ying Zhao" w:date="2024-04-08T23:05:00Z">
        <w:r w:rsidR="00644362">
          <w:fldChar w:fldCharType="end"/>
        </w:r>
      </w:ins>
      <w:ins w:id="1013" w:author="Ying Zhao" w:date="2024-04-08T23:04:00Z">
        <w:r w:rsidR="00644362">
          <w:t xml:space="preserve">, because </w:t>
        </w:r>
      </w:ins>
      <w:ins w:id="1014" w:author="Ying Zhao" w:date="2024-04-08T23:05:00Z">
        <w:r w:rsidR="00644362" w:rsidRPr="00644362">
          <w:rPr>
            <w:rPrChange w:id="1015" w:author="Ying Zhao" w:date="2024-04-08T23:08:00Z">
              <w:rPr>
                <w:rFonts w:ascii="Tahoma" w:hAnsi="Tahoma" w:cs="Tahoma"/>
                <w:color w:val="000000"/>
                <w:sz w:val="21"/>
                <w:szCs w:val="21"/>
                <w:shd w:val="clear" w:color="auto" w:fill="FFFFFF"/>
              </w:rPr>
            </w:rPrChange>
          </w:rPr>
          <w:t>The idiosyncratic intra-year configurations will not be fully reproduced by the Ising parameters from a</w:t>
        </w:r>
      </w:ins>
      <w:ins w:id="1016" w:author="Ying Zhao" w:date="2024-04-09T22:13:00Z">
        <w:r w:rsidR="00713C09">
          <w:t xml:space="preserve"> </w:t>
        </w:r>
      </w:ins>
      <w:ins w:id="1017" w:author="Ying Zhao" w:date="2024-04-08T23:05:00Z">
        <w:r w:rsidR="00644362" w:rsidRPr="00644362">
          <w:rPr>
            <w:rPrChange w:id="1018" w:author="Ying Zhao" w:date="2024-04-08T23:08:00Z">
              <w:rPr>
                <w:rFonts w:ascii="Tahoma" w:hAnsi="Tahoma" w:cs="Tahoma"/>
                <w:color w:val="000000"/>
                <w:sz w:val="21"/>
                <w:szCs w:val="21"/>
                <w:shd w:val="clear" w:color="auto" w:fill="FFFFFF"/>
              </w:rPr>
            </w:rPrChange>
          </w:rPr>
          <w:t xml:space="preserve">different year. </w:t>
        </w:r>
      </w:ins>
      <w:ins w:id="1019" w:author="Ying Zhao" w:date="2024-04-08T23:06:00Z">
        <w:r w:rsidR="00644362" w:rsidRPr="00644362">
          <w:rPr>
            <w:rPrChange w:id="1020" w:author="Ying Zhao" w:date="2024-04-08T23:08:00Z">
              <w:rPr>
                <w:rFonts w:ascii="Tahoma" w:hAnsi="Tahoma" w:cs="Tahoma"/>
                <w:color w:val="000000"/>
                <w:sz w:val="21"/>
                <w:szCs w:val="21"/>
                <w:shd w:val="clear" w:color="auto" w:fill="FFFFFF"/>
              </w:rPr>
            </w:rPrChange>
          </w:rPr>
          <w:t xml:space="preserve">However, the ice percentage and extent </w:t>
        </w:r>
      </w:ins>
      <w:ins w:id="1021" w:author="Ying Zhao" w:date="2024-04-08T23:07:00Z">
        <w:r w:rsidR="00644362" w:rsidRPr="00644362">
          <w:rPr>
            <w:rPrChange w:id="1022" w:author="Ying Zhao" w:date="2024-04-08T23:08:00Z">
              <w:rPr>
                <w:rFonts w:ascii="Tahoma" w:hAnsi="Tahoma" w:cs="Tahoma"/>
                <w:color w:val="000000"/>
                <w:sz w:val="21"/>
                <w:szCs w:val="21"/>
                <w:shd w:val="clear" w:color="auto" w:fill="FFFFFF"/>
              </w:rPr>
            </w:rPrChange>
          </w:rPr>
          <w:t>metrics have</w:t>
        </w:r>
      </w:ins>
      <w:ins w:id="1023" w:author="Ying Zhao" w:date="2024-04-08T23:06:00Z">
        <w:r w:rsidR="00644362" w:rsidRPr="00644362">
          <w:rPr>
            <w:rPrChange w:id="1024" w:author="Ying Zhao" w:date="2024-04-08T23:08:00Z">
              <w:rPr>
                <w:rFonts w:ascii="Tahoma" w:hAnsi="Tahoma" w:cs="Tahoma"/>
                <w:color w:val="000000"/>
                <w:sz w:val="21"/>
                <w:szCs w:val="21"/>
                <w:shd w:val="clear" w:color="auto" w:fill="FFFFFF"/>
              </w:rPr>
            </w:rPrChange>
          </w:rPr>
          <w:t xml:space="preserve"> correctly predict</w:t>
        </w:r>
      </w:ins>
      <w:ins w:id="1025" w:author="Ying Zhao" w:date="2024-04-08T23:07:00Z">
        <w:r w:rsidR="00644362" w:rsidRPr="00644362">
          <w:rPr>
            <w:rPrChange w:id="1026" w:author="Ying Zhao" w:date="2024-04-08T23:08:00Z">
              <w:rPr>
                <w:rFonts w:ascii="Tahoma" w:hAnsi="Tahoma" w:cs="Tahoma"/>
                <w:color w:val="000000"/>
                <w:sz w:val="21"/>
                <w:szCs w:val="21"/>
                <w:shd w:val="clear" w:color="auto" w:fill="FFFFFF"/>
              </w:rPr>
            </w:rPrChange>
          </w:rPr>
          <w:t>ed</w:t>
        </w:r>
      </w:ins>
      <w:ins w:id="1027" w:author="Ying Zhao" w:date="2024-04-08T23:06:00Z">
        <w:r w:rsidR="00644362" w:rsidRPr="00644362">
          <w:rPr>
            <w:rPrChange w:id="1028" w:author="Ying Zhao" w:date="2024-04-08T23:08:00Z">
              <w:rPr>
                <w:rFonts w:ascii="Tahoma" w:hAnsi="Tahoma" w:cs="Tahoma"/>
                <w:color w:val="000000"/>
                <w:sz w:val="21"/>
                <w:szCs w:val="21"/>
                <w:shd w:val="clear" w:color="auto" w:fill="FFFFFF"/>
              </w:rPr>
            </w:rPrChange>
          </w:rPr>
          <w:t xml:space="preserve"> that Sept 2023 would experience the second lowest ic</w:t>
        </w:r>
      </w:ins>
      <w:ins w:id="1029" w:author="Ying Zhao" w:date="2024-04-08T23:07:00Z">
        <w:r w:rsidR="00644362" w:rsidRPr="00644362">
          <w:rPr>
            <w:rPrChange w:id="1030" w:author="Ying Zhao" w:date="2024-04-08T23:08:00Z">
              <w:rPr>
                <w:rFonts w:ascii="Tahoma" w:hAnsi="Tahoma" w:cs="Tahoma"/>
                <w:color w:val="000000"/>
                <w:sz w:val="21"/>
                <w:szCs w:val="21"/>
                <w:shd w:val="clear" w:color="auto" w:fill="FFFFFF"/>
              </w:rPr>
            </w:rPrChange>
          </w:rPr>
          <w:t>e</w:t>
        </w:r>
      </w:ins>
      <w:ins w:id="1031" w:author="Ying Zhao" w:date="2024-04-08T23:06:00Z">
        <w:r w:rsidR="00644362" w:rsidRPr="00644362">
          <w:rPr>
            <w:rPrChange w:id="1032" w:author="Ying Zhao" w:date="2024-04-08T23:08:00Z">
              <w:rPr>
                <w:rFonts w:ascii="Tahoma" w:hAnsi="Tahoma" w:cs="Tahoma"/>
                <w:color w:val="000000"/>
                <w:sz w:val="21"/>
                <w:szCs w:val="21"/>
                <w:shd w:val="clear" w:color="auto" w:fill="FFFFFF"/>
              </w:rPr>
            </w:rPrChange>
          </w:rPr>
          <w:t xml:space="preserve"> extent in history for </w:t>
        </w:r>
      </w:ins>
      <w:ins w:id="1033" w:author="Ying Zhao" w:date="2024-04-08T23:07:00Z">
        <w:r w:rsidR="00644362" w:rsidRPr="00644362">
          <w:rPr>
            <w:rPrChange w:id="1034" w:author="Ying Zhao" w:date="2024-04-08T23:08:00Z">
              <w:rPr>
                <w:rFonts w:ascii="Tahoma" w:hAnsi="Tahoma" w:cs="Tahoma"/>
                <w:color w:val="000000"/>
                <w:sz w:val="21"/>
                <w:szCs w:val="21"/>
                <w:shd w:val="clear" w:color="auto" w:fill="FFFFFF"/>
              </w:rPr>
            </w:rPrChange>
          </w:rPr>
          <w:t>our</w:t>
        </w:r>
      </w:ins>
      <w:ins w:id="1035" w:author="Ying Zhao" w:date="2024-04-08T23:06:00Z">
        <w:r w:rsidR="00644362" w:rsidRPr="00644362">
          <w:rPr>
            <w:rPrChange w:id="1036" w:author="Ying Zhao" w:date="2024-04-08T23:08:00Z">
              <w:rPr>
                <w:rFonts w:ascii="Tahoma" w:hAnsi="Tahoma" w:cs="Tahoma"/>
                <w:color w:val="000000"/>
                <w:sz w:val="21"/>
                <w:szCs w:val="21"/>
                <w:shd w:val="clear" w:color="auto" w:fill="FFFFFF"/>
              </w:rPr>
            </w:rPrChange>
          </w:rPr>
          <w:t xml:space="preserve"> focus Arctic sea ice area</w:t>
        </w:r>
      </w:ins>
      <w:ins w:id="1037" w:author="Ying Zhao" w:date="2024-04-08T23:07:00Z">
        <w:r w:rsidR="00644362" w:rsidRPr="00644362">
          <w:rPr>
            <w:rPrChange w:id="1038" w:author="Ying Zhao" w:date="2024-04-08T23:08:00Z">
              <w:rPr>
                <w:rFonts w:ascii="Tahoma" w:hAnsi="Tahoma" w:cs="Tahoma"/>
                <w:color w:val="000000"/>
                <w:sz w:val="21"/>
                <w:szCs w:val="21"/>
                <w:shd w:val="clear" w:color="auto" w:fill="FFFFFF"/>
              </w:rPr>
            </w:rPrChange>
          </w:rPr>
          <w:t xml:space="preserve">. This shows that recycling the Ising parameters, even though far from perfect, can </w:t>
        </w:r>
      </w:ins>
      <w:ins w:id="1039" w:author="Ying Zhao" w:date="2024-04-09T22:13:00Z">
        <w:r w:rsidR="0008730B">
          <w:t>provide</w:t>
        </w:r>
      </w:ins>
      <w:ins w:id="1040" w:author="Ying Zhao" w:date="2024-04-08T23:07:00Z">
        <w:r w:rsidR="00644362" w:rsidRPr="00644362">
          <w:rPr>
            <w:rPrChange w:id="1041" w:author="Ying Zhao" w:date="2024-04-08T23:08:00Z">
              <w:rPr>
                <w:rFonts w:ascii="Tahoma" w:hAnsi="Tahoma" w:cs="Tahoma"/>
                <w:color w:val="000000"/>
                <w:sz w:val="21"/>
                <w:szCs w:val="21"/>
                <w:shd w:val="clear" w:color="auto" w:fill="FFFFFF"/>
              </w:rPr>
            </w:rPrChange>
          </w:rPr>
          <w:t xml:space="preserve"> us</w:t>
        </w:r>
      </w:ins>
      <w:ins w:id="1042" w:author="Ying Zhao" w:date="2024-04-09T22:13:00Z">
        <w:r w:rsidR="00F0706E">
          <w:t xml:space="preserve"> with</w:t>
        </w:r>
      </w:ins>
      <w:ins w:id="1043" w:author="Ying Zhao" w:date="2024-04-08T23:07:00Z">
        <w:r w:rsidR="00644362" w:rsidRPr="00644362">
          <w:rPr>
            <w:rPrChange w:id="1044" w:author="Ying Zhao" w:date="2024-04-08T23:08:00Z">
              <w:rPr>
                <w:rFonts w:ascii="Tahoma" w:hAnsi="Tahoma" w:cs="Tahoma"/>
                <w:color w:val="000000"/>
                <w:sz w:val="21"/>
                <w:szCs w:val="21"/>
                <w:shd w:val="clear" w:color="auto" w:fill="FFFFFF"/>
              </w:rPr>
            </w:rPrChange>
          </w:rPr>
          <w:t xml:space="preserve"> a lot of insights </w:t>
        </w:r>
      </w:ins>
      <w:ins w:id="1045" w:author="Ying Zhao" w:date="2024-04-08T23:08:00Z">
        <w:r w:rsidR="00644362" w:rsidRPr="00644362">
          <w:rPr>
            <w:rPrChange w:id="1046" w:author="Ying Zhao" w:date="2024-04-08T23:08:00Z">
              <w:rPr>
                <w:rFonts w:ascii="Tahoma" w:hAnsi="Tahoma" w:cs="Tahoma"/>
                <w:color w:val="000000"/>
                <w:sz w:val="21"/>
                <w:szCs w:val="21"/>
                <w:shd w:val="clear" w:color="auto" w:fill="FFFFFF"/>
              </w:rPr>
            </w:rPrChange>
          </w:rPr>
          <w:t>across</w:t>
        </w:r>
      </w:ins>
      <w:ins w:id="1047" w:author="Ying Zhao" w:date="2024-04-08T23:07:00Z">
        <w:r w:rsidR="00644362" w:rsidRPr="00644362">
          <w:rPr>
            <w:rPrChange w:id="1048" w:author="Ying Zhao" w:date="2024-04-08T23:08:00Z">
              <w:rPr>
                <w:rFonts w:ascii="Tahoma" w:hAnsi="Tahoma" w:cs="Tahoma"/>
                <w:color w:val="000000"/>
                <w:sz w:val="21"/>
                <w:szCs w:val="21"/>
                <w:shd w:val="clear" w:color="auto" w:fill="FFFFFF"/>
              </w:rPr>
            </w:rPrChange>
          </w:rPr>
          <w:t xml:space="preserve"> different years.</w:t>
        </w:r>
      </w:ins>
      <w:ins w:id="1049" w:author="Ying Zhao" w:date="2024-04-08T23:08:00Z">
        <w:r w:rsidR="00644362">
          <w:t xml:space="preserve"> </w:t>
        </w:r>
      </w:ins>
    </w:p>
    <w:p w14:paraId="0E302F1F" w14:textId="56B3D81C" w:rsidR="00644362" w:rsidRDefault="00644362" w:rsidP="00F26168">
      <w:pPr>
        <w:rPr>
          <w:ins w:id="1050" w:author="Ying Zhao" w:date="2024-04-08T23:09:00Z"/>
        </w:rPr>
      </w:pPr>
      <w:ins w:id="1051" w:author="Ying Zhao" w:date="2024-04-08T23:10:00Z">
        <w:r>
          <w:t xml:space="preserve">Also interesting is </w:t>
        </w:r>
      </w:ins>
      <w:ins w:id="1052" w:author="Ying Zhao" w:date="2024-04-08T23:13:00Z">
        <w:r w:rsidR="00E13A71">
          <w:t>the effect of</w:t>
        </w:r>
      </w:ins>
      <w:ins w:id="1053" w:author="Ying Zhao" w:date="2024-04-08T23:11:00Z">
        <w:r>
          <w:t xml:space="preserve"> </w:t>
        </w:r>
      </w:ins>
      <w:ins w:id="1054" w:author="Ying Zhao" w:date="2024-04-08T23:13:00Z">
        <w:r w:rsidR="00E13A71">
          <w:t>introducing the</w:t>
        </w:r>
      </w:ins>
      <w:ins w:id="1055" w:author="Ying Zhao" w:date="2024-04-08T23:11:00Z">
        <w:r>
          <w:t xml:space="preserve"> inertia </w:t>
        </w:r>
      </w:ins>
      <w:ins w:id="1056" w:author="Ying Zhao" w:date="2024-04-08T23:14:00Z">
        <w:r w:rsidR="00E13A71">
          <w:t>factor</w:t>
        </w:r>
      </w:ins>
      <w:ins w:id="1057" w:author="Ying Zhao" w:date="2024-04-08T23:16:00Z">
        <w:r w:rsidR="00E13A71">
          <w:t xml:space="preserve"> </w:t>
        </w:r>
        <w:r w:rsidR="00E13A71" w:rsidRPr="00E722C6">
          <w:rPr>
            <w:i/>
            <w:iCs/>
            <w:rPrChange w:id="1058" w:author="Ying Zhao" w:date="2024-04-08T23:25:00Z">
              <w:rPr/>
            </w:rPrChange>
          </w:rPr>
          <w:t>I</w:t>
        </w:r>
      </w:ins>
      <w:ins w:id="1059" w:author="Ying Zhao" w:date="2024-04-08T23:12:00Z">
        <w:r>
          <w:t xml:space="preserve">. </w:t>
        </w:r>
        <w:r w:rsidR="00E13A71">
          <w:t xml:space="preserve">For this, we have </w:t>
        </w:r>
        <w:r w:rsidR="00E13A71" w:rsidRPr="00BE3B21">
          <w:rPr>
            <w:rPrChange w:id="1060" w:author="Ying Zhao" w:date="2024-04-08T23:24:00Z">
              <w:rPr>
                <w:rFonts w:ascii="Tahoma" w:hAnsi="Tahoma" w:cs="Tahoma"/>
                <w:color w:val="000000"/>
                <w:sz w:val="21"/>
                <w:szCs w:val="21"/>
                <w:shd w:val="clear" w:color="auto" w:fill="FFFFFF"/>
              </w:rPr>
            </w:rPrChange>
          </w:rPr>
          <w:t xml:space="preserve">explored the vanilla Ising model without the inertia </w:t>
        </w:r>
      </w:ins>
      <w:ins w:id="1061" w:author="Ying Zhao" w:date="2024-04-08T23:14:00Z">
        <w:r w:rsidR="00E13A71" w:rsidRPr="00BE3B21">
          <w:rPr>
            <w:rPrChange w:id="1062" w:author="Ying Zhao" w:date="2024-04-08T23:24:00Z">
              <w:rPr>
                <w:rFonts w:ascii="Tahoma" w:hAnsi="Tahoma" w:cs="Tahoma"/>
                <w:color w:val="000000"/>
                <w:sz w:val="21"/>
                <w:szCs w:val="21"/>
                <w:shd w:val="clear" w:color="auto" w:fill="FFFFFF"/>
              </w:rPr>
            </w:rPrChange>
          </w:rPr>
          <w:t>term</w:t>
        </w:r>
      </w:ins>
      <w:ins w:id="1063" w:author="Ying Zhao" w:date="2024-04-08T23:17:00Z">
        <w:r w:rsidR="00E13A71" w:rsidRPr="00BE3B21">
          <w:rPr>
            <w:rPrChange w:id="1064" w:author="Ying Zhao" w:date="2024-04-08T23:24:00Z">
              <w:rPr>
                <w:rFonts w:ascii="Tahoma" w:hAnsi="Tahoma" w:cs="Tahoma"/>
                <w:color w:val="000000"/>
                <w:sz w:val="21"/>
                <w:szCs w:val="21"/>
                <w:shd w:val="clear" w:color="auto" w:fill="FFFFFF"/>
              </w:rPr>
            </w:rPrChange>
          </w:rPr>
          <w:t>;</w:t>
        </w:r>
      </w:ins>
      <w:ins w:id="1065" w:author="Ying Zhao" w:date="2024-04-08T23:15:00Z">
        <w:r w:rsidR="00E13A71" w:rsidRPr="00BE3B21">
          <w:rPr>
            <w:rPrChange w:id="1066" w:author="Ying Zhao" w:date="2024-04-08T23:24:00Z">
              <w:rPr>
                <w:rFonts w:ascii="Tahoma" w:hAnsi="Tahoma" w:cs="Tahoma"/>
                <w:color w:val="000000"/>
                <w:sz w:val="21"/>
                <w:szCs w:val="21"/>
                <w:shd w:val="clear" w:color="auto" w:fill="FFFFFF"/>
              </w:rPr>
            </w:rPrChange>
          </w:rPr>
          <w:t xml:space="preserve"> the corresponding simulation results significantly underperform </w:t>
        </w:r>
      </w:ins>
      <w:ins w:id="1067" w:author="Ying Zhao" w:date="2024-04-08T23:16:00Z">
        <w:r w:rsidR="00E13A71" w:rsidRPr="00BE3B21">
          <w:rPr>
            <w:rPrChange w:id="1068" w:author="Ying Zhao" w:date="2024-04-08T23:24:00Z">
              <w:rPr>
                <w:rFonts w:ascii="Tahoma" w:hAnsi="Tahoma" w:cs="Tahoma"/>
                <w:color w:val="000000"/>
                <w:sz w:val="21"/>
                <w:szCs w:val="21"/>
                <w:shd w:val="clear" w:color="auto" w:fill="FFFFFF"/>
              </w:rPr>
            </w:rPrChange>
          </w:rPr>
          <w:t xml:space="preserve">the results with the </w:t>
        </w:r>
      </w:ins>
      <w:ins w:id="1069" w:author="Ying Zhao" w:date="2024-04-08T23:17:00Z">
        <w:r w:rsidR="00E13A71" w:rsidRPr="00BE3B21">
          <w:rPr>
            <w:rPrChange w:id="1070" w:author="Ying Zhao" w:date="2024-04-08T23:24:00Z">
              <w:rPr>
                <w:rFonts w:ascii="Tahoma" w:hAnsi="Tahoma" w:cs="Tahoma"/>
                <w:color w:val="000000"/>
                <w:sz w:val="21"/>
                <w:szCs w:val="21"/>
                <w:shd w:val="clear" w:color="auto" w:fill="FFFFFF"/>
              </w:rPr>
            </w:rPrChange>
          </w:rPr>
          <w:t xml:space="preserve">inertia term </w:t>
        </w:r>
      </w:ins>
      <w:ins w:id="1071" w:author="Ying Zhao" w:date="2024-04-08T23:16:00Z">
        <w:r w:rsidR="00E13A71" w:rsidRPr="00BE3B21">
          <w:rPr>
            <w:rPrChange w:id="1072" w:author="Ying Zhao" w:date="2024-04-08T23:24:00Z">
              <w:rPr>
                <w:rFonts w:ascii="Tahoma" w:hAnsi="Tahoma" w:cs="Tahoma"/>
                <w:color w:val="000000"/>
                <w:sz w:val="21"/>
                <w:szCs w:val="21"/>
                <w:shd w:val="clear" w:color="auto" w:fill="FFFFFF"/>
              </w:rPr>
            </w:rPrChange>
          </w:rPr>
          <w:t>in Section V.</w:t>
        </w:r>
      </w:ins>
      <w:ins w:id="1073" w:author="Ying Zhao" w:date="2024-04-08T23:17:00Z">
        <w:r w:rsidR="00E13A71" w:rsidRPr="00BE3B21">
          <w:rPr>
            <w:rPrChange w:id="1074" w:author="Ying Zhao" w:date="2024-04-08T23:24:00Z">
              <w:rPr>
                <w:rFonts w:ascii="Tahoma" w:hAnsi="Tahoma" w:cs="Tahoma"/>
                <w:color w:val="000000"/>
                <w:sz w:val="21"/>
                <w:szCs w:val="21"/>
                <w:shd w:val="clear" w:color="auto" w:fill="FFFFFF"/>
              </w:rPr>
            </w:rPrChange>
          </w:rPr>
          <w:t xml:space="preserve"> </w:t>
        </w:r>
      </w:ins>
      <w:ins w:id="1075" w:author="Ying Zhao" w:date="2024-04-08T23:18:00Z">
        <w:r w:rsidR="00E13A71" w:rsidRPr="00BE3B21">
          <w:rPr>
            <w:rPrChange w:id="1076" w:author="Ying Zhao" w:date="2024-04-08T23:24:00Z">
              <w:rPr>
                <w:rFonts w:ascii="Tahoma" w:hAnsi="Tahoma" w:cs="Tahoma"/>
                <w:color w:val="000000"/>
                <w:sz w:val="21"/>
                <w:szCs w:val="21"/>
                <w:shd w:val="clear" w:color="auto" w:fill="FFFFFF"/>
              </w:rPr>
            </w:rPrChange>
          </w:rPr>
          <w:t xml:space="preserve">This demonstrates that the </w:t>
        </w:r>
      </w:ins>
      <w:ins w:id="1077" w:author="Ying Zhao" w:date="2024-04-08T23:19:00Z">
        <w:r w:rsidR="00E13A71" w:rsidRPr="00BE3B21">
          <w:rPr>
            <w:rPrChange w:id="1078" w:author="Ying Zhao" w:date="2024-04-08T23:24:00Z">
              <w:rPr>
                <w:rFonts w:ascii="Tahoma" w:hAnsi="Tahoma" w:cs="Tahoma"/>
                <w:color w:val="000000"/>
                <w:sz w:val="21"/>
                <w:szCs w:val="21"/>
                <w:shd w:val="clear" w:color="auto" w:fill="FFFFFF"/>
              </w:rPr>
            </w:rPrChange>
          </w:rPr>
          <w:t>inertia term</w:t>
        </w:r>
      </w:ins>
      <w:ins w:id="1079" w:author="Ying Zhao" w:date="2024-04-08T23:18:00Z">
        <w:r w:rsidR="00E13A71" w:rsidRPr="00BE3B21">
          <w:rPr>
            <w:rPrChange w:id="1080" w:author="Ying Zhao" w:date="2024-04-08T23:24:00Z">
              <w:rPr>
                <w:rFonts w:ascii="Tahoma" w:hAnsi="Tahoma" w:cs="Tahoma"/>
                <w:color w:val="000000"/>
                <w:sz w:val="21"/>
                <w:szCs w:val="21"/>
                <w:shd w:val="clear" w:color="auto" w:fill="FFFFFF"/>
              </w:rPr>
            </w:rPrChange>
          </w:rPr>
          <w:t xml:space="preserve"> has significant strength toward sea ice modeling</w:t>
        </w:r>
      </w:ins>
      <w:ins w:id="1081" w:author="Ying Zhao" w:date="2024-04-08T23:20:00Z">
        <w:r w:rsidR="00E13A71" w:rsidRPr="00BE3B21">
          <w:rPr>
            <w:rPrChange w:id="1082" w:author="Ying Zhao" w:date="2024-04-08T23:24:00Z">
              <w:rPr>
                <w:rFonts w:ascii="Tahoma" w:hAnsi="Tahoma" w:cs="Tahoma"/>
                <w:color w:val="000000"/>
                <w:sz w:val="21"/>
                <w:szCs w:val="21"/>
                <w:shd w:val="clear" w:color="auto" w:fill="FFFFFF"/>
              </w:rPr>
            </w:rPrChange>
          </w:rPr>
          <w:t xml:space="preserve">, </w:t>
        </w:r>
        <w:bookmarkStart w:id="1083" w:name="_Hlk163510888"/>
        <w:r w:rsidR="00E13A71" w:rsidRPr="00BE3B21">
          <w:rPr>
            <w:rPrChange w:id="1084" w:author="Ying Zhao" w:date="2024-04-08T23:24:00Z">
              <w:rPr>
                <w:rFonts w:ascii="Tahoma" w:hAnsi="Tahoma" w:cs="Tahoma"/>
                <w:color w:val="000000"/>
                <w:sz w:val="21"/>
                <w:szCs w:val="21"/>
                <w:shd w:val="clear" w:color="auto" w:fill="FFFFFF"/>
              </w:rPr>
            </w:rPrChange>
          </w:rPr>
          <w:t xml:space="preserve">indicating that Arctic sea </w:t>
        </w:r>
      </w:ins>
      <w:ins w:id="1085" w:author="Ying Zhao" w:date="2024-04-08T23:19:00Z">
        <w:r w:rsidR="00E13A71" w:rsidRPr="00BE3B21">
          <w:rPr>
            <w:rPrChange w:id="1086" w:author="Ying Zhao" w:date="2024-04-08T23:24:00Z">
              <w:rPr>
                <w:rFonts w:ascii="Tahoma" w:hAnsi="Tahoma" w:cs="Tahoma"/>
                <w:color w:val="000000"/>
                <w:sz w:val="21"/>
                <w:szCs w:val="21"/>
                <w:shd w:val="clear" w:color="auto" w:fill="FFFFFF"/>
              </w:rPr>
            </w:rPrChange>
          </w:rPr>
          <w:t xml:space="preserve">ice and water </w:t>
        </w:r>
      </w:ins>
      <w:ins w:id="1087" w:author="Ying Zhao" w:date="2024-04-08T23:20:00Z">
        <w:r w:rsidR="00E13A71" w:rsidRPr="00BE3B21">
          <w:rPr>
            <w:rPrChange w:id="1088" w:author="Ying Zhao" w:date="2024-04-08T23:24:00Z">
              <w:rPr>
                <w:rFonts w:ascii="Tahoma" w:hAnsi="Tahoma" w:cs="Tahoma"/>
                <w:color w:val="000000"/>
                <w:sz w:val="21"/>
                <w:szCs w:val="21"/>
                <w:shd w:val="clear" w:color="auto" w:fill="FFFFFF"/>
              </w:rPr>
            </w:rPrChange>
          </w:rPr>
          <w:t>have a tendency to stay unchanged</w:t>
        </w:r>
      </w:ins>
      <w:bookmarkEnd w:id="1083"/>
      <w:ins w:id="1089" w:author="Ying Zhao" w:date="2024-04-08T23:18:00Z">
        <w:r w:rsidR="00E13A71" w:rsidRPr="00BE3B21">
          <w:rPr>
            <w:rPrChange w:id="1090" w:author="Ying Zhao" w:date="2024-04-08T23:24:00Z">
              <w:rPr>
                <w:rFonts w:ascii="Tahoma" w:hAnsi="Tahoma" w:cs="Tahoma"/>
                <w:color w:val="000000"/>
                <w:sz w:val="21"/>
                <w:szCs w:val="21"/>
                <w:shd w:val="clear" w:color="auto" w:fill="FFFFFF"/>
              </w:rPr>
            </w:rPrChange>
          </w:rPr>
          <w:t xml:space="preserve">. </w:t>
        </w:r>
      </w:ins>
      <w:ins w:id="1091" w:author="Ying Zhao" w:date="2024-04-08T23:22:00Z">
        <w:r w:rsidR="00E13A71" w:rsidRPr="00BE3B21">
          <w:rPr>
            <w:rPrChange w:id="1092" w:author="Ying Zhao" w:date="2024-04-08T23:24:00Z">
              <w:rPr>
                <w:rFonts w:ascii="Tahoma" w:hAnsi="Tahoma" w:cs="Tahoma"/>
                <w:color w:val="000000"/>
                <w:sz w:val="21"/>
                <w:szCs w:val="21"/>
                <w:shd w:val="clear" w:color="auto" w:fill="FFFFFF"/>
              </w:rPr>
            </w:rPrChange>
          </w:rPr>
          <w:t xml:space="preserve">However, this does not mean that the </w:t>
        </w:r>
      </w:ins>
      <w:ins w:id="1093" w:author="Ying Zhao" w:date="2024-04-08T23:18:00Z">
        <w:r w:rsidR="00E13A71" w:rsidRPr="00BE3B21">
          <w:rPr>
            <w:rPrChange w:id="1094" w:author="Ying Zhao" w:date="2024-04-08T23:24:00Z">
              <w:rPr>
                <w:rFonts w:ascii="Tahoma" w:hAnsi="Tahoma" w:cs="Tahoma"/>
                <w:color w:val="000000"/>
                <w:sz w:val="21"/>
                <w:szCs w:val="21"/>
                <w:shd w:val="clear" w:color="auto" w:fill="FFFFFF"/>
              </w:rPr>
            </w:rPrChange>
          </w:rPr>
          <w:t>inertia factor is a must-have</w:t>
        </w:r>
      </w:ins>
      <w:ins w:id="1095" w:author="Ying Zhao" w:date="2024-04-08T23:22:00Z">
        <w:r w:rsidR="00E13A71" w:rsidRPr="00BE3B21">
          <w:rPr>
            <w:rPrChange w:id="1096" w:author="Ying Zhao" w:date="2024-04-08T23:24:00Z">
              <w:rPr>
                <w:rFonts w:ascii="Tahoma" w:hAnsi="Tahoma" w:cs="Tahoma"/>
                <w:color w:val="000000"/>
                <w:sz w:val="21"/>
                <w:szCs w:val="21"/>
                <w:shd w:val="clear" w:color="auto" w:fill="FFFFFF"/>
              </w:rPr>
            </w:rPrChange>
          </w:rPr>
          <w:t>; it</w:t>
        </w:r>
      </w:ins>
      <w:ins w:id="1097" w:author="Ying Zhao" w:date="2024-04-08T23:18:00Z">
        <w:r w:rsidR="00E13A71" w:rsidRPr="00BE3B21">
          <w:rPr>
            <w:rPrChange w:id="1098" w:author="Ying Zhao" w:date="2024-04-08T23:24:00Z">
              <w:rPr>
                <w:rFonts w:ascii="Tahoma" w:hAnsi="Tahoma" w:cs="Tahoma"/>
                <w:color w:val="000000"/>
                <w:sz w:val="21"/>
                <w:szCs w:val="21"/>
                <w:shd w:val="clear" w:color="auto" w:fill="FFFFFF"/>
              </w:rPr>
            </w:rPrChange>
          </w:rPr>
          <w:t xml:space="preserve"> </w:t>
        </w:r>
      </w:ins>
      <w:ins w:id="1099" w:author="Ying Zhao" w:date="2024-04-08T23:23:00Z">
        <w:r w:rsidR="00402395" w:rsidRPr="00BE3B21">
          <w:rPr>
            <w:rPrChange w:id="1100" w:author="Ying Zhao" w:date="2024-04-08T23:24:00Z">
              <w:rPr>
                <w:rFonts w:ascii="Tahoma" w:hAnsi="Tahoma" w:cs="Tahoma"/>
                <w:color w:val="000000"/>
                <w:sz w:val="21"/>
                <w:szCs w:val="21"/>
                <w:shd w:val="clear" w:color="auto" w:fill="FFFFFF"/>
              </w:rPr>
            </w:rPrChange>
          </w:rPr>
          <w:t>could be</w:t>
        </w:r>
      </w:ins>
      <w:ins w:id="1101" w:author="Ying Zhao" w:date="2024-04-08T23:18:00Z">
        <w:r w:rsidR="00E13A71" w:rsidRPr="00BE3B21">
          <w:rPr>
            <w:rPrChange w:id="1102" w:author="Ying Zhao" w:date="2024-04-08T23:24:00Z">
              <w:rPr>
                <w:rFonts w:ascii="Tahoma" w:hAnsi="Tahoma" w:cs="Tahoma"/>
                <w:color w:val="000000"/>
                <w:sz w:val="21"/>
                <w:szCs w:val="21"/>
                <w:shd w:val="clear" w:color="auto" w:fill="FFFFFF"/>
              </w:rPr>
            </w:rPrChange>
          </w:rPr>
          <w:t xml:space="preserve"> possible to improve the Ising model performance via other routes</w:t>
        </w:r>
      </w:ins>
      <w:ins w:id="1103" w:author="Ying Zhao" w:date="2024-04-08T23:22:00Z">
        <w:r w:rsidR="00F01741" w:rsidRPr="00BE3B21">
          <w:rPr>
            <w:rPrChange w:id="1104" w:author="Ying Zhao" w:date="2024-04-08T23:24:00Z">
              <w:rPr>
                <w:rFonts w:ascii="Tahoma" w:hAnsi="Tahoma" w:cs="Tahoma"/>
                <w:color w:val="000000"/>
                <w:sz w:val="21"/>
                <w:szCs w:val="21"/>
                <w:shd w:val="clear" w:color="auto" w:fill="FFFFFF"/>
              </w:rPr>
            </w:rPrChange>
          </w:rPr>
          <w:t>,</w:t>
        </w:r>
      </w:ins>
      <w:ins w:id="1105" w:author="Ying Zhao" w:date="2024-04-08T23:18:00Z">
        <w:r w:rsidR="00E13A71" w:rsidRPr="00BE3B21">
          <w:rPr>
            <w:rPrChange w:id="1106" w:author="Ying Zhao" w:date="2024-04-08T23:24:00Z">
              <w:rPr>
                <w:rFonts w:ascii="Tahoma" w:hAnsi="Tahoma" w:cs="Tahoma"/>
                <w:color w:val="000000"/>
                <w:sz w:val="21"/>
                <w:szCs w:val="21"/>
                <w:shd w:val="clear" w:color="auto" w:fill="FFFFFF"/>
              </w:rPr>
            </w:rPrChange>
          </w:rPr>
          <w:t xml:space="preserve"> e.g. </w:t>
        </w:r>
      </w:ins>
      <w:ins w:id="1107" w:author="Ying Zhao" w:date="2024-04-08T23:23:00Z">
        <w:r w:rsidR="00F01741" w:rsidRPr="00BE3B21">
          <w:rPr>
            <w:rPrChange w:id="1108" w:author="Ying Zhao" w:date="2024-04-08T23:24:00Z">
              <w:rPr>
                <w:rFonts w:ascii="Tahoma" w:hAnsi="Tahoma" w:cs="Tahoma"/>
                <w:color w:val="000000"/>
                <w:sz w:val="21"/>
                <w:szCs w:val="21"/>
                <w:shd w:val="clear" w:color="auto" w:fill="FFFFFF"/>
              </w:rPr>
            </w:rPrChange>
          </w:rPr>
          <w:t xml:space="preserve">further </w:t>
        </w:r>
      </w:ins>
      <w:ins w:id="1109" w:author="Ying Zhao" w:date="2024-04-08T23:18:00Z">
        <w:r w:rsidR="00E13A71" w:rsidRPr="00BE3B21">
          <w:rPr>
            <w:rPrChange w:id="1110" w:author="Ying Zhao" w:date="2024-04-08T23:24:00Z">
              <w:rPr>
                <w:rFonts w:ascii="Tahoma" w:hAnsi="Tahoma" w:cs="Tahoma"/>
                <w:color w:val="000000"/>
                <w:sz w:val="21"/>
                <w:szCs w:val="21"/>
                <w:shd w:val="clear" w:color="auto" w:fill="FFFFFF"/>
              </w:rPr>
            </w:rPrChange>
          </w:rPr>
          <w:t>enrich</w:t>
        </w:r>
      </w:ins>
      <w:ins w:id="1111" w:author="Ying Zhao" w:date="2024-04-08T23:23:00Z">
        <w:r w:rsidR="00611C6A" w:rsidRPr="00BE3B21">
          <w:rPr>
            <w:rPrChange w:id="1112" w:author="Ying Zhao" w:date="2024-04-08T23:24:00Z">
              <w:rPr>
                <w:rFonts w:ascii="Tahoma" w:hAnsi="Tahoma" w:cs="Tahoma"/>
                <w:color w:val="000000"/>
                <w:sz w:val="21"/>
                <w:szCs w:val="21"/>
                <w:shd w:val="clear" w:color="auto" w:fill="FFFFFF"/>
              </w:rPr>
            </w:rPrChange>
          </w:rPr>
          <w:t>ing</w:t>
        </w:r>
      </w:ins>
      <w:ins w:id="1113" w:author="Ying Zhao" w:date="2024-04-08T23:18:00Z">
        <w:r w:rsidR="00E13A71" w:rsidRPr="00BE3B21">
          <w:rPr>
            <w:rPrChange w:id="1114" w:author="Ying Zhao" w:date="2024-04-08T23:24:00Z">
              <w:rPr>
                <w:rFonts w:ascii="Tahoma" w:hAnsi="Tahoma" w:cs="Tahoma"/>
                <w:color w:val="000000"/>
                <w:sz w:val="21"/>
                <w:szCs w:val="21"/>
                <w:shd w:val="clear" w:color="auto" w:fill="FFFFFF"/>
              </w:rPr>
            </w:rPrChange>
          </w:rPr>
          <w:t xml:space="preserve"> the functional forms of</w:t>
        </w:r>
      </w:ins>
      <w:ins w:id="1115" w:author="Ying Zhao" w:date="2024-04-08T23:23:00Z">
        <w:r w:rsidR="00F01741" w:rsidRPr="00BE3B21">
          <w:rPr>
            <w:rPrChange w:id="1116" w:author="Ying Zhao" w:date="2024-04-08T23:24:00Z">
              <w:rPr>
                <w:rFonts w:ascii="Tahoma" w:hAnsi="Tahoma" w:cs="Tahoma"/>
                <w:color w:val="000000"/>
                <w:sz w:val="21"/>
                <w:szCs w:val="21"/>
                <w:shd w:val="clear" w:color="auto" w:fill="FFFFFF"/>
              </w:rPr>
            </w:rPrChange>
          </w:rPr>
          <w:t xml:space="preserve"> the</w:t>
        </w:r>
      </w:ins>
      <w:ins w:id="1117" w:author="Ying Zhao" w:date="2024-04-08T23:18:00Z">
        <w:r w:rsidR="00E13A71" w:rsidRPr="00BE3B21">
          <w:rPr>
            <w:rPrChange w:id="1118" w:author="Ying Zhao" w:date="2024-04-08T23:24:00Z">
              <w:rPr>
                <w:rFonts w:ascii="Tahoma" w:hAnsi="Tahoma" w:cs="Tahoma"/>
                <w:color w:val="000000"/>
                <w:sz w:val="21"/>
                <w:szCs w:val="21"/>
                <w:shd w:val="clear" w:color="auto" w:fill="FFFFFF"/>
              </w:rPr>
            </w:rPrChange>
          </w:rPr>
          <w:t xml:space="preserve"> </w:t>
        </w:r>
      </w:ins>
      <w:ins w:id="1119" w:author="Ying Zhao" w:date="2024-04-08T23:22:00Z">
        <w:r w:rsidR="00F01741" w:rsidRPr="00BE3B21">
          <w:rPr>
            <w:rPrChange w:id="1120" w:author="Ying Zhao" w:date="2024-04-08T23:24:00Z">
              <w:rPr>
                <w:rFonts w:ascii="Tahoma" w:hAnsi="Tahoma" w:cs="Tahoma"/>
                <w:i/>
                <w:iCs/>
                <w:color w:val="000000"/>
                <w:sz w:val="21"/>
                <w:szCs w:val="21"/>
                <w:shd w:val="clear" w:color="auto" w:fill="FFFFFF"/>
              </w:rPr>
            </w:rPrChange>
          </w:rPr>
          <w:t xml:space="preserve">external force </w:t>
        </w:r>
      </w:ins>
      <w:ins w:id="1121" w:author="Ying Zhao" w:date="2024-04-08T23:18:00Z">
        <w:r w:rsidR="00E13A71" w:rsidRPr="00E722C6">
          <w:rPr>
            <w:i/>
            <w:iCs/>
            <w:rPrChange w:id="1122" w:author="Ying Zhao" w:date="2024-04-08T23:25:00Z">
              <w:rPr>
                <w:rFonts w:ascii="Tahoma" w:hAnsi="Tahoma" w:cs="Tahoma"/>
                <w:color w:val="000000"/>
                <w:sz w:val="21"/>
                <w:szCs w:val="21"/>
                <w:shd w:val="clear" w:color="auto" w:fill="FFFFFF"/>
              </w:rPr>
            </w:rPrChange>
          </w:rPr>
          <w:t>B</w:t>
        </w:r>
        <w:r w:rsidR="00E13A71" w:rsidRPr="00BE3B21">
          <w:rPr>
            <w:rPrChange w:id="1123" w:author="Ying Zhao" w:date="2024-04-08T23:24:00Z">
              <w:rPr>
                <w:rFonts w:ascii="Tahoma" w:hAnsi="Tahoma" w:cs="Tahoma"/>
                <w:color w:val="000000"/>
                <w:sz w:val="21"/>
                <w:szCs w:val="21"/>
                <w:shd w:val="clear" w:color="auto" w:fill="FFFFFF"/>
              </w:rPr>
            </w:rPrChange>
          </w:rPr>
          <w:t xml:space="preserve">, which is out of scope </w:t>
        </w:r>
      </w:ins>
      <w:ins w:id="1124" w:author="Ying Zhao" w:date="2024-04-08T23:24:00Z">
        <w:r w:rsidR="008575A1" w:rsidRPr="00BE3B21">
          <w:rPr>
            <w:rPrChange w:id="1125" w:author="Ying Zhao" w:date="2024-04-08T23:24:00Z">
              <w:rPr>
                <w:rFonts w:ascii="Tahoma" w:hAnsi="Tahoma" w:cs="Tahoma"/>
                <w:color w:val="000000"/>
                <w:sz w:val="21"/>
                <w:szCs w:val="21"/>
                <w:shd w:val="clear" w:color="auto" w:fill="FFFFFF"/>
              </w:rPr>
            </w:rPrChange>
          </w:rPr>
          <w:t>of this</w:t>
        </w:r>
      </w:ins>
      <w:ins w:id="1126" w:author="Ying Zhao" w:date="2024-04-08T23:18:00Z">
        <w:r w:rsidR="00E13A71" w:rsidRPr="00BE3B21">
          <w:rPr>
            <w:rPrChange w:id="1127" w:author="Ying Zhao" w:date="2024-04-08T23:24:00Z">
              <w:rPr>
                <w:rFonts w:ascii="Tahoma" w:hAnsi="Tahoma" w:cs="Tahoma"/>
                <w:color w:val="000000"/>
                <w:sz w:val="21"/>
                <w:szCs w:val="21"/>
                <w:shd w:val="clear" w:color="auto" w:fill="FFFFFF"/>
              </w:rPr>
            </w:rPrChange>
          </w:rPr>
          <w:t xml:space="preserve"> paper</w:t>
        </w:r>
      </w:ins>
      <w:ins w:id="1128" w:author="Ying Zhao" w:date="2024-04-08T23:23:00Z">
        <w:r w:rsidR="00F01741" w:rsidRPr="00BE3B21">
          <w:rPr>
            <w:rPrChange w:id="1129" w:author="Ying Zhao" w:date="2024-04-08T23:24:00Z">
              <w:rPr>
                <w:rFonts w:ascii="Tahoma" w:hAnsi="Tahoma" w:cs="Tahoma"/>
                <w:color w:val="000000"/>
                <w:sz w:val="21"/>
                <w:szCs w:val="21"/>
                <w:shd w:val="clear" w:color="auto" w:fill="FFFFFF"/>
              </w:rPr>
            </w:rPrChange>
          </w:rPr>
          <w:t>.</w:t>
        </w:r>
      </w:ins>
    </w:p>
    <w:p w14:paraId="192A6E8A" w14:textId="0A7325EA" w:rsidR="00A24B76" w:rsidRDefault="00644362">
      <w:pPr>
        <w:rPr>
          <w:ins w:id="1130" w:author="Ying Zhao" w:date="2024-04-08T22:56:00Z"/>
        </w:rPr>
      </w:pPr>
      <w:ins w:id="1131" w:author="Ying Zhao" w:date="2024-04-08T23:09:00Z">
        <w:r>
          <w:t>Details of</w:t>
        </w:r>
      </w:ins>
      <w:ins w:id="1132" w:author="Ying Zhao" w:date="2024-04-08T23:24:00Z">
        <w:r w:rsidR="00BE3B21">
          <w:t xml:space="preserve"> the</w:t>
        </w:r>
      </w:ins>
      <w:ins w:id="1133" w:author="Ying Zhao" w:date="2024-04-08T23:09:00Z">
        <w:r>
          <w:t xml:space="preserve"> above analys</w:t>
        </w:r>
      </w:ins>
      <w:ins w:id="1134" w:author="Ying Zhao" w:date="2024-04-08T23:25:00Z">
        <w:r w:rsidR="00B71859">
          <w:t xml:space="preserve">es </w:t>
        </w:r>
      </w:ins>
      <w:ins w:id="1135" w:author="Ying Zhao" w:date="2024-04-08T23:09:00Z">
        <w:r>
          <w:t xml:space="preserve">are not included due to the length constraints of the paper, but will be provided </w:t>
        </w:r>
      </w:ins>
      <w:ins w:id="1136" w:author="Ying Zhao" w:date="2024-04-08T23:10:00Z">
        <w:r>
          <w:t>upon reasonable request.</w:t>
        </w:r>
      </w:ins>
    </w:p>
    <w:p w14:paraId="1E56F90B" w14:textId="77777777" w:rsidR="008D772E" w:rsidRPr="00A24B76" w:rsidRDefault="008D772E">
      <w:pPr>
        <w:rPr>
          <w:ins w:id="1137" w:author="Ying Zhao" w:date="2024-04-06T22:13:00Z"/>
        </w:rPr>
        <w:pPrChange w:id="1138" w:author="Ying Zhao" w:date="2024-04-06T22:13:00Z">
          <w:pPr>
            <w:pStyle w:val="Heading2"/>
            <w:numPr>
              <w:ilvl w:val="0"/>
              <w:numId w:val="36"/>
            </w:numPr>
            <w:tabs>
              <w:tab w:val="num" w:pos="567"/>
            </w:tabs>
            <w:ind w:left="567" w:hanging="567"/>
            <w:jc w:val="both"/>
          </w:pPr>
        </w:pPrChange>
      </w:pPr>
    </w:p>
    <w:p w14:paraId="2729F0F7" w14:textId="59A57C7C" w:rsidR="0040504D" w:rsidRPr="00961214" w:rsidRDefault="0040504D" w:rsidP="00961214">
      <w:pPr>
        <w:pStyle w:val="Heading2"/>
        <w:numPr>
          <w:ilvl w:val="0"/>
          <w:numId w:val="36"/>
        </w:numPr>
        <w:jc w:val="both"/>
      </w:pPr>
      <w:r w:rsidRPr="00961214">
        <w:t>Will a “Blue Ocean Event” happen? If so, when will it be?</w:t>
      </w:r>
      <w:bookmarkEnd w:id="948"/>
    </w:p>
    <w:p w14:paraId="0F0E07F4" w14:textId="18E8A8C1" w:rsidR="0040504D" w:rsidRDefault="00724EB9" w:rsidP="0040504D">
      <w:pPr>
        <w:jc w:val="both"/>
      </w:pPr>
      <w:r>
        <w:t>Arctic sea ice extent in September 2023 was near the historic minimum achieved in 2012</w:t>
      </w:r>
      <w:r w:rsidR="0040504D">
        <w:t xml:space="preserve">. As the Arctic sea ice continues to shrink, will a “Blue Ocean Event” happen, i.e., will we see an “ice-free” Arctic Ocean? Some research predicts that this can happen in the 2030s </w:t>
      </w:r>
      <w:sdt>
        <w:sdtPr>
          <w:id w:val="-781189220"/>
          <w:citation/>
        </w:sdtPr>
        <w:sdtContent>
          <w:r w:rsidR="0040504D">
            <w:fldChar w:fldCharType="begin"/>
          </w:r>
          <w:ins w:id="1139" w:author="Ying Zhao" w:date="2024-04-07T23:44:00Z">
            <w:r w:rsidR="0043548F">
              <w:rPr>
                <w:color w:val="000000"/>
                <w:vertAlign w:val="superscript"/>
              </w:rPr>
              <w:instrText xml:space="preserve">CITATION Kim23 \l 1033 </w:instrText>
            </w:r>
          </w:ins>
          <w:del w:id="1140" w:author="Ying Zhao" w:date="2024-04-07T23:44:00Z">
            <w:r w:rsidR="0040504D" w:rsidRPr="00FA4BF4" w:rsidDel="0043548F">
              <w:rPr>
                <w:color w:val="000000"/>
                <w:vertAlign w:val="superscript"/>
              </w:rPr>
              <w:delInstrText xml:space="preserve"> CITATION Kim23 \l 1033 </w:delInstrText>
            </w:r>
          </w:del>
          <w:r w:rsidR="0040504D">
            <w:fldChar w:fldCharType="separate"/>
          </w:r>
          <w:r w:rsidR="0066789D" w:rsidRPr="0066789D">
            <w:rPr>
              <w:noProof/>
              <w:color w:val="000000"/>
            </w:rPr>
            <w:t>[48]</w:t>
          </w:r>
          <w:r w:rsidR="0040504D">
            <w:fldChar w:fldCharType="end"/>
          </w:r>
        </w:sdtContent>
      </w:sdt>
      <w:r w:rsidR="0040504D">
        <w:t xml:space="preserve">. </w:t>
      </w:r>
    </w:p>
    <w:p w14:paraId="2853D56A" w14:textId="1AAA32CF" w:rsidR="0040504D" w:rsidRPr="007F37D4" w:rsidRDefault="0040504D" w:rsidP="0040504D">
      <w:pPr>
        <w:jc w:val="both"/>
      </w:pPr>
      <w:r>
        <w:t>Our current study will need to be extended to gain the full predictive power when utilized to answer this “Blue Ocean Event” question. As shown in</w:t>
      </w:r>
      <w:r w:rsidR="00475A8F">
        <w:t xml:space="preserve"> </w:t>
      </w:r>
      <w:r w:rsidR="00475A8F">
        <w:fldChar w:fldCharType="begin"/>
      </w:r>
      <w:r w:rsidR="00475A8F">
        <w:instrText xml:space="preserve"> REF _Ref155550078 \h </w:instrText>
      </w:r>
      <w:r w:rsidR="00425225">
        <w:instrText xml:space="preserve"> \* MERGEFORMAT </w:instrText>
      </w:r>
      <w:r w:rsidR="00475A8F">
        <w:fldChar w:fldCharType="separate"/>
      </w:r>
      <w:ins w:id="1141" w:author="Ying Zhao" w:date="2024-04-08T23:30:00Z">
        <w:r w:rsidR="00542E67" w:rsidRPr="00542E67">
          <w:rPr>
            <w:rPrChange w:id="1142" w:author="Ying Zhao" w:date="2024-04-08T23:30:00Z">
              <w:rPr>
                <w:sz w:val="20"/>
                <w:szCs w:val="20"/>
              </w:rPr>
            </w:rPrChange>
          </w:rPr>
          <w:t xml:space="preserve">Table </w:t>
        </w:r>
        <w:r w:rsidR="00542E67" w:rsidRPr="00542E67">
          <w:rPr>
            <w:rPrChange w:id="1143" w:author="Ying Zhao" w:date="2024-04-08T23:30:00Z">
              <w:rPr>
                <w:b/>
                <w:bCs/>
                <w:noProof/>
                <w:sz w:val="20"/>
                <w:szCs w:val="20"/>
              </w:rPr>
            </w:rPrChange>
          </w:rPr>
          <w:t>1</w:t>
        </w:r>
      </w:ins>
      <w:del w:id="1144" w:author="Ying Zhao" w:date="2024-04-07T09:07:00Z">
        <w:r w:rsidR="00B571FB" w:rsidRPr="00B571FB" w:rsidDel="00852B2A">
          <w:delText>Table 1</w:delText>
        </w:r>
      </w:del>
      <w:r w:rsidR="00475A8F">
        <w:fldChar w:fldCharType="end"/>
      </w:r>
      <w:r w:rsidR="00475A8F">
        <w:t xml:space="preserve"> </w:t>
      </w:r>
      <w:r>
        <w:t>and</w:t>
      </w:r>
      <w:r w:rsidR="00475A8F">
        <w:t xml:space="preserve"> </w:t>
      </w:r>
      <w:r w:rsidR="00475A8F">
        <w:fldChar w:fldCharType="begin"/>
      </w:r>
      <w:r w:rsidR="00475A8F">
        <w:instrText xml:space="preserve"> REF _Ref155550737 \h </w:instrText>
      </w:r>
      <w:r w:rsidR="00425225">
        <w:instrText xml:space="preserve"> \* MERGEFORMAT </w:instrText>
      </w:r>
      <w:r w:rsidR="00475A8F">
        <w:fldChar w:fldCharType="separate"/>
      </w:r>
      <w:ins w:id="1145" w:author="Ying Zhao" w:date="2024-04-08T23:30:00Z">
        <w:r w:rsidR="00542E67" w:rsidRPr="00542E67">
          <w:rPr>
            <w:rPrChange w:id="1146" w:author="Ying Zhao" w:date="2024-04-08T23:30:00Z">
              <w:rPr>
                <w:sz w:val="20"/>
                <w:szCs w:val="20"/>
              </w:rPr>
            </w:rPrChange>
          </w:rPr>
          <w:t xml:space="preserve">Table </w:t>
        </w:r>
        <w:r w:rsidR="00542E67" w:rsidRPr="00542E67">
          <w:rPr>
            <w:rPrChange w:id="1147" w:author="Ying Zhao" w:date="2024-04-08T23:30:00Z">
              <w:rPr>
                <w:b/>
                <w:bCs/>
                <w:noProof/>
                <w:sz w:val="20"/>
                <w:szCs w:val="20"/>
              </w:rPr>
            </w:rPrChange>
          </w:rPr>
          <w:t>2</w:t>
        </w:r>
      </w:ins>
      <w:del w:id="1148" w:author="Ying Zhao" w:date="2024-04-07T09:07:00Z">
        <w:r w:rsidR="00B571FB" w:rsidRPr="00B571FB" w:rsidDel="00852B2A">
          <w:delText>Table 2</w:delText>
        </w:r>
      </w:del>
      <w:r w:rsidR="00475A8F">
        <w:fldChar w:fldCharType="end"/>
      </w:r>
      <w:r w:rsidRPr="004F5645">
        <w:t xml:space="preserve">, the </w:t>
      </w:r>
      <w:r w:rsidR="008073DC">
        <w:t>best-fit</w:t>
      </w:r>
      <w:r>
        <w:t xml:space="preserve"> </w:t>
      </w:r>
      <w:r w:rsidRPr="004F5645">
        <w:t xml:space="preserve">IM parameters demonstrate </w:t>
      </w:r>
      <w:r>
        <w:t>the substantial</w:t>
      </w:r>
      <w:r w:rsidRPr="004F5645">
        <w:t xml:space="preserve"> impact of </w:t>
      </w:r>
      <w:r>
        <w:t xml:space="preserve">the </w:t>
      </w:r>
      <w:r w:rsidRPr="004F5645">
        <w:t xml:space="preserve">external force factor </w:t>
      </w:r>
      <w:r w:rsidRPr="004F5645">
        <w:rPr>
          <w:i/>
          <w:iCs/>
        </w:rPr>
        <w:t>B</w:t>
      </w:r>
      <w:r>
        <w:t>, which remains unexplored within the scope of our model.</w:t>
      </w:r>
      <w:r w:rsidRPr="004F5645">
        <w:t xml:space="preserve"> If the functional form of this external force is</w:t>
      </w:r>
      <w:r>
        <w:t xml:space="preserve"> further enriched and linked to actual environmental factors in climate change modeling, the IM framework may prove its strength in offering the “Ising </w:t>
      </w:r>
      <w:ins w:id="1149" w:author="Ying Zhao" w:date="2024-04-07T17:53:00Z">
        <w:r w:rsidR="00205D21">
          <w:t>m</w:t>
        </w:r>
      </w:ins>
      <w:del w:id="1150" w:author="Ying Zhao" w:date="2024-04-07T17:53:00Z">
        <w:r w:rsidDel="00205D21">
          <w:delText>M</w:delText>
        </w:r>
      </w:del>
      <w:r>
        <w:t xml:space="preserve">odel Prediction” to answer the “Blue Ocean Event” question. </w:t>
      </w:r>
    </w:p>
    <w:p w14:paraId="349C2330" w14:textId="77777777" w:rsidR="0040504D" w:rsidRPr="00B820C2" w:rsidRDefault="0040504D" w:rsidP="0040504D">
      <w:pPr>
        <w:jc w:val="both"/>
      </w:pPr>
    </w:p>
    <w:p w14:paraId="64FEAFEB" w14:textId="262C748A" w:rsidR="0040504D" w:rsidRPr="00961214" w:rsidRDefault="0040504D" w:rsidP="00961214">
      <w:pPr>
        <w:pStyle w:val="Heading2"/>
        <w:numPr>
          <w:ilvl w:val="0"/>
          <w:numId w:val="36"/>
        </w:numPr>
        <w:jc w:val="both"/>
      </w:pPr>
      <w:bookmarkStart w:id="1151" w:name="_Toc155644321"/>
      <w:r w:rsidRPr="00961214">
        <w:t xml:space="preserve">Quantum Ising </w:t>
      </w:r>
      <w:ins w:id="1152" w:author="Ying Zhao" w:date="2024-04-07T17:54:00Z">
        <w:r w:rsidR="00205D21">
          <w:t>m</w:t>
        </w:r>
      </w:ins>
      <w:del w:id="1153" w:author="Ying Zhao" w:date="2024-04-07T17:54:00Z">
        <w:r w:rsidRPr="00961214" w:rsidDel="00205D21">
          <w:delText>M</w:delText>
        </w:r>
      </w:del>
      <w:r w:rsidRPr="00961214">
        <w:t>odel</w:t>
      </w:r>
      <w:bookmarkEnd w:id="1151"/>
    </w:p>
    <w:p w14:paraId="19AFAF27" w14:textId="330AFF01" w:rsidR="0040504D" w:rsidRDefault="0040504D" w:rsidP="0040504D">
      <w:pPr>
        <w:jc w:val="both"/>
      </w:pPr>
      <w:r>
        <w:t>Our study sets the stage for future Ising model research on sea ice evolution. Methodologically, we generalize the classical Ising model with continuous spin values to incorporate varying ice/water percentages across the Ising lattice. A</w:t>
      </w:r>
      <w:r w:rsidR="00F8216B">
        <w:t>nother possible but</w:t>
      </w:r>
      <w:r>
        <w:t xml:space="preserve"> more complicated idea to be explored in </w:t>
      </w:r>
      <w:r>
        <w:lastRenderedPageBreak/>
        <w:t xml:space="preserve">future research is the </w:t>
      </w:r>
      <w:ins w:id="1154" w:author="Ying Zhao" w:date="2024-04-07T17:54:00Z">
        <w:r w:rsidR="00F569FC">
          <w:t>q</w:t>
        </w:r>
      </w:ins>
      <w:del w:id="1155" w:author="Ying Zhao" w:date="2024-04-07T17:54:00Z">
        <w:r w:rsidDel="00F569FC">
          <w:delText>Q</w:delText>
        </w:r>
      </w:del>
      <w:r>
        <w:t xml:space="preserve">uantum Ising </w:t>
      </w:r>
      <w:ins w:id="1156" w:author="Ying Zhao" w:date="2024-04-07T17:54:00Z">
        <w:r w:rsidR="00F569FC">
          <w:t>m</w:t>
        </w:r>
      </w:ins>
      <w:del w:id="1157" w:author="Ying Zhao" w:date="2024-04-07T17:54:00Z">
        <w:r w:rsidDel="00F569FC">
          <w:delText>M</w:delText>
        </w:r>
      </w:del>
      <w:r>
        <w:t xml:space="preserve">odel (QIM), or the so-called </w:t>
      </w:r>
      <w:ins w:id="1158" w:author="Ying Zhao" w:date="2024-04-07T17:54:00Z">
        <w:r w:rsidR="00F569FC">
          <w:t>t</w:t>
        </w:r>
      </w:ins>
      <w:del w:id="1159" w:author="Ying Zhao" w:date="2024-04-07T17:54:00Z">
        <w:r w:rsidDel="00F569FC">
          <w:delText>T</w:delText>
        </w:r>
      </w:del>
      <w:r>
        <w:t xml:space="preserve">ransverse </w:t>
      </w:r>
      <w:ins w:id="1160" w:author="Ying Zhao" w:date="2024-04-07T17:54:00Z">
        <w:r w:rsidR="00F569FC">
          <w:t>f</w:t>
        </w:r>
      </w:ins>
      <w:del w:id="1161" w:author="Ying Zhao" w:date="2024-04-07T17:54:00Z">
        <w:r w:rsidDel="00F569FC">
          <w:delText>F</w:delText>
        </w:r>
      </w:del>
      <w:r>
        <w:t xml:space="preserve">ield Ising </w:t>
      </w:r>
      <w:ins w:id="1162" w:author="Ying Zhao" w:date="2024-04-07T17:54:00Z">
        <w:r w:rsidR="00F569FC">
          <w:t>m</w:t>
        </w:r>
      </w:ins>
      <w:del w:id="1163" w:author="Ying Zhao" w:date="2024-04-07T17:54:00Z">
        <w:r w:rsidDel="00F569FC">
          <w:delText>M</w:delText>
        </w:r>
      </w:del>
      <w:r>
        <w:t xml:space="preserve">odel </w:t>
      </w:r>
      <w:sdt>
        <w:sdtPr>
          <w:id w:val="-1816096685"/>
          <w:citation/>
        </w:sdtPr>
        <w:sdtContent>
          <w:r>
            <w:fldChar w:fldCharType="begin"/>
          </w:r>
          <w:r w:rsidRPr="00FA4BF4">
            <w:rPr>
              <w:color w:val="000000"/>
              <w:vertAlign w:val="superscript"/>
            </w:rPr>
            <w:instrText xml:space="preserve"> CITATION Pfe70 \l 1033 </w:instrText>
          </w:r>
          <w:r>
            <w:fldChar w:fldCharType="separate"/>
          </w:r>
          <w:r w:rsidR="0066789D" w:rsidRPr="0066789D">
            <w:rPr>
              <w:noProof/>
              <w:color w:val="000000"/>
            </w:rPr>
            <w:t>[50]</w:t>
          </w:r>
          <w:r>
            <w:fldChar w:fldCharType="end"/>
          </w:r>
        </w:sdtContent>
      </w:sdt>
      <w:sdt>
        <w:sdtPr>
          <w:id w:val="373129477"/>
          <w:citation/>
        </w:sdtPr>
        <w:sdtContent>
          <w:r>
            <w:fldChar w:fldCharType="begin"/>
          </w:r>
          <w:r w:rsidRPr="00FA4BF4">
            <w:rPr>
              <w:color w:val="000000"/>
              <w:vertAlign w:val="superscript"/>
            </w:rPr>
            <w:instrText xml:space="preserve"> CITATION Cha96 \l 1033 </w:instrText>
          </w:r>
          <w:r>
            <w:fldChar w:fldCharType="separate"/>
          </w:r>
          <w:r w:rsidR="0066789D">
            <w:rPr>
              <w:noProof/>
              <w:color w:val="000000"/>
              <w:vertAlign w:val="superscript"/>
            </w:rPr>
            <w:t xml:space="preserve"> </w:t>
          </w:r>
          <w:r w:rsidR="0066789D" w:rsidRPr="0066789D">
            <w:rPr>
              <w:noProof/>
              <w:color w:val="000000"/>
            </w:rPr>
            <w:t>[51]</w:t>
          </w:r>
          <w:r>
            <w:fldChar w:fldCharType="end"/>
          </w:r>
        </w:sdtContent>
      </w:sdt>
      <w:r>
        <w:t xml:space="preserve">. With quantum computers, the continuous spin values can be naturally modeled by the rotation of qubits in the Bloch Sphere </w:t>
      </w:r>
      <w:sdt>
        <w:sdtPr>
          <w:id w:val="2101597905"/>
          <w:citation/>
        </w:sdtPr>
        <w:sdtContent>
          <w:r>
            <w:fldChar w:fldCharType="begin"/>
          </w:r>
          <w:r w:rsidRPr="00FA4BF4">
            <w:rPr>
              <w:color w:val="000000"/>
              <w:vertAlign w:val="superscript"/>
            </w:rPr>
            <w:instrText xml:space="preserve"> CITATION Nie04 \l 1033 </w:instrText>
          </w:r>
          <w:r>
            <w:fldChar w:fldCharType="separate"/>
          </w:r>
          <w:r w:rsidR="0066789D" w:rsidRPr="0066789D">
            <w:rPr>
              <w:noProof/>
              <w:color w:val="000000"/>
            </w:rPr>
            <w:t>[52]</w:t>
          </w:r>
          <w:r>
            <w:fldChar w:fldCharType="end"/>
          </w:r>
        </w:sdtContent>
      </w:sdt>
      <w:r>
        <w:t xml:space="preserve">. Large quantum computers are inaccessible for personal usage currently </w:t>
      </w:r>
      <w:sdt>
        <w:sdtPr>
          <w:id w:val="887604797"/>
          <w:citation/>
        </w:sdtPr>
        <w:sdtContent>
          <w:r>
            <w:fldChar w:fldCharType="begin"/>
          </w:r>
          <w:r w:rsidRPr="00FA4BF4">
            <w:rPr>
              <w:color w:val="000000"/>
              <w:vertAlign w:val="superscript"/>
            </w:rPr>
            <w:instrText xml:space="preserve"> CITATION Dya20 \l 1033 </w:instrText>
          </w:r>
          <w:r>
            <w:fldChar w:fldCharType="separate"/>
          </w:r>
          <w:r w:rsidR="0066789D" w:rsidRPr="0066789D">
            <w:rPr>
              <w:noProof/>
              <w:color w:val="000000"/>
            </w:rPr>
            <w:t>[53]</w:t>
          </w:r>
          <w:r>
            <w:fldChar w:fldCharType="end"/>
          </w:r>
        </w:sdtContent>
      </w:sdt>
      <w:r>
        <w:t>; but once they are reachable, our research can be readily extended with the assistance of quantum computing in the future.</w:t>
      </w:r>
    </w:p>
    <w:sdt>
      <w:sdtPr>
        <w:rPr>
          <w:rFonts w:eastAsiaTheme="minorHAnsi" w:cstheme="minorBidi"/>
          <w:b w:val="0"/>
          <w:szCs w:val="22"/>
        </w:rPr>
        <w:id w:val="111145805"/>
        <w:bibliography/>
      </w:sdtPr>
      <w:sdtContent>
        <w:p w14:paraId="3293F032" w14:textId="77777777" w:rsidR="0040504D" w:rsidRDefault="0040504D" w:rsidP="0040504D">
          <w:pPr>
            <w:pStyle w:val="Heading1"/>
            <w:numPr>
              <w:ilvl w:val="0"/>
              <w:numId w:val="0"/>
            </w:numPr>
            <w:ind w:left="567" w:hanging="567"/>
            <w:jc w:val="both"/>
          </w:pPr>
        </w:p>
        <w:p w14:paraId="70727DA9" w14:textId="77777777" w:rsidR="0040504D" w:rsidRDefault="0040504D" w:rsidP="00D15130">
          <w:pPr>
            <w:pStyle w:val="Heading1"/>
            <w:numPr>
              <w:ilvl w:val="0"/>
              <w:numId w:val="0"/>
            </w:numPr>
            <w:ind w:left="567" w:hanging="567"/>
            <w:jc w:val="both"/>
          </w:pPr>
          <w:bookmarkStart w:id="1164" w:name="_Toc143414195"/>
          <w:bookmarkStart w:id="1165" w:name="_Toc155644322"/>
          <w:r>
            <w:t>Acknowledgements</w:t>
          </w:r>
          <w:bookmarkEnd w:id="1164"/>
          <w:bookmarkEnd w:id="1165"/>
        </w:p>
        <w:p w14:paraId="734BB1E1" w14:textId="77777777" w:rsidR="0040504D" w:rsidRDefault="0040504D" w:rsidP="0040504D">
          <w:pPr>
            <w:spacing w:before="0" w:after="200" w:line="276" w:lineRule="auto"/>
            <w:jc w:val="both"/>
            <w:rPr>
              <w:szCs w:val="24"/>
            </w:rPr>
          </w:pPr>
          <w:r>
            <w:rPr>
              <w:szCs w:val="24"/>
            </w:rPr>
            <w:t xml:space="preserve">We thank the National Snow and Ice Data Center (NSIDC) and the </w:t>
          </w:r>
          <w:r w:rsidRPr="00531D2F">
            <w:rPr>
              <w:szCs w:val="24"/>
            </w:rPr>
            <w:t>National Aeronautics and Space Administration</w:t>
          </w:r>
          <w:r>
            <w:rPr>
              <w:szCs w:val="24"/>
            </w:rPr>
            <w:t xml:space="preserve"> (NASA) for generously making the data publicly available and providing data support for this research. </w:t>
          </w:r>
        </w:p>
        <w:p w14:paraId="1D62FC82" w14:textId="7E8E012A" w:rsidR="00D15130" w:rsidRPr="00A17924" w:rsidRDefault="0040504D" w:rsidP="0040504D">
          <w:pPr>
            <w:jc w:val="both"/>
            <w:rPr>
              <w:szCs w:val="24"/>
            </w:rPr>
          </w:pPr>
          <w:r>
            <w:rPr>
              <w:szCs w:val="24"/>
            </w:rPr>
            <w:t xml:space="preserve">We also </w:t>
          </w:r>
          <w:r w:rsidRPr="001F5018">
            <w:rPr>
              <w:szCs w:val="24"/>
            </w:rPr>
            <w:t xml:space="preserve">thank Professor Joan Wang </w:t>
          </w:r>
          <w:r>
            <w:rPr>
              <w:szCs w:val="24"/>
            </w:rPr>
            <w:t>at the Xiamen University Malaysia Department of Physics</w:t>
          </w:r>
          <w:r w:rsidR="005C06C8">
            <w:rPr>
              <w:szCs w:val="24"/>
            </w:rPr>
            <w:t>, and Dr. Alyssa Shearer at Horace Mann School for their</w:t>
          </w:r>
          <w:r>
            <w:rPr>
              <w:szCs w:val="24"/>
            </w:rPr>
            <w:t xml:space="preserve"> valuable guidance</w:t>
          </w:r>
          <w:r w:rsidR="005C06C8">
            <w:rPr>
              <w:szCs w:val="24"/>
            </w:rPr>
            <w:t xml:space="preserve"> and support for this research</w:t>
          </w:r>
          <w:r>
            <w:rPr>
              <w:szCs w:val="24"/>
            </w:rPr>
            <w:t xml:space="preserve">. </w:t>
          </w:r>
        </w:p>
        <w:p w14:paraId="37168183" w14:textId="77777777" w:rsidR="00D15130" w:rsidRDefault="00D15130" w:rsidP="00A17924">
          <w:pPr>
            <w:pStyle w:val="Heading1"/>
            <w:numPr>
              <w:ilvl w:val="0"/>
              <w:numId w:val="0"/>
            </w:numPr>
            <w:jc w:val="both"/>
          </w:pPr>
        </w:p>
        <w:p w14:paraId="749D2413" w14:textId="52C3A825" w:rsidR="00D15130" w:rsidRDefault="00D15130" w:rsidP="00D15130">
          <w:pPr>
            <w:pStyle w:val="Heading1"/>
            <w:numPr>
              <w:ilvl w:val="0"/>
              <w:numId w:val="0"/>
            </w:numPr>
            <w:ind w:left="567" w:hanging="567"/>
            <w:jc w:val="both"/>
          </w:pPr>
          <w:r>
            <w:t xml:space="preserve">Author Declarations </w:t>
          </w:r>
        </w:p>
        <w:p w14:paraId="379F4655" w14:textId="77777777" w:rsidR="00D15130" w:rsidRPr="00D15130" w:rsidRDefault="00D15130" w:rsidP="0040504D">
          <w:pPr>
            <w:jc w:val="both"/>
            <w:rPr>
              <w:b/>
              <w:bCs/>
            </w:rPr>
          </w:pPr>
          <w:r w:rsidRPr="00D15130">
            <w:rPr>
              <w:b/>
              <w:bCs/>
            </w:rPr>
            <w:t xml:space="preserve">Conflict of Interest </w:t>
          </w:r>
        </w:p>
        <w:p w14:paraId="000E6C01" w14:textId="77777777" w:rsidR="00D15130" w:rsidRDefault="00D15130" w:rsidP="0040504D">
          <w:pPr>
            <w:jc w:val="both"/>
          </w:pPr>
          <w:r>
            <w:t xml:space="preserve">The authors have no conflicts to disclose. </w:t>
          </w:r>
        </w:p>
        <w:p w14:paraId="1D9539D7" w14:textId="77777777" w:rsidR="00D15130" w:rsidRDefault="00D15130" w:rsidP="0040504D">
          <w:pPr>
            <w:jc w:val="both"/>
          </w:pPr>
        </w:p>
        <w:p w14:paraId="1324D3D4" w14:textId="245B5B5E" w:rsidR="00D15130" w:rsidRPr="00D15130" w:rsidRDefault="00D15130" w:rsidP="0040504D">
          <w:pPr>
            <w:jc w:val="both"/>
            <w:rPr>
              <w:b/>
              <w:bCs/>
            </w:rPr>
          </w:pPr>
          <w:r w:rsidRPr="00D15130">
            <w:rPr>
              <w:b/>
              <w:bCs/>
            </w:rPr>
            <w:t>Data Availability</w:t>
          </w:r>
        </w:p>
        <w:p w14:paraId="605A6FB6" w14:textId="47720C6D" w:rsidR="0040504D" w:rsidRPr="00F26358" w:rsidRDefault="00D15130" w:rsidP="0040504D">
          <w:pPr>
            <w:jc w:val="both"/>
            <w:rPr>
              <w:rFonts w:eastAsiaTheme="minorEastAsia"/>
            </w:rPr>
          </w:pPr>
          <w:r>
            <w:t xml:space="preserve">The </w:t>
          </w:r>
          <w:r w:rsidRPr="008771E4">
            <w:rPr>
              <w:rFonts w:eastAsiaTheme="minorEastAsia"/>
            </w:rPr>
            <w:t>Near-Real-Time DMSP SSMIS Daily Polar Gridded Sea Ice Concentrations”</w:t>
          </w:r>
          <w:r>
            <w:rPr>
              <w:rFonts w:eastAsiaTheme="minorEastAsia"/>
            </w:rPr>
            <w:t xml:space="preserve"> (NRTSI) </w:t>
          </w:r>
          <w:r>
            <w:t xml:space="preserve">data used in this study are publicly available </w:t>
          </w:r>
          <w:r>
            <w:rPr>
              <w:rFonts w:eastAsiaTheme="minorEastAsia"/>
            </w:rPr>
            <w:t xml:space="preserve">on </w:t>
          </w:r>
          <w:r w:rsidRPr="008771E4">
            <w:rPr>
              <w:rFonts w:eastAsiaTheme="minorEastAsia"/>
            </w:rPr>
            <w:t>National Snow and Ice Data Center (NSIDC</w:t>
          </w:r>
          <w:r>
            <w:rPr>
              <w:rFonts w:eastAsiaTheme="minorEastAsia"/>
            </w:rPr>
            <w:t xml:space="preserve">) website </w:t>
          </w:r>
          <w:hyperlink r:id="rId28" w:history="1">
            <w:r w:rsidRPr="00BC7DE2">
              <w:rPr>
                <w:rStyle w:val="Hyperlink"/>
                <w:rFonts w:eastAsiaTheme="minorEastAsia"/>
              </w:rPr>
              <w:t>https://nsidc.org/data/nsidc-0081/versions/2</w:t>
            </w:r>
          </w:hyperlink>
          <w:r>
            <w:rPr>
              <w:rFonts w:eastAsiaTheme="minorEastAsia"/>
            </w:rPr>
            <w:t>.</w:t>
          </w:r>
          <w:r w:rsidR="008E4A30">
            <w:rPr>
              <w:rFonts w:eastAsiaTheme="minorEastAsia"/>
            </w:rPr>
            <w:t xml:space="preserve"> </w:t>
          </w:r>
          <w:r w:rsidR="00F26358">
            <w:rPr>
              <w:rFonts w:eastAsiaTheme="minorEastAsia"/>
            </w:rPr>
            <w:t xml:space="preserve"> </w:t>
          </w:r>
          <w:r>
            <w:t>The data used in this paper can also be provided from the corresponding author upon reasonable request.</w:t>
          </w:r>
          <w:r w:rsidR="0040504D">
            <w:br w:type="page"/>
          </w:r>
        </w:p>
        <w:sdt>
          <w:sdtPr>
            <w:rPr>
              <w:rFonts w:eastAsiaTheme="minorHAnsi" w:cstheme="minorBidi"/>
              <w:b w:val="0"/>
              <w:szCs w:val="22"/>
            </w:rPr>
            <w:id w:val="526454116"/>
            <w:docPartObj>
              <w:docPartGallery w:val="Bibliographies"/>
              <w:docPartUnique/>
            </w:docPartObj>
          </w:sdtPr>
          <w:sdtContent>
            <w:p w14:paraId="3BF15EFF" w14:textId="2463473D" w:rsidR="000C4597" w:rsidRPr="00BE74EF" w:rsidRDefault="000C4597" w:rsidP="000C4597">
              <w:pPr>
                <w:pStyle w:val="Heading1"/>
                <w:numPr>
                  <w:ilvl w:val="0"/>
                  <w:numId w:val="0"/>
                </w:numPr>
              </w:pPr>
              <w:r w:rsidRPr="00BE74EF">
                <w:t>References</w:t>
              </w:r>
            </w:p>
            <w:sdt>
              <w:sdtPr>
                <w:rPr>
                  <w:szCs w:val="24"/>
                </w:rPr>
                <w:id w:val="-573587230"/>
                <w:bibliography/>
              </w:sdtPr>
              <w:sdtContent>
                <w:p w14:paraId="5163DB97" w14:textId="77777777" w:rsidR="0066789D" w:rsidRDefault="000C4597">
                  <w:pPr>
                    <w:rPr>
                      <w:rFonts w:asciiTheme="majorHAnsi" w:hAnsiTheme="majorHAnsi"/>
                      <w:noProof/>
                      <w:sz w:val="22"/>
                    </w:rPr>
                  </w:pPr>
                  <w:r w:rsidRPr="00BE74EF">
                    <w:rPr>
                      <w:szCs w:val="24"/>
                    </w:rPr>
                    <w:fldChar w:fldCharType="begin"/>
                  </w:r>
                  <w:r w:rsidRPr="00BE74EF">
                    <w:rPr>
                      <w:szCs w:val="24"/>
                    </w:rPr>
                    <w:instrText xml:space="preserve"> BIBLIOGRAPHY </w:instrText>
                  </w:r>
                  <w:r w:rsidRPr="00BE74EF">
                    <w:rPr>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91"/>
                    <w:gridCol w:w="9386"/>
                  </w:tblGrid>
                  <w:tr w:rsidR="0066789D" w14:paraId="7C44E6D3" w14:textId="77777777">
                    <w:trPr>
                      <w:divId w:val="1254556801"/>
                      <w:tblCellSpacing w:w="15" w:type="dxa"/>
                    </w:trPr>
                    <w:tc>
                      <w:tcPr>
                        <w:tcW w:w="50" w:type="pct"/>
                        <w:hideMark/>
                      </w:tcPr>
                      <w:p w14:paraId="64C04147" w14:textId="5231890F" w:rsidR="0066789D" w:rsidRDefault="0066789D">
                        <w:pPr>
                          <w:pStyle w:val="Bibliography"/>
                          <w:rPr>
                            <w:noProof/>
                            <w:szCs w:val="24"/>
                          </w:rPr>
                        </w:pPr>
                        <w:r>
                          <w:rPr>
                            <w:noProof/>
                          </w:rPr>
                          <w:t xml:space="preserve">[1] </w:t>
                        </w:r>
                      </w:p>
                    </w:tc>
                    <w:tc>
                      <w:tcPr>
                        <w:tcW w:w="0" w:type="auto"/>
                        <w:hideMark/>
                      </w:tcPr>
                      <w:p w14:paraId="3E952F50" w14:textId="77777777" w:rsidR="0066789D" w:rsidRDefault="0066789D">
                        <w:pPr>
                          <w:pStyle w:val="Bibliography"/>
                          <w:rPr>
                            <w:noProof/>
                          </w:rPr>
                        </w:pPr>
                        <w:r>
                          <w:rPr>
                            <w:noProof/>
                          </w:rPr>
                          <w:t>NOAA National Centers for Environmental Information, "Climate.gov," Januray 2024. [Online]. Available: https://www.climate.gov/news-features/featured-images/2023-was-warmest-year-modern-temperature-record#:~:text=The%20year%202023%20was%20the,decade%20(2014%E2%80%932023).</w:t>
                        </w:r>
                      </w:p>
                    </w:tc>
                  </w:tr>
                  <w:tr w:rsidR="0066789D" w14:paraId="30714CBF" w14:textId="77777777">
                    <w:trPr>
                      <w:divId w:val="1254556801"/>
                      <w:tblCellSpacing w:w="15" w:type="dxa"/>
                    </w:trPr>
                    <w:tc>
                      <w:tcPr>
                        <w:tcW w:w="50" w:type="pct"/>
                        <w:hideMark/>
                      </w:tcPr>
                      <w:p w14:paraId="7A5839E4" w14:textId="77777777" w:rsidR="0066789D" w:rsidRDefault="0066789D">
                        <w:pPr>
                          <w:pStyle w:val="Bibliography"/>
                          <w:rPr>
                            <w:noProof/>
                          </w:rPr>
                        </w:pPr>
                        <w:r>
                          <w:rPr>
                            <w:noProof/>
                          </w:rPr>
                          <w:t xml:space="preserve">[2] </w:t>
                        </w:r>
                      </w:p>
                    </w:tc>
                    <w:tc>
                      <w:tcPr>
                        <w:tcW w:w="0" w:type="auto"/>
                        <w:hideMark/>
                      </w:tcPr>
                      <w:p w14:paraId="25B1C8CE" w14:textId="77777777" w:rsidR="0066789D" w:rsidRDefault="0066789D">
                        <w:pPr>
                          <w:pStyle w:val="Bibliography"/>
                          <w:rPr>
                            <w:noProof/>
                          </w:rPr>
                        </w:pPr>
                        <w:r>
                          <w:rPr>
                            <w:noProof/>
                          </w:rPr>
                          <w:t xml:space="preserve">E. Ising, "Beitrag zur Theorie des Ferromagnetismus," </w:t>
                        </w:r>
                        <w:r>
                          <w:rPr>
                            <w:i/>
                            <w:iCs/>
                            <w:noProof/>
                          </w:rPr>
                          <w:t xml:space="preserve">Z. Phys, </w:t>
                        </w:r>
                        <w:r>
                          <w:rPr>
                            <w:noProof/>
                          </w:rPr>
                          <w:t xml:space="preserve">vol. 31, no. 1, p. 2530258, 1925. </w:t>
                        </w:r>
                      </w:p>
                    </w:tc>
                  </w:tr>
                  <w:tr w:rsidR="0066789D" w14:paraId="3936F10B" w14:textId="77777777">
                    <w:trPr>
                      <w:divId w:val="1254556801"/>
                      <w:tblCellSpacing w:w="15" w:type="dxa"/>
                    </w:trPr>
                    <w:tc>
                      <w:tcPr>
                        <w:tcW w:w="50" w:type="pct"/>
                        <w:hideMark/>
                      </w:tcPr>
                      <w:p w14:paraId="059A00ED" w14:textId="77777777" w:rsidR="0066789D" w:rsidRDefault="0066789D">
                        <w:pPr>
                          <w:pStyle w:val="Bibliography"/>
                          <w:rPr>
                            <w:noProof/>
                          </w:rPr>
                        </w:pPr>
                        <w:r>
                          <w:rPr>
                            <w:noProof/>
                          </w:rPr>
                          <w:t xml:space="preserve">[3] </w:t>
                        </w:r>
                      </w:p>
                    </w:tc>
                    <w:tc>
                      <w:tcPr>
                        <w:tcW w:w="0" w:type="auto"/>
                        <w:hideMark/>
                      </w:tcPr>
                      <w:p w14:paraId="002226CB" w14:textId="77777777" w:rsidR="0066789D" w:rsidRDefault="0066789D">
                        <w:pPr>
                          <w:pStyle w:val="Bibliography"/>
                          <w:rPr>
                            <w:noProof/>
                          </w:rPr>
                        </w:pPr>
                        <w:r>
                          <w:rPr>
                            <w:noProof/>
                          </w:rPr>
                          <w:t xml:space="preserve">E. Ising, Contribution to the Theory of Ferromagnetism, 1924. </w:t>
                        </w:r>
                      </w:p>
                    </w:tc>
                  </w:tr>
                  <w:tr w:rsidR="0066789D" w14:paraId="39EB473A" w14:textId="77777777">
                    <w:trPr>
                      <w:divId w:val="1254556801"/>
                      <w:tblCellSpacing w:w="15" w:type="dxa"/>
                    </w:trPr>
                    <w:tc>
                      <w:tcPr>
                        <w:tcW w:w="50" w:type="pct"/>
                        <w:hideMark/>
                      </w:tcPr>
                      <w:p w14:paraId="0BCA0ECA" w14:textId="77777777" w:rsidR="0066789D" w:rsidRDefault="0066789D">
                        <w:pPr>
                          <w:pStyle w:val="Bibliography"/>
                          <w:rPr>
                            <w:noProof/>
                          </w:rPr>
                        </w:pPr>
                        <w:r>
                          <w:rPr>
                            <w:noProof/>
                          </w:rPr>
                          <w:t xml:space="preserve">[4] </w:t>
                        </w:r>
                      </w:p>
                    </w:tc>
                    <w:tc>
                      <w:tcPr>
                        <w:tcW w:w="0" w:type="auto"/>
                        <w:hideMark/>
                      </w:tcPr>
                      <w:p w14:paraId="61A60A70" w14:textId="77777777" w:rsidR="0066789D" w:rsidRDefault="0066789D">
                        <w:pPr>
                          <w:pStyle w:val="Bibliography"/>
                          <w:rPr>
                            <w:noProof/>
                          </w:rPr>
                        </w:pPr>
                        <w:r>
                          <w:rPr>
                            <w:noProof/>
                          </w:rPr>
                          <w:t xml:space="preserve">S. G. Brush, "History of the Lenz-Ising model," </w:t>
                        </w:r>
                        <w:r>
                          <w:rPr>
                            <w:i/>
                            <w:iCs/>
                            <w:noProof/>
                          </w:rPr>
                          <w:t xml:space="preserve">Review of Modern Physics, </w:t>
                        </w:r>
                        <w:r>
                          <w:rPr>
                            <w:noProof/>
                          </w:rPr>
                          <w:t xml:space="preserve">vol. 39, no. 4, p. 883, 1967. </w:t>
                        </w:r>
                      </w:p>
                    </w:tc>
                  </w:tr>
                  <w:tr w:rsidR="0066789D" w14:paraId="0B4F518A" w14:textId="77777777">
                    <w:trPr>
                      <w:divId w:val="1254556801"/>
                      <w:tblCellSpacing w:w="15" w:type="dxa"/>
                    </w:trPr>
                    <w:tc>
                      <w:tcPr>
                        <w:tcW w:w="50" w:type="pct"/>
                        <w:hideMark/>
                      </w:tcPr>
                      <w:p w14:paraId="12183C10" w14:textId="77777777" w:rsidR="0066789D" w:rsidRDefault="0066789D">
                        <w:pPr>
                          <w:pStyle w:val="Bibliography"/>
                          <w:rPr>
                            <w:noProof/>
                          </w:rPr>
                        </w:pPr>
                        <w:r>
                          <w:rPr>
                            <w:noProof/>
                          </w:rPr>
                          <w:t xml:space="preserve">[5] </w:t>
                        </w:r>
                      </w:p>
                    </w:tc>
                    <w:tc>
                      <w:tcPr>
                        <w:tcW w:w="0" w:type="auto"/>
                        <w:hideMark/>
                      </w:tcPr>
                      <w:p w14:paraId="46C4E9EF" w14:textId="77777777" w:rsidR="0066789D" w:rsidRDefault="0066789D">
                        <w:pPr>
                          <w:pStyle w:val="Bibliography"/>
                          <w:rPr>
                            <w:noProof/>
                          </w:rPr>
                        </w:pPr>
                        <w:r>
                          <w:rPr>
                            <w:noProof/>
                          </w:rPr>
                          <w:t xml:space="preserve">L. Onsager, "Crystal statistics. I. A two-dimensional model with an order-disorder transition," </w:t>
                        </w:r>
                        <w:r>
                          <w:rPr>
                            <w:i/>
                            <w:iCs/>
                            <w:noProof/>
                          </w:rPr>
                          <w:t xml:space="preserve">Physical Review, </w:t>
                        </w:r>
                        <w:r>
                          <w:rPr>
                            <w:noProof/>
                          </w:rPr>
                          <w:t xml:space="preserve">vol. 65, no. 3-4, pp. 117-149, 1944. </w:t>
                        </w:r>
                      </w:p>
                    </w:tc>
                  </w:tr>
                  <w:tr w:rsidR="0066789D" w14:paraId="78886F23" w14:textId="77777777">
                    <w:trPr>
                      <w:divId w:val="1254556801"/>
                      <w:tblCellSpacing w:w="15" w:type="dxa"/>
                    </w:trPr>
                    <w:tc>
                      <w:tcPr>
                        <w:tcW w:w="50" w:type="pct"/>
                        <w:hideMark/>
                      </w:tcPr>
                      <w:p w14:paraId="7CF7DB31" w14:textId="77777777" w:rsidR="0066789D" w:rsidRDefault="0066789D">
                        <w:pPr>
                          <w:pStyle w:val="Bibliography"/>
                          <w:rPr>
                            <w:noProof/>
                          </w:rPr>
                        </w:pPr>
                        <w:r>
                          <w:rPr>
                            <w:noProof/>
                          </w:rPr>
                          <w:t xml:space="preserve">[6] </w:t>
                        </w:r>
                      </w:p>
                    </w:tc>
                    <w:tc>
                      <w:tcPr>
                        <w:tcW w:w="0" w:type="auto"/>
                        <w:hideMark/>
                      </w:tcPr>
                      <w:p w14:paraId="4BA0F29E" w14:textId="77777777" w:rsidR="0066789D" w:rsidRDefault="0066789D">
                        <w:pPr>
                          <w:pStyle w:val="Bibliography"/>
                          <w:rPr>
                            <w:noProof/>
                          </w:rPr>
                        </w:pPr>
                        <w:r>
                          <w:rPr>
                            <w:noProof/>
                          </w:rPr>
                          <w:t xml:space="preserve">H. A. Kramers and G. H. Wannier, "Statistics of the Two-Dimensional Ferromagnet. Part I," </w:t>
                        </w:r>
                        <w:r>
                          <w:rPr>
                            <w:i/>
                            <w:iCs/>
                            <w:noProof/>
                          </w:rPr>
                          <w:t xml:space="preserve">Physical Review, </w:t>
                        </w:r>
                        <w:r>
                          <w:rPr>
                            <w:noProof/>
                          </w:rPr>
                          <w:t xml:space="preserve">vol. 60, no. 3, pp. 252-262, 1941. </w:t>
                        </w:r>
                      </w:p>
                    </w:tc>
                  </w:tr>
                  <w:tr w:rsidR="0066789D" w14:paraId="1E4313DC" w14:textId="77777777">
                    <w:trPr>
                      <w:divId w:val="1254556801"/>
                      <w:tblCellSpacing w:w="15" w:type="dxa"/>
                    </w:trPr>
                    <w:tc>
                      <w:tcPr>
                        <w:tcW w:w="50" w:type="pct"/>
                        <w:hideMark/>
                      </w:tcPr>
                      <w:p w14:paraId="251C8675" w14:textId="77777777" w:rsidR="0066789D" w:rsidRDefault="0066789D">
                        <w:pPr>
                          <w:pStyle w:val="Bibliography"/>
                          <w:rPr>
                            <w:noProof/>
                          </w:rPr>
                        </w:pPr>
                        <w:r>
                          <w:rPr>
                            <w:noProof/>
                          </w:rPr>
                          <w:t xml:space="preserve">[7] </w:t>
                        </w:r>
                      </w:p>
                    </w:tc>
                    <w:tc>
                      <w:tcPr>
                        <w:tcW w:w="0" w:type="auto"/>
                        <w:hideMark/>
                      </w:tcPr>
                      <w:p w14:paraId="525EE9FB" w14:textId="77777777" w:rsidR="0066789D" w:rsidRDefault="0066789D">
                        <w:pPr>
                          <w:pStyle w:val="Bibliography"/>
                          <w:rPr>
                            <w:noProof/>
                          </w:rPr>
                        </w:pPr>
                        <w:r>
                          <w:rPr>
                            <w:noProof/>
                          </w:rPr>
                          <w:t xml:space="preserve">H. A. Kramers and G. H. Wannier, "Statistics of the Two-Dimensional Ferromagnet. Part II," </w:t>
                        </w:r>
                        <w:r>
                          <w:rPr>
                            <w:i/>
                            <w:iCs/>
                            <w:noProof/>
                          </w:rPr>
                          <w:t xml:space="preserve">Physical Review, </w:t>
                        </w:r>
                        <w:r>
                          <w:rPr>
                            <w:noProof/>
                          </w:rPr>
                          <w:t xml:space="preserve">vol. 60, no. 3, pp. 263-176, 1941. </w:t>
                        </w:r>
                      </w:p>
                    </w:tc>
                  </w:tr>
                  <w:tr w:rsidR="0066789D" w14:paraId="54D5519D" w14:textId="77777777">
                    <w:trPr>
                      <w:divId w:val="1254556801"/>
                      <w:tblCellSpacing w:w="15" w:type="dxa"/>
                    </w:trPr>
                    <w:tc>
                      <w:tcPr>
                        <w:tcW w:w="50" w:type="pct"/>
                        <w:hideMark/>
                      </w:tcPr>
                      <w:p w14:paraId="0E5D91F4" w14:textId="77777777" w:rsidR="0066789D" w:rsidRDefault="0066789D">
                        <w:pPr>
                          <w:pStyle w:val="Bibliography"/>
                          <w:rPr>
                            <w:noProof/>
                          </w:rPr>
                        </w:pPr>
                        <w:r>
                          <w:rPr>
                            <w:noProof/>
                          </w:rPr>
                          <w:t xml:space="preserve">[8] </w:t>
                        </w:r>
                      </w:p>
                    </w:tc>
                    <w:tc>
                      <w:tcPr>
                        <w:tcW w:w="0" w:type="auto"/>
                        <w:hideMark/>
                      </w:tcPr>
                      <w:p w14:paraId="36B4E581" w14:textId="77777777" w:rsidR="0066789D" w:rsidRDefault="0066789D">
                        <w:pPr>
                          <w:pStyle w:val="Bibliography"/>
                          <w:rPr>
                            <w:noProof/>
                          </w:rPr>
                        </w:pPr>
                        <w:r>
                          <w:rPr>
                            <w:noProof/>
                          </w:rPr>
                          <w:t xml:space="preserve">J. Zuber and C. Itzykson, "Quantum field theory and the two-dimensional Ising model," </w:t>
                        </w:r>
                        <w:r>
                          <w:rPr>
                            <w:i/>
                            <w:iCs/>
                            <w:noProof/>
                          </w:rPr>
                          <w:t xml:space="preserve">Physical Review D, </w:t>
                        </w:r>
                        <w:r>
                          <w:rPr>
                            <w:noProof/>
                          </w:rPr>
                          <w:t xml:space="preserve">vol. 15, p. 2875, 1977. </w:t>
                        </w:r>
                      </w:p>
                    </w:tc>
                  </w:tr>
                  <w:tr w:rsidR="0066789D" w14:paraId="166DD400" w14:textId="77777777">
                    <w:trPr>
                      <w:divId w:val="1254556801"/>
                      <w:tblCellSpacing w:w="15" w:type="dxa"/>
                    </w:trPr>
                    <w:tc>
                      <w:tcPr>
                        <w:tcW w:w="50" w:type="pct"/>
                        <w:hideMark/>
                      </w:tcPr>
                      <w:p w14:paraId="16A8E661" w14:textId="77777777" w:rsidR="0066789D" w:rsidRDefault="0066789D">
                        <w:pPr>
                          <w:pStyle w:val="Bibliography"/>
                          <w:rPr>
                            <w:noProof/>
                          </w:rPr>
                        </w:pPr>
                        <w:r>
                          <w:rPr>
                            <w:noProof/>
                          </w:rPr>
                          <w:t xml:space="preserve">[9] </w:t>
                        </w:r>
                      </w:p>
                    </w:tc>
                    <w:tc>
                      <w:tcPr>
                        <w:tcW w:w="0" w:type="auto"/>
                        <w:hideMark/>
                      </w:tcPr>
                      <w:p w14:paraId="689AD1C1" w14:textId="77777777" w:rsidR="0066789D" w:rsidRDefault="0066789D">
                        <w:pPr>
                          <w:pStyle w:val="Bibliography"/>
                          <w:rPr>
                            <w:noProof/>
                          </w:rPr>
                        </w:pPr>
                        <w:r>
                          <w:rPr>
                            <w:noProof/>
                          </w:rPr>
                          <w:t xml:space="preserve">M. Aguilera, S. A. Moosavi and H. Shimazaki, "A unifying framework for mean-field theories," </w:t>
                        </w:r>
                        <w:r>
                          <w:rPr>
                            <w:i/>
                            <w:iCs/>
                            <w:noProof/>
                          </w:rPr>
                          <w:t xml:space="preserve">Nature Communications, </w:t>
                        </w:r>
                        <w:r>
                          <w:rPr>
                            <w:noProof/>
                          </w:rPr>
                          <w:t xml:space="preserve">vol. 12, p. 1197, 2021. </w:t>
                        </w:r>
                      </w:p>
                    </w:tc>
                  </w:tr>
                  <w:tr w:rsidR="0066789D" w14:paraId="17B283CA" w14:textId="77777777">
                    <w:trPr>
                      <w:divId w:val="1254556801"/>
                      <w:tblCellSpacing w:w="15" w:type="dxa"/>
                    </w:trPr>
                    <w:tc>
                      <w:tcPr>
                        <w:tcW w:w="50" w:type="pct"/>
                        <w:hideMark/>
                      </w:tcPr>
                      <w:p w14:paraId="0E6AB348" w14:textId="77777777" w:rsidR="0066789D" w:rsidRDefault="0066789D">
                        <w:pPr>
                          <w:pStyle w:val="Bibliography"/>
                          <w:rPr>
                            <w:noProof/>
                          </w:rPr>
                        </w:pPr>
                        <w:r>
                          <w:rPr>
                            <w:noProof/>
                          </w:rPr>
                          <w:t xml:space="preserve">[10] </w:t>
                        </w:r>
                      </w:p>
                    </w:tc>
                    <w:tc>
                      <w:tcPr>
                        <w:tcW w:w="0" w:type="auto"/>
                        <w:hideMark/>
                      </w:tcPr>
                      <w:p w14:paraId="2E6C9C3C" w14:textId="77777777" w:rsidR="0066789D" w:rsidRDefault="0066789D">
                        <w:pPr>
                          <w:pStyle w:val="Bibliography"/>
                          <w:rPr>
                            <w:noProof/>
                          </w:rPr>
                        </w:pPr>
                        <w:r>
                          <w:rPr>
                            <w:noProof/>
                          </w:rPr>
                          <w:t xml:space="preserve">S. Sides, P. Rikvold and M. Novotony, "Kinetic Ising model in an oscilating field: finite-size scaling at the dynamic phase transition," </w:t>
                        </w:r>
                        <w:r>
                          <w:rPr>
                            <w:i/>
                            <w:iCs/>
                            <w:noProof/>
                          </w:rPr>
                          <w:t xml:space="preserve">Physical review letters, </w:t>
                        </w:r>
                        <w:r>
                          <w:rPr>
                            <w:noProof/>
                          </w:rPr>
                          <w:t xml:space="preserve">vol. 81, no. 4, p. 4865, 1998. </w:t>
                        </w:r>
                      </w:p>
                    </w:tc>
                  </w:tr>
                  <w:tr w:rsidR="0066789D" w14:paraId="6D72C630" w14:textId="77777777">
                    <w:trPr>
                      <w:divId w:val="1254556801"/>
                      <w:tblCellSpacing w:w="15" w:type="dxa"/>
                    </w:trPr>
                    <w:tc>
                      <w:tcPr>
                        <w:tcW w:w="50" w:type="pct"/>
                        <w:hideMark/>
                      </w:tcPr>
                      <w:p w14:paraId="367695A1" w14:textId="77777777" w:rsidR="0066789D" w:rsidRDefault="0066789D">
                        <w:pPr>
                          <w:pStyle w:val="Bibliography"/>
                          <w:rPr>
                            <w:noProof/>
                          </w:rPr>
                        </w:pPr>
                        <w:r>
                          <w:rPr>
                            <w:noProof/>
                          </w:rPr>
                          <w:t xml:space="preserve">[11] </w:t>
                        </w:r>
                      </w:p>
                    </w:tc>
                    <w:tc>
                      <w:tcPr>
                        <w:tcW w:w="0" w:type="auto"/>
                        <w:hideMark/>
                      </w:tcPr>
                      <w:p w14:paraId="7E5712A2" w14:textId="77777777" w:rsidR="0066789D" w:rsidRDefault="0066789D">
                        <w:pPr>
                          <w:pStyle w:val="Bibliography"/>
                          <w:rPr>
                            <w:noProof/>
                          </w:rPr>
                        </w:pPr>
                        <w:r>
                          <w:rPr>
                            <w:noProof/>
                          </w:rPr>
                          <w:t xml:space="preserve">D. Stauffer, "Social applications of two-dimensional Ising models," </w:t>
                        </w:r>
                        <w:r>
                          <w:rPr>
                            <w:i/>
                            <w:iCs/>
                            <w:noProof/>
                          </w:rPr>
                          <w:t xml:space="preserve">American Journal of Physics, </w:t>
                        </w:r>
                        <w:r>
                          <w:rPr>
                            <w:noProof/>
                          </w:rPr>
                          <w:t xml:space="preserve">vol. 76, no. 4, pp. 470-473, 2008. </w:t>
                        </w:r>
                      </w:p>
                    </w:tc>
                  </w:tr>
                  <w:tr w:rsidR="0066789D" w14:paraId="219E8720" w14:textId="77777777">
                    <w:trPr>
                      <w:divId w:val="1254556801"/>
                      <w:tblCellSpacing w:w="15" w:type="dxa"/>
                    </w:trPr>
                    <w:tc>
                      <w:tcPr>
                        <w:tcW w:w="50" w:type="pct"/>
                        <w:hideMark/>
                      </w:tcPr>
                      <w:p w14:paraId="672A0AA8" w14:textId="77777777" w:rsidR="0066789D" w:rsidRDefault="0066789D">
                        <w:pPr>
                          <w:pStyle w:val="Bibliography"/>
                          <w:rPr>
                            <w:noProof/>
                          </w:rPr>
                        </w:pPr>
                        <w:r>
                          <w:rPr>
                            <w:noProof/>
                          </w:rPr>
                          <w:t xml:space="preserve">[12] </w:t>
                        </w:r>
                      </w:p>
                    </w:tc>
                    <w:tc>
                      <w:tcPr>
                        <w:tcW w:w="0" w:type="auto"/>
                        <w:hideMark/>
                      </w:tcPr>
                      <w:p w14:paraId="52E7CC89" w14:textId="77777777" w:rsidR="0066789D" w:rsidRDefault="0066789D">
                        <w:pPr>
                          <w:pStyle w:val="Bibliography"/>
                          <w:rPr>
                            <w:noProof/>
                          </w:rPr>
                        </w:pPr>
                        <w:r>
                          <w:rPr>
                            <w:noProof/>
                          </w:rPr>
                          <w:t xml:space="preserve">C. Campajola, F. Lillo and D. Tantari, "Inference of the kinetic Ising model with heterogeneous missing data," </w:t>
                        </w:r>
                        <w:r>
                          <w:rPr>
                            <w:i/>
                            <w:iCs/>
                            <w:noProof/>
                          </w:rPr>
                          <w:t xml:space="preserve">Physical Review E, </w:t>
                        </w:r>
                        <w:r>
                          <w:rPr>
                            <w:noProof/>
                          </w:rPr>
                          <w:t xml:space="preserve">vol. 99, no. 6, p. 062138, 2019. </w:t>
                        </w:r>
                      </w:p>
                    </w:tc>
                  </w:tr>
                  <w:tr w:rsidR="0066789D" w14:paraId="4AD75966" w14:textId="77777777">
                    <w:trPr>
                      <w:divId w:val="1254556801"/>
                      <w:tblCellSpacing w:w="15" w:type="dxa"/>
                    </w:trPr>
                    <w:tc>
                      <w:tcPr>
                        <w:tcW w:w="50" w:type="pct"/>
                        <w:hideMark/>
                      </w:tcPr>
                      <w:p w14:paraId="59B2AAEB" w14:textId="77777777" w:rsidR="0066789D" w:rsidRDefault="0066789D">
                        <w:pPr>
                          <w:pStyle w:val="Bibliography"/>
                          <w:rPr>
                            <w:noProof/>
                          </w:rPr>
                        </w:pPr>
                        <w:r>
                          <w:rPr>
                            <w:noProof/>
                          </w:rPr>
                          <w:lastRenderedPageBreak/>
                          <w:t xml:space="preserve">[13] </w:t>
                        </w:r>
                      </w:p>
                    </w:tc>
                    <w:tc>
                      <w:tcPr>
                        <w:tcW w:w="0" w:type="auto"/>
                        <w:hideMark/>
                      </w:tcPr>
                      <w:p w14:paraId="3653E079" w14:textId="77777777" w:rsidR="0066789D" w:rsidRDefault="0066789D">
                        <w:pPr>
                          <w:pStyle w:val="Bibliography"/>
                          <w:rPr>
                            <w:noProof/>
                          </w:rPr>
                        </w:pPr>
                        <w:r>
                          <w:rPr>
                            <w:noProof/>
                          </w:rPr>
                          <w:t xml:space="preserve">B. Dun and Y. Roudi, "Learning and inference in a nonequilibrium Ising model with hidden nodes," </w:t>
                        </w:r>
                        <w:r>
                          <w:rPr>
                            <w:i/>
                            <w:iCs/>
                            <w:noProof/>
                          </w:rPr>
                          <w:t xml:space="preserve">Physical Review E, </w:t>
                        </w:r>
                        <w:r>
                          <w:rPr>
                            <w:noProof/>
                          </w:rPr>
                          <w:t xml:space="preserve">vol. 87, no. 2, p. 022127, 2013. </w:t>
                        </w:r>
                      </w:p>
                    </w:tc>
                  </w:tr>
                  <w:tr w:rsidR="0066789D" w14:paraId="5BB36018" w14:textId="77777777">
                    <w:trPr>
                      <w:divId w:val="1254556801"/>
                      <w:tblCellSpacing w:w="15" w:type="dxa"/>
                    </w:trPr>
                    <w:tc>
                      <w:tcPr>
                        <w:tcW w:w="50" w:type="pct"/>
                        <w:hideMark/>
                      </w:tcPr>
                      <w:p w14:paraId="428D76EB" w14:textId="77777777" w:rsidR="0066789D" w:rsidRDefault="0066789D">
                        <w:pPr>
                          <w:pStyle w:val="Bibliography"/>
                          <w:rPr>
                            <w:noProof/>
                          </w:rPr>
                        </w:pPr>
                        <w:r>
                          <w:rPr>
                            <w:noProof/>
                          </w:rPr>
                          <w:t xml:space="preserve">[14] </w:t>
                        </w:r>
                      </w:p>
                    </w:tc>
                    <w:tc>
                      <w:tcPr>
                        <w:tcW w:w="0" w:type="auto"/>
                        <w:hideMark/>
                      </w:tcPr>
                      <w:p w14:paraId="4817FF8B" w14:textId="77777777" w:rsidR="0066789D" w:rsidRDefault="0066789D">
                        <w:pPr>
                          <w:pStyle w:val="Bibliography"/>
                          <w:rPr>
                            <w:noProof/>
                          </w:rPr>
                        </w:pPr>
                        <w:r>
                          <w:rPr>
                            <w:noProof/>
                          </w:rPr>
                          <w:t xml:space="preserve">N. N. Vtyurina, D. Dulin, M. W. Docter, A. S. Meyer, N. H. Dekker and E. A. Abbondanzieri, "Hysteresis in DNA compaction by Dps is described by an Ising model," </w:t>
                        </w:r>
                        <w:r>
                          <w:rPr>
                            <w:i/>
                            <w:iCs/>
                            <w:noProof/>
                          </w:rPr>
                          <w:t xml:space="preserve">Proceedings of the National Academy of Sciences, </w:t>
                        </w:r>
                        <w:r>
                          <w:rPr>
                            <w:noProof/>
                          </w:rPr>
                          <w:t xml:space="preserve">vol. 113, no. 18, pp. 4982-4987, 2016. </w:t>
                        </w:r>
                      </w:p>
                    </w:tc>
                  </w:tr>
                  <w:tr w:rsidR="0066789D" w14:paraId="53D4BA39" w14:textId="77777777">
                    <w:trPr>
                      <w:divId w:val="1254556801"/>
                      <w:tblCellSpacing w:w="15" w:type="dxa"/>
                    </w:trPr>
                    <w:tc>
                      <w:tcPr>
                        <w:tcW w:w="50" w:type="pct"/>
                        <w:hideMark/>
                      </w:tcPr>
                      <w:p w14:paraId="0B7A6871" w14:textId="77777777" w:rsidR="0066789D" w:rsidRDefault="0066789D">
                        <w:pPr>
                          <w:pStyle w:val="Bibliography"/>
                          <w:rPr>
                            <w:noProof/>
                          </w:rPr>
                        </w:pPr>
                        <w:r>
                          <w:rPr>
                            <w:noProof/>
                          </w:rPr>
                          <w:t xml:space="preserve">[15] </w:t>
                        </w:r>
                      </w:p>
                    </w:tc>
                    <w:tc>
                      <w:tcPr>
                        <w:tcW w:w="0" w:type="auto"/>
                        <w:hideMark/>
                      </w:tcPr>
                      <w:p w14:paraId="720563DB" w14:textId="77777777" w:rsidR="0066789D" w:rsidRDefault="0066789D">
                        <w:pPr>
                          <w:pStyle w:val="Bibliography"/>
                          <w:rPr>
                            <w:noProof/>
                          </w:rPr>
                        </w:pPr>
                        <w:r>
                          <w:rPr>
                            <w:noProof/>
                          </w:rPr>
                          <w:t xml:space="preserve">J. Majewski, H. Li and J. Ott, "The Ising model in physics and statistical genetics," </w:t>
                        </w:r>
                        <w:r>
                          <w:rPr>
                            <w:i/>
                            <w:iCs/>
                            <w:noProof/>
                          </w:rPr>
                          <w:t xml:space="preserve">The American Journal of Human Genetics, </w:t>
                        </w:r>
                        <w:r>
                          <w:rPr>
                            <w:noProof/>
                          </w:rPr>
                          <w:t xml:space="preserve">vol. 69, no. 4, pp. 853-862, 2001. </w:t>
                        </w:r>
                      </w:p>
                    </w:tc>
                  </w:tr>
                  <w:tr w:rsidR="0066789D" w14:paraId="415821F7" w14:textId="77777777">
                    <w:trPr>
                      <w:divId w:val="1254556801"/>
                      <w:tblCellSpacing w:w="15" w:type="dxa"/>
                    </w:trPr>
                    <w:tc>
                      <w:tcPr>
                        <w:tcW w:w="50" w:type="pct"/>
                        <w:hideMark/>
                      </w:tcPr>
                      <w:p w14:paraId="22F90BAE" w14:textId="77777777" w:rsidR="0066789D" w:rsidRDefault="0066789D">
                        <w:pPr>
                          <w:pStyle w:val="Bibliography"/>
                          <w:rPr>
                            <w:noProof/>
                          </w:rPr>
                        </w:pPr>
                        <w:r>
                          <w:rPr>
                            <w:noProof/>
                          </w:rPr>
                          <w:t xml:space="preserve">[16] </w:t>
                        </w:r>
                      </w:p>
                    </w:tc>
                    <w:tc>
                      <w:tcPr>
                        <w:tcW w:w="0" w:type="auto"/>
                        <w:hideMark/>
                      </w:tcPr>
                      <w:p w14:paraId="4741C610" w14:textId="77777777" w:rsidR="0066789D" w:rsidRDefault="0066789D">
                        <w:pPr>
                          <w:pStyle w:val="Bibliography"/>
                          <w:rPr>
                            <w:noProof/>
                          </w:rPr>
                        </w:pPr>
                        <w:r>
                          <w:rPr>
                            <w:noProof/>
                          </w:rPr>
                          <w:t xml:space="preserve">A. Witoelar and Y. Roudi, "Neural network reconstruction using kinetic Ising models with memory," </w:t>
                        </w:r>
                        <w:r>
                          <w:rPr>
                            <w:i/>
                            <w:iCs/>
                            <w:noProof/>
                          </w:rPr>
                          <w:t xml:space="preserve">BMC Neurosci., </w:t>
                        </w:r>
                        <w:r>
                          <w:rPr>
                            <w:noProof/>
                          </w:rPr>
                          <w:t xml:space="preserve">vol. 12, p. 274, 2011. </w:t>
                        </w:r>
                      </w:p>
                    </w:tc>
                  </w:tr>
                  <w:tr w:rsidR="0066789D" w14:paraId="72B4B84D" w14:textId="77777777">
                    <w:trPr>
                      <w:divId w:val="1254556801"/>
                      <w:tblCellSpacing w:w="15" w:type="dxa"/>
                    </w:trPr>
                    <w:tc>
                      <w:tcPr>
                        <w:tcW w:w="50" w:type="pct"/>
                        <w:hideMark/>
                      </w:tcPr>
                      <w:p w14:paraId="6D1BC583" w14:textId="77777777" w:rsidR="0066789D" w:rsidRDefault="0066789D">
                        <w:pPr>
                          <w:pStyle w:val="Bibliography"/>
                          <w:rPr>
                            <w:noProof/>
                          </w:rPr>
                        </w:pPr>
                        <w:r>
                          <w:rPr>
                            <w:noProof/>
                          </w:rPr>
                          <w:t xml:space="preserve">[17] </w:t>
                        </w:r>
                      </w:p>
                    </w:tc>
                    <w:tc>
                      <w:tcPr>
                        <w:tcW w:w="0" w:type="auto"/>
                        <w:hideMark/>
                      </w:tcPr>
                      <w:p w14:paraId="5D75290D" w14:textId="77777777" w:rsidR="0066789D" w:rsidRDefault="0066789D">
                        <w:pPr>
                          <w:pStyle w:val="Bibliography"/>
                          <w:rPr>
                            <w:noProof/>
                          </w:rPr>
                        </w:pPr>
                        <w:r>
                          <w:rPr>
                            <w:noProof/>
                          </w:rPr>
                          <w:t xml:space="preserve">C. Donner and M. Opper, "Inverse Ising problem in continuous time: a latent variable approach," </w:t>
                        </w:r>
                        <w:r>
                          <w:rPr>
                            <w:i/>
                            <w:iCs/>
                            <w:noProof/>
                          </w:rPr>
                          <w:t xml:space="preserve">Physical Review E, </w:t>
                        </w:r>
                        <w:r>
                          <w:rPr>
                            <w:noProof/>
                          </w:rPr>
                          <w:t xml:space="preserve">vol. 96, p. 061104, 2017. </w:t>
                        </w:r>
                      </w:p>
                    </w:tc>
                  </w:tr>
                  <w:tr w:rsidR="0066789D" w14:paraId="00F165AA" w14:textId="77777777">
                    <w:trPr>
                      <w:divId w:val="1254556801"/>
                      <w:tblCellSpacing w:w="15" w:type="dxa"/>
                    </w:trPr>
                    <w:tc>
                      <w:tcPr>
                        <w:tcW w:w="50" w:type="pct"/>
                        <w:hideMark/>
                      </w:tcPr>
                      <w:p w14:paraId="1A0F6759" w14:textId="77777777" w:rsidR="0066789D" w:rsidRDefault="0066789D">
                        <w:pPr>
                          <w:pStyle w:val="Bibliography"/>
                          <w:rPr>
                            <w:noProof/>
                          </w:rPr>
                        </w:pPr>
                        <w:r>
                          <w:rPr>
                            <w:noProof/>
                          </w:rPr>
                          <w:t xml:space="preserve">[18] </w:t>
                        </w:r>
                      </w:p>
                    </w:tc>
                    <w:tc>
                      <w:tcPr>
                        <w:tcW w:w="0" w:type="auto"/>
                        <w:hideMark/>
                      </w:tcPr>
                      <w:p w14:paraId="5BFC8118" w14:textId="77777777" w:rsidR="0066789D" w:rsidRDefault="0066789D">
                        <w:pPr>
                          <w:pStyle w:val="Bibliography"/>
                          <w:rPr>
                            <w:noProof/>
                          </w:rPr>
                        </w:pPr>
                        <w:r>
                          <w:rPr>
                            <w:noProof/>
                          </w:rPr>
                          <w:t xml:space="preserve">J. Hertz, Y. Roudi and J. Tyrcha, "Ising model for inferring network structure from spike data," </w:t>
                        </w:r>
                        <w:r>
                          <w:rPr>
                            <w:i/>
                            <w:iCs/>
                            <w:noProof/>
                          </w:rPr>
                          <w:t xml:space="preserve">arXiv.1106.1752, </w:t>
                        </w:r>
                        <w:r>
                          <w:rPr>
                            <w:noProof/>
                          </w:rPr>
                          <w:t xml:space="preserve">2011. </w:t>
                        </w:r>
                      </w:p>
                    </w:tc>
                  </w:tr>
                  <w:tr w:rsidR="0066789D" w14:paraId="74D8F8AC" w14:textId="77777777">
                    <w:trPr>
                      <w:divId w:val="1254556801"/>
                      <w:tblCellSpacing w:w="15" w:type="dxa"/>
                    </w:trPr>
                    <w:tc>
                      <w:tcPr>
                        <w:tcW w:w="50" w:type="pct"/>
                        <w:hideMark/>
                      </w:tcPr>
                      <w:p w14:paraId="47D5EC78" w14:textId="77777777" w:rsidR="0066789D" w:rsidRDefault="0066789D">
                        <w:pPr>
                          <w:pStyle w:val="Bibliography"/>
                          <w:rPr>
                            <w:noProof/>
                          </w:rPr>
                        </w:pPr>
                        <w:r>
                          <w:rPr>
                            <w:noProof/>
                          </w:rPr>
                          <w:t xml:space="preserve">[19] </w:t>
                        </w:r>
                      </w:p>
                    </w:tc>
                    <w:tc>
                      <w:tcPr>
                        <w:tcW w:w="0" w:type="auto"/>
                        <w:hideMark/>
                      </w:tcPr>
                      <w:p w14:paraId="74DD9CE5" w14:textId="77777777" w:rsidR="0066789D" w:rsidRDefault="0066789D">
                        <w:pPr>
                          <w:pStyle w:val="Bibliography"/>
                          <w:rPr>
                            <w:noProof/>
                          </w:rPr>
                        </w:pPr>
                        <w:r>
                          <w:rPr>
                            <w:noProof/>
                          </w:rPr>
                          <w:t xml:space="preserve">Y. Roudi, D. B. and J. Hertz, "Multi-neuronal activity and functional connectivity in cell assemblies," </w:t>
                        </w:r>
                        <w:r>
                          <w:rPr>
                            <w:i/>
                            <w:iCs/>
                            <w:noProof/>
                          </w:rPr>
                          <w:t xml:space="preserve">Curr. Opin. Neurobiol, </w:t>
                        </w:r>
                        <w:r>
                          <w:rPr>
                            <w:noProof/>
                          </w:rPr>
                          <w:t xml:space="preserve">vol. 32, p. 38, 2015. </w:t>
                        </w:r>
                      </w:p>
                    </w:tc>
                  </w:tr>
                  <w:tr w:rsidR="0066789D" w14:paraId="6ADB39AB" w14:textId="77777777">
                    <w:trPr>
                      <w:divId w:val="1254556801"/>
                      <w:tblCellSpacing w:w="15" w:type="dxa"/>
                    </w:trPr>
                    <w:tc>
                      <w:tcPr>
                        <w:tcW w:w="50" w:type="pct"/>
                        <w:hideMark/>
                      </w:tcPr>
                      <w:p w14:paraId="42C8C583" w14:textId="77777777" w:rsidR="0066789D" w:rsidRDefault="0066789D">
                        <w:pPr>
                          <w:pStyle w:val="Bibliography"/>
                          <w:rPr>
                            <w:noProof/>
                          </w:rPr>
                        </w:pPr>
                        <w:r>
                          <w:rPr>
                            <w:noProof/>
                          </w:rPr>
                          <w:t xml:space="preserve">[20] </w:t>
                        </w:r>
                      </w:p>
                    </w:tc>
                    <w:tc>
                      <w:tcPr>
                        <w:tcW w:w="0" w:type="auto"/>
                        <w:hideMark/>
                      </w:tcPr>
                      <w:p w14:paraId="2B4E0324" w14:textId="77777777" w:rsidR="0066789D" w:rsidRDefault="0066789D">
                        <w:pPr>
                          <w:pStyle w:val="Bibliography"/>
                          <w:rPr>
                            <w:noProof/>
                          </w:rPr>
                        </w:pPr>
                        <w:r>
                          <w:rPr>
                            <w:noProof/>
                          </w:rPr>
                          <w:t xml:space="preserve">Y. Shi and T. Duke, "Cooperative model of bacteril sensing," </w:t>
                        </w:r>
                        <w:r>
                          <w:rPr>
                            <w:i/>
                            <w:iCs/>
                            <w:noProof/>
                          </w:rPr>
                          <w:t xml:space="preserve">Physical Review E, </w:t>
                        </w:r>
                        <w:r>
                          <w:rPr>
                            <w:noProof/>
                          </w:rPr>
                          <w:t xml:space="preserve">vol. 58, no. 5, pp. 6399-6406, 1998. </w:t>
                        </w:r>
                      </w:p>
                    </w:tc>
                  </w:tr>
                  <w:tr w:rsidR="0066789D" w14:paraId="40E744B1" w14:textId="77777777">
                    <w:trPr>
                      <w:divId w:val="1254556801"/>
                      <w:tblCellSpacing w:w="15" w:type="dxa"/>
                    </w:trPr>
                    <w:tc>
                      <w:tcPr>
                        <w:tcW w:w="50" w:type="pct"/>
                        <w:hideMark/>
                      </w:tcPr>
                      <w:p w14:paraId="77403ACC" w14:textId="77777777" w:rsidR="0066789D" w:rsidRDefault="0066789D">
                        <w:pPr>
                          <w:pStyle w:val="Bibliography"/>
                          <w:rPr>
                            <w:noProof/>
                          </w:rPr>
                        </w:pPr>
                        <w:r>
                          <w:rPr>
                            <w:noProof/>
                          </w:rPr>
                          <w:t xml:space="preserve">[21] </w:t>
                        </w:r>
                      </w:p>
                    </w:tc>
                    <w:tc>
                      <w:tcPr>
                        <w:tcW w:w="0" w:type="auto"/>
                        <w:hideMark/>
                      </w:tcPr>
                      <w:p w14:paraId="761C90AD" w14:textId="77777777" w:rsidR="0066789D" w:rsidRDefault="0066789D">
                        <w:pPr>
                          <w:pStyle w:val="Bibliography"/>
                          <w:rPr>
                            <w:noProof/>
                          </w:rPr>
                        </w:pPr>
                        <w:r>
                          <w:rPr>
                            <w:noProof/>
                          </w:rPr>
                          <w:t xml:space="preserve">T. F. Stepinski, "Spatially explicit simulation of deforestation," </w:t>
                        </w:r>
                        <w:r>
                          <w:rPr>
                            <w:i/>
                            <w:iCs/>
                            <w:noProof/>
                          </w:rPr>
                          <w:t>Environmental Research: Ecology.</w:t>
                        </w:r>
                        <w:r>
                          <w:rPr>
                            <w:noProof/>
                          </w:rPr>
                          <w:t xml:space="preserve"> </w:t>
                        </w:r>
                      </w:p>
                    </w:tc>
                  </w:tr>
                  <w:tr w:rsidR="0066789D" w14:paraId="6EC8F36D" w14:textId="77777777">
                    <w:trPr>
                      <w:divId w:val="1254556801"/>
                      <w:tblCellSpacing w:w="15" w:type="dxa"/>
                    </w:trPr>
                    <w:tc>
                      <w:tcPr>
                        <w:tcW w:w="50" w:type="pct"/>
                        <w:hideMark/>
                      </w:tcPr>
                      <w:p w14:paraId="03432048" w14:textId="77777777" w:rsidR="0066789D" w:rsidRDefault="0066789D">
                        <w:pPr>
                          <w:pStyle w:val="Bibliography"/>
                          <w:rPr>
                            <w:noProof/>
                          </w:rPr>
                        </w:pPr>
                        <w:r>
                          <w:rPr>
                            <w:noProof/>
                          </w:rPr>
                          <w:t xml:space="preserve">[22] </w:t>
                        </w:r>
                      </w:p>
                    </w:tc>
                    <w:tc>
                      <w:tcPr>
                        <w:tcW w:w="0" w:type="auto"/>
                        <w:hideMark/>
                      </w:tcPr>
                      <w:p w14:paraId="413A25CD" w14:textId="77777777" w:rsidR="0066789D" w:rsidRDefault="0066789D">
                        <w:pPr>
                          <w:pStyle w:val="Bibliography"/>
                          <w:rPr>
                            <w:noProof/>
                          </w:rPr>
                        </w:pPr>
                        <w:r>
                          <w:rPr>
                            <w:noProof/>
                          </w:rPr>
                          <w:t xml:space="preserve">T. F. Stepinski and J. Nowosad, "The kinetic Ising model encapsulates essential dynamics of land pattern change," </w:t>
                        </w:r>
                        <w:r>
                          <w:rPr>
                            <w:i/>
                            <w:iCs/>
                            <w:noProof/>
                          </w:rPr>
                          <w:t xml:space="preserve">bioRxiv, </w:t>
                        </w:r>
                        <w:r>
                          <w:rPr>
                            <w:noProof/>
                          </w:rPr>
                          <w:t xml:space="preserve">2023. </w:t>
                        </w:r>
                      </w:p>
                    </w:tc>
                  </w:tr>
                  <w:tr w:rsidR="0066789D" w14:paraId="08E23D7C" w14:textId="77777777">
                    <w:trPr>
                      <w:divId w:val="1254556801"/>
                      <w:tblCellSpacing w:w="15" w:type="dxa"/>
                    </w:trPr>
                    <w:tc>
                      <w:tcPr>
                        <w:tcW w:w="50" w:type="pct"/>
                        <w:hideMark/>
                      </w:tcPr>
                      <w:p w14:paraId="2E2F9828" w14:textId="77777777" w:rsidR="0066789D" w:rsidRDefault="0066789D">
                        <w:pPr>
                          <w:pStyle w:val="Bibliography"/>
                          <w:rPr>
                            <w:noProof/>
                          </w:rPr>
                        </w:pPr>
                        <w:r>
                          <w:rPr>
                            <w:noProof/>
                          </w:rPr>
                          <w:t xml:space="preserve">[23] </w:t>
                        </w:r>
                      </w:p>
                    </w:tc>
                    <w:tc>
                      <w:tcPr>
                        <w:tcW w:w="0" w:type="auto"/>
                        <w:hideMark/>
                      </w:tcPr>
                      <w:p w14:paraId="72ECFE3C" w14:textId="77777777" w:rsidR="0066789D" w:rsidRDefault="0066789D">
                        <w:pPr>
                          <w:pStyle w:val="Bibliography"/>
                          <w:rPr>
                            <w:noProof/>
                          </w:rPr>
                        </w:pPr>
                        <w:r>
                          <w:rPr>
                            <w:noProof/>
                          </w:rPr>
                          <w:t xml:space="preserve">Y.-P. Ma, I. Sudakov, C. Strong and K. Golden, "Ising model for melt ponds on Arctic sea ice," </w:t>
                        </w:r>
                        <w:r>
                          <w:rPr>
                            <w:i/>
                            <w:iCs/>
                            <w:noProof/>
                          </w:rPr>
                          <w:t xml:space="preserve">New Journal of Physics, </w:t>
                        </w:r>
                        <w:r>
                          <w:rPr>
                            <w:noProof/>
                          </w:rPr>
                          <w:t xml:space="preserve">vol. 21, p. 063029, 2019. </w:t>
                        </w:r>
                      </w:p>
                    </w:tc>
                  </w:tr>
                  <w:tr w:rsidR="0066789D" w14:paraId="34C94DF6" w14:textId="77777777">
                    <w:trPr>
                      <w:divId w:val="1254556801"/>
                      <w:tblCellSpacing w:w="15" w:type="dxa"/>
                    </w:trPr>
                    <w:tc>
                      <w:tcPr>
                        <w:tcW w:w="50" w:type="pct"/>
                        <w:hideMark/>
                      </w:tcPr>
                      <w:p w14:paraId="6A5D70EC" w14:textId="77777777" w:rsidR="0066789D" w:rsidRDefault="0066789D">
                        <w:pPr>
                          <w:pStyle w:val="Bibliography"/>
                          <w:rPr>
                            <w:noProof/>
                          </w:rPr>
                        </w:pPr>
                        <w:r>
                          <w:rPr>
                            <w:noProof/>
                          </w:rPr>
                          <w:t xml:space="preserve">[24] </w:t>
                        </w:r>
                      </w:p>
                    </w:tc>
                    <w:tc>
                      <w:tcPr>
                        <w:tcW w:w="0" w:type="auto"/>
                        <w:hideMark/>
                      </w:tcPr>
                      <w:p w14:paraId="1DC1F463" w14:textId="77777777" w:rsidR="0066789D" w:rsidRDefault="0066789D">
                        <w:pPr>
                          <w:pStyle w:val="Bibliography"/>
                          <w:rPr>
                            <w:noProof/>
                          </w:rPr>
                        </w:pPr>
                        <w:r>
                          <w:rPr>
                            <w:noProof/>
                          </w:rPr>
                          <w:t xml:space="preserve">T. C. Schelling, "Dynamic models of segregation," </w:t>
                        </w:r>
                        <w:r>
                          <w:rPr>
                            <w:i/>
                            <w:iCs/>
                            <w:noProof/>
                          </w:rPr>
                          <w:t xml:space="preserve">J. Math. Sociol., </w:t>
                        </w:r>
                        <w:r>
                          <w:rPr>
                            <w:noProof/>
                          </w:rPr>
                          <w:t xml:space="preserve">vol. 1, pp. 143-186, 1971. </w:t>
                        </w:r>
                      </w:p>
                    </w:tc>
                  </w:tr>
                  <w:tr w:rsidR="0066789D" w14:paraId="611E5ECE" w14:textId="77777777">
                    <w:trPr>
                      <w:divId w:val="1254556801"/>
                      <w:tblCellSpacing w:w="15" w:type="dxa"/>
                    </w:trPr>
                    <w:tc>
                      <w:tcPr>
                        <w:tcW w:w="50" w:type="pct"/>
                        <w:hideMark/>
                      </w:tcPr>
                      <w:p w14:paraId="29C0A199" w14:textId="77777777" w:rsidR="0066789D" w:rsidRDefault="0066789D">
                        <w:pPr>
                          <w:pStyle w:val="Bibliography"/>
                          <w:rPr>
                            <w:noProof/>
                          </w:rPr>
                        </w:pPr>
                        <w:r>
                          <w:rPr>
                            <w:noProof/>
                          </w:rPr>
                          <w:t xml:space="preserve">[25] </w:t>
                        </w:r>
                      </w:p>
                    </w:tc>
                    <w:tc>
                      <w:tcPr>
                        <w:tcW w:w="0" w:type="auto"/>
                        <w:hideMark/>
                      </w:tcPr>
                      <w:p w14:paraId="5E042C25" w14:textId="77777777" w:rsidR="0066789D" w:rsidRDefault="0066789D">
                        <w:pPr>
                          <w:pStyle w:val="Bibliography"/>
                          <w:rPr>
                            <w:noProof/>
                          </w:rPr>
                        </w:pPr>
                        <w:r>
                          <w:rPr>
                            <w:noProof/>
                          </w:rPr>
                          <w:t xml:space="preserve">J. P. Bouchaud, "Crises and collective socio-economic phenomena: simple," </w:t>
                        </w:r>
                        <w:r>
                          <w:rPr>
                            <w:i/>
                            <w:iCs/>
                            <w:noProof/>
                          </w:rPr>
                          <w:t xml:space="preserve">J. Stat. Phys., </w:t>
                        </w:r>
                        <w:r>
                          <w:rPr>
                            <w:noProof/>
                          </w:rPr>
                          <w:t xml:space="preserve">vol. 151, p. 567, 2013. </w:t>
                        </w:r>
                      </w:p>
                    </w:tc>
                  </w:tr>
                  <w:tr w:rsidR="0066789D" w14:paraId="19470B51" w14:textId="77777777">
                    <w:trPr>
                      <w:divId w:val="1254556801"/>
                      <w:tblCellSpacing w:w="15" w:type="dxa"/>
                    </w:trPr>
                    <w:tc>
                      <w:tcPr>
                        <w:tcW w:w="50" w:type="pct"/>
                        <w:hideMark/>
                      </w:tcPr>
                      <w:p w14:paraId="6527FD18" w14:textId="77777777" w:rsidR="0066789D" w:rsidRDefault="0066789D">
                        <w:pPr>
                          <w:pStyle w:val="Bibliography"/>
                          <w:rPr>
                            <w:noProof/>
                          </w:rPr>
                        </w:pPr>
                        <w:r>
                          <w:rPr>
                            <w:noProof/>
                          </w:rPr>
                          <w:lastRenderedPageBreak/>
                          <w:t xml:space="preserve">[26] </w:t>
                        </w:r>
                      </w:p>
                    </w:tc>
                    <w:tc>
                      <w:tcPr>
                        <w:tcW w:w="0" w:type="auto"/>
                        <w:hideMark/>
                      </w:tcPr>
                      <w:p w14:paraId="4A257003" w14:textId="77777777" w:rsidR="0066789D" w:rsidRDefault="0066789D">
                        <w:pPr>
                          <w:pStyle w:val="Bibliography"/>
                          <w:rPr>
                            <w:noProof/>
                          </w:rPr>
                        </w:pPr>
                        <w:r>
                          <w:rPr>
                            <w:noProof/>
                          </w:rPr>
                          <w:t xml:space="preserve">S. Bornholdt and F. Wagner, "Stability of money: phase transitions," </w:t>
                        </w:r>
                        <w:r>
                          <w:rPr>
                            <w:i/>
                            <w:iCs/>
                            <w:noProof/>
                          </w:rPr>
                          <w:t xml:space="preserve">Physica A: Statistical Mechanics and its Applications, </w:t>
                        </w:r>
                        <w:r>
                          <w:rPr>
                            <w:noProof/>
                          </w:rPr>
                          <w:t xml:space="preserve">vol. 316, no. 1-4, pp. 453-468, 2002. </w:t>
                        </w:r>
                      </w:p>
                    </w:tc>
                  </w:tr>
                  <w:tr w:rsidR="0066789D" w14:paraId="6390432E" w14:textId="77777777">
                    <w:trPr>
                      <w:divId w:val="1254556801"/>
                      <w:tblCellSpacing w:w="15" w:type="dxa"/>
                    </w:trPr>
                    <w:tc>
                      <w:tcPr>
                        <w:tcW w:w="50" w:type="pct"/>
                        <w:hideMark/>
                      </w:tcPr>
                      <w:p w14:paraId="5589EF4D" w14:textId="77777777" w:rsidR="0066789D" w:rsidRDefault="0066789D">
                        <w:pPr>
                          <w:pStyle w:val="Bibliography"/>
                          <w:rPr>
                            <w:noProof/>
                          </w:rPr>
                        </w:pPr>
                        <w:r>
                          <w:rPr>
                            <w:noProof/>
                          </w:rPr>
                          <w:t xml:space="preserve">[27] </w:t>
                        </w:r>
                      </w:p>
                    </w:tc>
                    <w:tc>
                      <w:tcPr>
                        <w:tcW w:w="0" w:type="auto"/>
                        <w:hideMark/>
                      </w:tcPr>
                      <w:p w14:paraId="27AE44C0" w14:textId="77777777" w:rsidR="0066789D" w:rsidRDefault="0066789D">
                        <w:pPr>
                          <w:pStyle w:val="Bibliography"/>
                          <w:rPr>
                            <w:noProof/>
                          </w:rPr>
                        </w:pPr>
                        <w:r>
                          <w:rPr>
                            <w:noProof/>
                          </w:rPr>
                          <w:t>United States Environmental Protection Agency, "Climate Change Indicators: Arctic Sea Ice," 2021. [Online]. Available: https://www.epa.gov/climate-indicators/climate-change-indicators-arctic-sea-ice#:~:text=September%20is%20typically%20when%20the,maximum%20extent%20after%20winter%20freezing..</w:t>
                        </w:r>
                      </w:p>
                    </w:tc>
                  </w:tr>
                  <w:tr w:rsidR="0066789D" w14:paraId="30793925" w14:textId="77777777">
                    <w:trPr>
                      <w:divId w:val="1254556801"/>
                      <w:tblCellSpacing w:w="15" w:type="dxa"/>
                    </w:trPr>
                    <w:tc>
                      <w:tcPr>
                        <w:tcW w:w="50" w:type="pct"/>
                        <w:hideMark/>
                      </w:tcPr>
                      <w:p w14:paraId="306E15DA" w14:textId="77777777" w:rsidR="0066789D" w:rsidRDefault="0066789D">
                        <w:pPr>
                          <w:pStyle w:val="Bibliography"/>
                          <w:rPr>
                            <w:noProof/>
                          </w:rPr>
                        </w:pPr>
                        <w:r>
                          <w:rPr>
                            <w:noProof/>
                          </w:rPr>
                          <w:t xml:space="preserve">[28] </w:t>
                        </w:r>
                      </w:p>
                    </w:tc>
                    <w:tc>
                      <w:tcPr>
                        <w:tcW w:w="0" w:type="auto"/>
                        <w:hideMark/>
                      </w:tcPr>
                      <w:p w14:paraId="0A491361" w14:textId="77777777" w:rsidR="0066789D" w:rsidRDefault="0066789D">
                        <w:pPr>
                          <w:pStyle w:val="Bibliography"/>
                          <w:rPr>
                            <w:noProof/>
                          </w:rPr>
                        </w:pPr>
                        <w:r>
                          <w:rPr>
                            <w:noProof/>
                          </w:rPr>
                          <w:t xml:space="preserve">R. Lindsey and M. Scott, "Climate Change: Arctic sea ice summer minimum," </w:t>
                        </w:r>
                        <w:r>
                          <w:rPr>
                            <w:i/>
                            <w:iCs/>
                            <w:noProof/>
                          </w:rPr>
                          <w:t xml:space="preserve">Climate.gov, </w:t>
                        </w:r>
                        <w:r>
                          <w:rPr>
                            <w:noProof/>
                          </w:rPr>
                          <w:t xml:space="preserve">2022. </w:t>
                        </w:r>
                      </w:p>
                    </w:tc>
                  </w:tr>
                  <w:tr w:rsidR="0066789D" w14:paraId="1F88802B" w14:textId="77777777">
                    <w:trPr>
                      <w:divId w:val="1254556801"/>
                      <w:tblCellSpacing w:w="15" w:type="dxa"/>
                    </w:trPr>
                    <w:tc>
                      <w:tcPr>
                        <w:tcW w:w="50" w:type="pct"/>
                        <w:hideMark/>
                      </w:tcPr>
                      <w:p w14:paraId="3592102B" w14:textId="77777777" w:rsidR="0066789D" w:rsidRDefault="0066789D">
                        <w:pPr>
                          <w:pStyle w:val="Bibliography"/>
                          <w:rPr>
                            <w:noProof/>
                          </w:rPr>
                        </w:pPr>
                        <w:r>
                          <w:rPr>
                            <w:noProof/>
                          </w:rPr>
                          <w:t xml:space="preserve">[29] </w:t>
                        </w:r>
                      </w:p>
                    </w:tc>
                    <w:tc>
                      <w:tcPr>
                        <w:tcW w:w="0" w:type="auto"/>
                        <w:hideMark/>
                      </w:tcPr>
                      <w:p w14:paraId="3F82FF4A" w14:textId="77777777" w:rsidR="0066789D" w:rsidRDefault="0066789D">
                        <w:pPr>
                          <w:pStyle w:val="Bibliography"/>
                          <w:rPr>
                            <w:noProof/>
                          </w:rPr>
                        </w:pPr>
                        <w:r>
                          <w:rPr>
                            <w:noProof/>
                          </w:rPr>
                          <w:t xml:space="preserve">NASA Langley Research Center's Atmospheric Science Data Center, "Ice-Albedo Feedback in the Arctic," </w:t>
                        </w:r>
                        <w:r>
                          <w:rPr>
                            <w:i/>
                            <w:iCs/>
                            <w:noProof/>
                          </w:rPr>
                          <w:t xml:space="preserve">NASA, </w:t>
                        </w:r>
                        <w:r>
                          <w:rPr>
                            <w:noProof/>
                          </w:rPr>
                          <w:t xml:space="preserve">2020. </w:t>
                        </w:r>
                      </w:p>
                    </w:tc>
                  </w:tr>
                  <w:tr w:rsidR="0066789D" w14:paraId="37EDE14B" w14:textId="77777777">
                    <w:trPr>
                      <w:divId w:val="1254556801"/>
                      <w:tblCellSpacing w:w="15" w:type="dxa"/>
                    </w:trPr>
                    <w:tc>
                      <w:tcPr>
                        <w:tcW w:w="50" w:type="pct"/>
                        <w:hideMark/>
                      </w:tcPr>
                      <w:p w14:paraId="52A9B3A2" w14:textId="77777777" w:rsidR="0066789D" w:rsidRDefault="0066789D">
                        <w:pPr>
                          <w:pStyle w:val="Bibliography"/>
                          <w:rPr>
                            <w:noProof/>
                          </w:rPr>
                        </w:pPr>
                        <w:r>
                          <w:rPr>
                            <w:noProof/>
                          </w:rPr>
                          <w:t xml:space="preserve">[30] </w:t>
                        </w:r>
                      </w:p>
                    </w:tc>
                    <w:tc>
                      <w:tcPr>
                        <w:tcW w:w="0" w:type="auto"/>
                        <w:hideMark/>
                      </w:tcPr>
                      <w:p w14:paraId="535D28AA" w14:textId="77777777" w:rsidR="0066789D" w:rsidRDefault="0066789D">
                        <w:pPr>
                          <w:pStyle w:val="Bibliography"/>
                          <w:rPr>
                            <w:noProof/>
                          </w:rPr>
                        </w:pPr>
                        <w:r>
                          <w:rPr>
                            <w:noProof/>
                          </w:rPr>
                          <w:t>K. L. Oakley, M. E. Whalen, D. C. Douglas, M. S. Udevitz, T. C. Atwood and C. Jay, "USGS - Science for a changing world," 2012. [Online]. Available: https://pubs.usgs.gov/publication/fs20123131.</w:t>
                        </w:r>
                      </w:p>
                    </w:tc>
                  </w:tr>
                  <w:tr w:rsidR="0066789D" w14:paraId="6724DCFF" w14:textId="77777777">
                    <w:trPr>
                      <w:divId w:val="1254556801"/>
                      <w:tblCellSpacing w:w="15" w:type="dxa"/>
                    </w:trPr>
                    <w:tc>
                      <w:tcPr>
                        <w:tcW w:w="50" w:type="pct"/>
                        <w:hideMark/>
                      </w:tcPr>
                      <w:p w14:paraId="3BE8C46D" w14:textId="77777777" w:rsidR="0066789D" w:rsidRDefault="0066789D">
                        <w:pPr>
                          <w:pStyle w:val="Bibliography"/>
                          <w:rPr>
                            <w:noProof/>
                          </w:rPr>
                        </w:pPr>
                        <w:r>
                          <w:rPr>
                            <w:noProof/>
                          </w:rPr>
                          <w:t xml:space="preserve">[31] </w:t>
                        </w:r>
                      </w:p>
                    </w:tc>
                    <w:tc>
                      <w:tcPr>
                        <w:tcW w:w="0" w:type="auto"/>
                        <w:hideMark/>
                      </w:tcPr>
                      <w:p w14:paraId="6BC45CB1" w14:textId="77777777" w:rsidR="0066789D" w:rsidRDefault="0066789D">
                        <w:pPr>
                          <w:pStyle w:val="Bibliography"/>
                          <w:rPr>
                            <w:noProof/>
                          </w:rPr>
                        </w:pPr>
                        <w:r>
                          <w:rPr>
                            <w:noProof/>
                          </w:rPr>
                          <w:t xml:space="preserve">NSIDC, "Arctic sea ice news and analysis," 2021. </w:t>
                        </w:r>
                      </w:p>
                    </w:tc>
                  </w:tr>
                  <w:tr w:rsidR="0066789D" w14:paraId="711FD5EC" w14:textId="77777777">
                    <w:trPr>
                      <w:divId w:val="1254556801"/>
                      <w:tblCellSpacing w:w="15" w:type="dxa"/>
                    </w:trPr>
                    <w:tc>
                      <w:tcPr>
                        <w:tcW w:w="50" w:type="pct"/>
                        <w:hideMark/>
                      </w:tcPr>
                      <w:p w14:paraId="0C3F15A8" w14:textId="77777777" w:rsidR="0066789D" w:rsidRDefault="0066789D">
                        <w:pPr>
                          <w:pStyle w:val="Bibliography"/>
                          <w:rPr>
                            <w:noProof/>
                          </w:rPr>
                        </w:pPr>
                        <w:r>
                          <w:rPr>
                            <w:noProof/>
                          </w:rPr>
                          <w:t xml:space="preserve">[32] </w:t>
                        </w:r>
                      </w:p>
                    </w:tc>
                    <w:tc>
                      <w:tcPr>
                        <w:tcW w:w="0" w:type="auto"/>
                        <w:hideMark/>
                      </w:tcPr>
                      <w:p w14:paraId="6B2E7A89" w14:textId="77777777" w:rsidR="0066789D" w:rsidRDefault="0066789D">
                        <w:pPr>
                          <w:pStyle w:val="Bibliography"/>
                          <w:rPr>
                            <w:noProof/>
                          </w:rPr>
                        </w:pPr>
                        <w:r>
                          <w:rPr>
                            <w:noProof/>
                          </w:rPr>
                          <w:t xml:space="preserve">NSIDC, "EASE-Grid sea ice age, version 4," 2021. </w:t>
                        </w:r>
                      </w:p>
                    </w:tc>
                  </w:tr>
                  <w:tr w:rsidR="0066789D" w14:paraId="7E826459" w14:textId="77777777">
                    <w:trPr>
                      <w:divId w:val="1254556801"/>
                      <w:tblCellSpacing w:w="15" w:type="dxa"/>
                    </w:trPr>
                    <w:tc>
                      <w:tcPr>
                        <w:tcW w:w="50" w:type="pct"/>
                        <w:hideMark/>
                      </w:tcPr>
                      <w:p w14:paraId="6D5EBE2F" w14:textId="77777777" w:rsidR="0066789D" w:rsidRDefault="0066789D">
                        <w:pPr>
                          <w:pStyle w:val="Bibliography"/>
                          <w:rPr>
                            <w:noProof/>
                          </w:rPr>
                        </w:pPr>
                        <w:r>
                          <w:rPr>
                            <w:noProof/>
                          </w:rPr>
                          <w:t xml:space="preserve">[33] </w:t>
                        </w:r>
                      </w:p>
                    </w:tc>
                    <w:tc>
                      <w:tcPr>
                        <w:tcW w:w="0" w:type="auto"/>
                        <w:hideMark/>
                      </w:tcPr>
                      <w:p w14:paraId="66B3103A" w14:textId="77777777" w:rsidR="0066789D" w:rsidRDefault="0066789D">
                        <w:pPr>
                          <w:pStyle w:val="Bibliography"/>
                          <w:rPr>
                            <w:noProof/>
                          </w:rPr>
                        </w:pPr>
                        <w:r>
                          <w:rPr>
                            <w:noProof/>
                          </w:rPr>
                          <w:t xml:space="preserve">World Meteorological Organization, "Copernicus confirms July 2023 was the hottest month ever recorded," 2023. </w:t>
                        </w:r>
                      </w:p>
                    </w:tc>
                  </w:tr>
                  <w:tr w:rsidR="0066789D" w14:paraId="1F5983C7" w14:textId="77777777">
                    <w:trPr>
                      <w:divId w:val="1254556801"/>
                      <w:tblCellSpacing w:w="15" w:type="dxa"/>
                    </w:trPr>
                    <w:tc>
                      <w:tcPr>
                        <w:tcW w:w="50" w:type="pct"/>
                        <w:hideMark/>
                      </w:tcPr>
                      <w:p w14:paraId="6B509E05" w14:textId="77777777" w:rsidR="0066789D" w:rsidRDefault="0066789D">
                        <w:pPr>
                          <w:pStyle w:val="Bibliography"/>
                          <w:rPr>
                            <w:noProof/>
                          </w:rPr>
                        </w:pPr>
                        <w:r>
                          <w:rPr>
                            <w:noProof/>
                          </w:rPr>
                          <w:t xml:space="preserve">[34] </w:t>
                        </w:r>
                      </w:p>
                    </w:tc>
                    <w:tc>
                      <w:tcPr>
                        <w:tcW w:w="0" w:type="auto"/>
                        <w:hideMark/>
                      </w:tcPr>
                      <w:p w14:paraId="0ECB110B" w14:textId="77777777" w:rsidR="0066789D" w:rsidRDefault="0066789D">
                        <w:pPr>
                          <w:pStyle w:val="Bibliography"/>
                          <w:rPr>
                            <w:noProof/>
                          </w:rPr>
                        </w:pPr>
                        <w:r>
                          <w:rPr>
                            <w:noProof/>
                          </w:rPr>
                          <w:t>Copernius, "Record warm November consolidates 2023 as the warmest year," 2023. [Online]. Available: https://climate.copernicus.eu/record-warm-november-consolidates-2023-warmest-year#:~:text=The%20extraordinary%20global%20November%20temperatures,Climate%20Change%20Service%20(C3S).</w:t>
                        </w:r>
                      </w:p>
                    </w:tc>
                  </w:tr>
                  <w:tr w:rsidR="0066789D" w14:paraId="6EFB1CA9" w14:textId="77777777">
                    <w:trPr>
                      <w:divId w:val="1254556801"/>
                      <w:tblCellSpacing w:w="15" w:type="dxa"/>
                    </w:trPr>
                    <w:tc>
                      <w:tcPr>
                        <w:tcW w:w="50" w:type="pct"/>
                        <w:hideMark/>
                      </w:tcPr>
                      <w:p w14:paraId="48212649" w14:textId="77777777" w:rsidR="0066789D" w:rsidRDefault="0066789D">
                        <w:pPr>
                          <w:pStyle w:val="Bibliography"/>
                          <w:rPr>
                            <w:noProof/>
                          </w:rPr>
                        </w:pPr>
                        <w:r>
                          <w:rPr>
                            <w:noProof/>
                          </w:rPr>
                          <w:t xml:space="preserve">[35] </w:t>
                        </w:r>
                      </w:p>
                    </w:tc>
                    <w:tc>
                      <w:tcPr>
                        <w:tcW w:w="0" w:type="auto"/>
                        <w:hideMark/>
                      </w:tcPr>
                      <w:p w14:paraId="3AC692D1" w14:textId="77777777" w:rsidR="0066789D" w:rsidRDefault="0066789D">
                        <w:pPr>
                          <w:pStyle w:val="Bibliography"/>
                          <w:rPr>
                            <w:noProof/>
                          </w:rPr>
                        </w:pPr>
                        <w:r>
                          <w:rPr>
                            <w:noProof/>
                          </w:rPr>
                          <w:t xml:space="preserve">L. Boltzmann, "Studies on the balance of living force between moving material points," </w:t>
                        </w:r>
                        <w:r>
                          <w:rPr>
                            <w:i/>
                            <w:iCs/>
                            <w:noProof/>
                          </w:rPr>
                          <w:t xml:space="preserve">Wiener Berichte, </w:t>
                        </w:r>
                        <w:r>
                          <w:rPr>
                            <w:noProof/>
                          </w:rPr>
                          <w:t xml:space="preserve">vol. 58, pp. 517-560, 1868. </w:t>
                        </w:r>
                      </w:p>
                    </w:tc>
                  </w:tr>
                  <w:tr w:rsidR="0066789D" w14:paraId="72C8545F" w14:textId="77777777">
                    <w:trPr>
                      <w:divId w:val="1254556801"/>
                      <w:tblCellSpacing w:w="15" w:type="dxa"/>
                    </w:trPr>
                    <w:tc>
                      <w:tcPr>
                        <w:tcW w:w="50" w:type="pct"/>
                        <w:hideMark/>
                      </w:tcPr>
                      <w:p w14:paraId="32877D33" w14:textId="77777777" w:rsidR="0066789D" w:rsidRDefault="0066789D">
                        <w:pPr>
                          <w:pStyle w:val="Bibliography"/>
                          <w:rPr>
                            <w:noProof/>
                          </w:rPr>
                        </w:pPr>
                        <w:r>
                          <w:rPr>
                            <w:noProof/>
                          </w:rPr>
                          <w:t xml:space="preserve">[36] </w:t>
                        </w:r>
                      </w:p>
                    </w:tc>
                    <w:tc>
                      <w:tcPr>
                        <w:tcW w:w="0" w:type="auto"/>
                        <w:hideMark/>
                      </w:tcPr>
                      <w:p w14:paraId="12DAE678" w14:textId="77777777" w:rsidR="0066789D" w:rsidRDefault="0066789D">
                        <w:pPr>
                          <w:pStyle w:val="Bibliography"/>
                          <w:rPr>
                            <w:noProof/>
                          </w:rPr>
                        </w:pPr>
                        <w:r>
                          <w:rPr>
                            <w:noProof/>
                          </w:rPr>
                          <w:t xml:space="preserve">A. Shekaari and M. Jafari, "Theory and simulation of the Ising model," </w:t>
                        </w:r>
                        <w:r>
                          <w:rPr>
                            <w:i/>
                            <w:iCs/>
                            <w:noProof/>
                          </w:rPr>
                          <w:t xml:space="preserve">arXiv, </w:t>
                        </w:r>
                        <w:r>
                          <w:rPr>
                            <w:noProof/>
                          </w:rPr>
                          <w:t xml:space="preserve">2021. </w:t>
                        </w:r>
                      </w:p>
                    </w:tc>
                  </w:tr>
                  <w:tr w:rsidR="0066789D" w14:paraId="335ACBE2" w14:textId="77777777">
                    <w:trPr>
                      <w:divId w:val="1254556801"/>
                      <w:tblCellSpacing w:w="15" w:type="dxa"/>
                    </w:trPr>
                    <w:tc>
                      <w:tcPr>
                        <w:tcW w:w="50" w:type="pct"/>
                        <w:hideMark/>
                      </w:tcPr>
                      <w:p w14:paraId="0A59A4FF" w14:textId="77777777" w:rsidR="0066789D" w:rsidRDefault="0066789D">
                        <w:pPr>
                          <w:pStyle w:val="Bibliography"/>
                          <w:rPr>
                            <w:noProof/>
                          </w:rPr>
                        </w:pPr>
                        <w:r>
                          <w:rPr>
                            <w:noProof/>
                          </w:rPr>
                          <w:t xml:space="preserve">[37] </w:t>
                        </w:r>
                      </w:p>
                    </w:tc>
                    <w:tc>
                      <w:tcPr>
                        <w:tcW w:w="0" w:type="auto"/>
                        <w:hideMark/>
                      </w:tcPr>
                      <w:p w14:paraId="2C1B6E14" w14:textId="77777777" w:rsidR="0066789D" w:rsidRDefault="0066789D">
                        <w:pPr>
                          <w:pStyle w:val="Bibliography"/>
                          <w:rPr>
                            <w:noProof/>
                          </w:rPr>
                        </w:pPr>
                        <w:r>
                          <w:rPr>
                            <w:noProof/>
                          </w:rPr>
                          <w:t xml:space="preserve">G. S. Sylvester and H. van Beijeren, "Phase Transitions for Continous-Spin Ising Ferromagnets," </w:t>
                        </w:r>
                        <w:r>
                          <w:rPr>
                            <w:i/>
                            <w:iCs/>
                            <w:noProof/>
                          </w:rPr>
                          <w:t xml:space="preserve">Journal of Functional Analysis, </w:t>
                        </w:r>
                        <w:r>
                          <w:rPr>
                            <w:noProof/>
                          </w:rPr>
                          <w:t xml:space="preserve">vol. 28, pp. 145-167, 1978. </w:t>
                        </w:r>
                      </w:p>
                    </w:tc>
                  </w:tr>
                  <w:tr w:rsidR="0066789D" w14:paraId="322FE669" w14:textId="77777777">
                    <w:trPr>
                      <w:divId w:val="1254556801"/>
                      <w:tblCellSpacing w:w="15" w:type="dxa"/>
                    </w:trPr>
                    <w:tc>
                      <w:tcPr>
                        <w:tcW w:w="50" w:type="pct"/>
                        <w:hideMark/>
                      </w:tcPr>
                      <w:p w14:paraId="3D4C760B" w14:textId="77777777" w:rsidR="0066789D" w:rsidRDefault="0066789D">
                        <w:pPr>
                          <w:pStyle w:val="Bibliography"/>
                          <w:rPr>
                            <w:noProof/>
                          </w:rPr>
                        </w:pPr>
                        <w:r>
                          <w:rPr>
                            <w:noProof/>
                          </w:rPr>
                          <w:lastRenderedPageBreak/>
                          <w:t xml:space="preserve">[38] </w:t>
                        </w:r>
                      </w:p>
                    </w:tc>
                    <w:tc>
                      <w:tcPr>
                        <w:tcW w:w="0" w:type="auto"/>
                        <w:hideMark/>
                      </w:tcPr>
                      <w:p w14:paraId="39594EC6" w14:textId="77777777" w:rsidR="0066789D" w:rsidRDefault="0066789D">
                        <w:pPr>
                          <w:pStyle w:val="Bibliography"/>
                          <w:rPr>
                            <w:noProof/>
                          </w:rPr>
                        </w:pPr>
                        <w:r>
                          <w:rPr>
                            <w:noProof/>
                          </w:rPr>
                          <w:t xml:space="preserve">E. Bayong and H. T. Diep, "Effect of long-range interactions on the critical behavior of the continuous Ising model," </w:t>
                        </w:r>
                        <w:r>
                          <w:rPr>
                            <w:i/>
                            <w:iCs/>
                            <w:noProof/>
                          </w:rPr>
                          <w:t xml:space="preserve">Physical Review B, </w:t>
                        </w:r>
                        <w:r>
                          <w:rPr>
                            <w:noProof/>
                          </w:rPr>
                          <w:t xml:space="preserve">vol. 59, no. 18, p. 11919, 1999. </w:t>
                        </w:r>
                      </w:p>
                    </w:tc>
                  </w:tr>
                  <w:tr w:rsidR="0066789D" w14:paraId="6881EB50" w14:textId="77777777">
                    <w:trPr>
                      <w:divId w:val="1254556801"/>
                      <w:tblCellSpacing w:w="15" w:type="dxa"/>
                    </w:trPr>
                    <w:tc>
                      <w:tcPr>
                        <w:tcW w:w="50" w:type="pct"/>
                        <w:hideMark/>
                      </w:tcPr>
                      <w:p w14:paraId="72A713DF" w14:textId="77777777" w:rsidR="0066789D" w:rsidRDefault="0066789D">
                        <w:pPr>
                          <w:pStyle w:val="Bibliography"/>
                          <w:rPr>
                            <w:noProof/>
                          </w:rPr>
                        </w:pPr>
                        <w:r>
                          <w:rPr>
                            <w:noProof/>
                          </w:rPr>
                          <w:t xml:space="preserve">[39] </w:t>
                        </w:r>
                      </w:p>
                    </w:tc>
                    <w:tc>
                      <w:tcPr>
                        <w:tcW w:w="0" w:type="auto"/>
                        <w:hideMark/>
                      </w:tcPr>
                      <w:p w14:paraId="0EB24807" w14:textId="77777777" w:rsidR="0066789D" w:rsidRDefault="0066789D">
                        <w:pPr>
                          <w:pStyle w:val="Bibliography"/>
                          <w:rPr>
                            <w:noProof/>
                          </w:rPr>
                        </w:pPr>
                        <w:r>
                          <w:rPr>
                            <w:noProof/>
                          </w:rPr>
                          <w:t xml:space="preserve">M. Krasnytska, B. Berche, Y. Holovatch and R. Kenna, "Ising model with variable spin/agent strengths," </w:t>
                        </w:r>
                        <w:r>
                          <w:rPr>
                            <w:i/>
                            <w:iCs/>
                            <w:noProof/>
                          </w:rPr>
                          <w:t xml:space="preserve">Journal of Physics: Complexity, </w:t>
                        </w:r>
                        <w:r>
                          <w:rPr>
                            <w:noProof/>
                          </w:rPr>
                          <w:t xml:space="preserve">vol. 1, p. 035008, 2020. </w:t>
                        </w:r>
                      </w:p>
                    </w:tc>
                  </w:tr>
                  <w:tr w:rsidR="0066789D" w14:paraId="6737749E" w14:textId="77777777">
                    <w:trPr>
                      <w:divId w:val="1254556801"/>
                      <w:tblCellSpacing w:w="15" w:type="dxa"/>
                    </w:trPr>
                    <w:tc>
                      <w:tcPr>
                        <w:tcW w:w="50" w:type="pct"/>
                        <w:hideMark/>
                      </w:tcPr>
                      <w:p w14:paraId="5B2D53CC" w14:textId="77777777" w:rsidR="0066789D" w:rsidRDefault="0066789D">
                        <w:pPr>
                          <w:pStyle w:val="Bibliography"/>
                          <w:rPr>
                            <w:noProof/>
                          </w:rPr>
                        </w:pPr>
                        <w:r>
                          <w:rPr>
                            <w:noProof/>
                          </w:rPr>
                          <w:t xml:space="preserve">[40] </w:t>
                        </w:r>
                      </w:p>
                    </w:tc>
                    <w:tc>
                      <w:tcPr>
                        <w:tcW w:w="0" w:type="auto"/>
                        <w:hideMark/>
                      </w:tcPr>
                      <w:p w14:paraId="74F49CFC" w14:textId="77777777" w:rsidR="0066789D" w:rsidRDefault="0066789D">
                        <w:pPr>
                          <w:pStyle w:val="Bibliography"/>
                          <w:rPr>
                            <w:noProof/>
                          </w:rPr>
                        </w:pPr>
                        <w:r>
                          <w:rPr>
                            <w:noProof/>
                          </w:rPr>
                          <w:t>W. Meiser, J. Steward, H. Wilcox, M. Hardman and D. Scott, "Near-Real-Time DMSP SSMIS Daily Polar Gridded Sea Ice Concentrations, Version 2," NASA National Snow and Ice Data Center Distributed Active Archive Center, Boulder, Colorado USA, 2023.</w:t>
                        </w:r>
                      </w:p>
                    </w:tc>
                  </w:tr>
                  <w:tr w:rsidR="0066789D" w14:paraId="1B30C788" w14:textId="77777777">
                    <w:trPr>
                      <w:divId w:val="1254556801"/>
                      <w:tblCellSpacing w:w="15" w:type="dxa"/>
                    </w:trPr>
                    <w:tc>
                      <w:tcPr>
                        <w:tcW w:w="50" w:type="pct"/>
                        <w:hideMark/>
                      </w:tcPr>
                      <w:p w14:paraId="5581C204" w14:textId="77777777" w:rsidR="0066789D" w:rsidRDefault="0066789D">
                        <w:pPr>
                          <w:pStyle w:val="Bibliography"/>
                          <w:rPr>
                            <w:noProof/>
                          </w:rPr>
                        </w:pPr>
                        <w:r>
                          <w:rPr>
                            <w:noProof/>
                          </w:rPr>
                          <w:t xml:space="preserve">[41] </w:t>
                        </w:r>
                      </w:p>
                    </w:tc>
                    <w:tc>
                      <w:tcPr>
                        <w:tcW w:w="0" w:type="auto"/>
                        <w:hideMark/>
                      </w:tcPr>
                      <w:p w14:paraId="6DFCED84" w14:textId="77777777" w:rsidR="0066789D" w:rsidRDefault="0066789D">
                        <w:pPr>
                          <w:pStyle w:val="Bibliography"/>
                          <w:rPr>
                            <w:noProof/>
                          </w:rPr>
                        </w:pPr>
                        <w:r>
                          <w:rPr>
                            <w:noProof/>
                          </w:rPr>
                          <w:t xml:space="preserve">G. J. Roy, "Time‐Dependent Statistics of the Ising Model," </w:t>
                        </w:r>
                        <w:r>
                          <w:rPr>
                            <w:i/>
                            <w:iCs/>
                            <w:noProof/>
                          </w:rPr>
                          <w:t xml:space="preserve">Journal of Mathematical Physics, </w:t>
                        </w:r>
                        <w:r>
                          <w:rPr>
                            <w:noProof/>
                          </w:rPr>
                          <w:t xml:space="preserve">vol. 4, no. 2, pp. 294-307, 1963. </w:t>
                        </w:r>
                      </w:p>
                    </w:tc>
                  </w:tr>
                  <w:tr w:rsidR="0066789D" w14:paraId="085425EE" w14:textId="77777777">
                    <w:trPr>
                      <w:divId w:val="1254556801"/>
                      <w:tblCellSpacing w:w="15" w:type="dxa"/>
                    </w:trPr>
                    <w:tc>
                      <w:tcPr>
                        <w:tcW w:w="50" w:type="pct"/>
                        <w:hideMark/>
                      </w:tcPr>
                      <w:p w14:paraId="39637982" w14:textId="77777777" w:rsidR="0066789D" w:rsidRDefault="0066789D">
                        <w:pPr>
                          <w:pStyle w:val="Bibliography"/>
                          <w:rPr>
                            <w:noProof/>
                          </w:rPr>
                        </w:pPr>
                        <w:r>
                          <w:rPr>
                            <w:noProof/>
                          </w:rPr>
                          <w:t xml:space="preserve">[42] </w:t>
                        </w:r>
                      </w:p>
                    </w:tc>
                    <w:tc>
                      <w:tcPr>
                        <w:tcW w:w="0" w:type="auto"/>
                        <w:hideMark/>
                      </w:tcPr>
                      <w:p w14:paraId="3839468B" w14:textId="77777777" w:rsidR="0066789D" w:rsidRDefault="0066789D">
                        <w:pPr>
                          <w:pStyle w:val="Bibliography"/>
                          <w:rPr>
                            <w:noProof/>
                          </w:rPr>
                        </w:pPr>
                        <w:r>
                          <w:rPr>
                            <w:noProof/>
                          </w:rPr>
                          <w:t xml:space="preserve">N. Metropolis, A. W. Rosenbluth, M. N. Rosenbluth, A. H. Teller and E. Teller, "Equation of State Calculations by Fast Computing Machines," </w:t>
                        </w:r>
                        <w:r>
                          <w:rPr>
                            <w:i/>
                            <w:iCs/>
                            <w:noProof/>
                          </w:rPr>
                          <w:t xml:space="preserve">J. Chem Phys, </w:t>
                        </w:r>
                        <w:r>
                          <w:rPr>
                            <w:noProof/>
                          </w:rPr>
                          <w:t xml:space="preserve">vol. 21, no. 6, p. 1087, 1953. </w:t>
                        </w:r>
                      </w:p>
                    </w:tc>
                  </w:tr>
                  <w:tr w:rsidR="0066789D" w14:paraId="3EFF133C" w14:textId="77777777">
                    <w:trPr>
                      <w:divId w:val="1254556801"/>
                      <w:tblCellSpacing w:w="15" w:type="dxa"/>
                    </w:trPr>
                    <w:tc>
                      <w:tcPr>
                        <w:tcW w:w="50" w:type="pct"/>
                        <w:hideMark/>
                      </w:tcPr>
                      <w:p w14:paraId="1F3FD05D" w14:textId="77777777" w:rsidR="0066789D" w:rsidRDefault="0066789D">
                        <w:pPr>
                          <w:pStyle w:val="Bibliography"/>
                          <w:rPr>
                            <w:noProof/>
                          </w:rPr>
                        </w:pPr>
                        <w:r>
                          <w:rPr>
                            <w:noProof/>
                          </w:rPr>
                          <w:t xml:space="preserve">[43] </w:t>
                        </w:r>
                      </w:p>
                    </w:tc>
                    <w:tc>
                      <w:tcPr>
                        <w:tcW w:w="0" w:type="auto"/>
                        <w:hideMark/>
                      </w:tcPr>
                      <w:p w14:paraId="6E293C66" w14:textId="77777777" w:rsidR="0066789D" w:rsidRDefault="0066789D">
                        <w:pPr>
                          <w:pStyle w:val="Bibliography"/>
                          <w:rPr>
                            <w:noProof/>
                          </w:rPr>
                        </w:pPr>
                        <w:r>
                          <w:rPr>
                            <w:noProof/>
                          </w:rPr>
                          <w:t xml:space="preserve">C. Tsallis and D. Stariolo, "Generalized Simulated Annealing," </w:t>
                        </w:r>
                        <w:r>
                          <w:rPr>
                            <w:i/>
                            <w:iCs/>
                            <w:noProof/>
                          </w:rPr>
                          <w:t xml:space="preserve">Physica A, </w:t>
                        </w:r>
                        <w:r>
                          <w:rPr>
                            <w:noProof/>
                          </w:rPr>
                          <w:t xml:space="preserve">vol. 233, pp. 395-406, 1996. </w:t>
                        </w:r>
                      </w:p>
                    </w:tc>
                  </w:tr>
                  <w:tr w:rsidR="0066789D" w14:paraId="1E1DC06B" w14:textId="77777777">
                    <w:trPr>
                      <w:divId w:val="1254556801"/>
                      <w:tblCellSpacing w:w="15" w:type="dxa"/>
                    </w:trPr>
                    <w:tc>
                      <w:tcPr>
                        <w:tcW w:w="50" w:type="pct"/>
                        <w:hideMark/>
                      </w:tcPr>
                      <w:p w14:paraId="5A91BA24" w14:textId="77777777" w:rsidR="0066789D" w:rsidRDefault="0066789D">
                        <w:pPr>
                          <w:pStyle w:val="Bibliography"/>
                          <w:rPr>
                            <w:noProof/>
                          </w:rPr>
                        </w:pPr>
                        <w:r>
                          <w:rPr>
                            <w:noProof/>
                          </w:rPr>
                          <w:t xml:space="preserve">[44] </w:t>
                        </w:r>
                      </w:p>
                    </w:tc>
                    <w:tc>
                      <w:tcPr>
                        <w:tcW w:w="0" w:type="auto"/>
                        <w:hideMark/>
                      </w:tcPr>
                      <w:p w14:paraId="239ECCA6" w14:textId="77777777" w:rsidR="0066789D" w:rsidRDefault="0066789D">
                        <w:pPr>
                          <w:pStyle w:val="Bibliography"/>
                          <w:rPr>
                            <w:noProof/>
                          </w:rPr>
                        </w:pPr>
                        <w:r>
                          <w:rPr>
                            <w:noProof/>
                          </w:rPr>
                          <w:t xml:space="preserve">Y. Xiang, D. Sun, W. Fan and X. Gong, "Generalized Simulated Annealing Algorithm and Its Application to the Thomson Model," </w:t>
                        </w:r>
                        <w:r>
                          <w:rPr>
                            <w:i/>
                            <w:iCs/>
                            <w:noProof/>
                          </w:rPr>
                          <w:t xml:space="preserve">Physics Letters A, </w:t>
                        </w:r>
                        <w:r>
                          <w:rPr>
                            <w:noProof/>
                          </w:rPr>
                          <w:t xml:space="preserve">vol. 233, pp. 216-220, 1997. </w:t>
                        </w:r>
                      </w:p>
                    </w:tc>
                  </w:tr>
                  <w:tr w:rsidR="0066789D" w14:paraId="3C1B7799" w14:textId="77777777">
                    <w:trPr>
                      <w:divId w:val="1254556801"/>
                      <w:tblCellSpacing w:w="15" w:type="dxa"/>
                    </w:trPr>
                    <w:tc>
                      <w:tcPr>
                        <w:tcW w:w="50" w:type="pct"/>
                        <w:hideMark/>
                      </w:tcPr>
                      <w:p w14:paraId="766B809D" w14:textId="77777777" w:rsidR="0066789D" w:rsidRDefault="0066789D">
                        <w:pPr>
                          <w:pStyle w:val="Bibliography"/>
                          <w:rPr>
                            <w:noProof/>
                          </w:rPr>
                        </w:pPr>
                        <w:r>
                          <w:rPr>
                            <w:noProof/>
                          </w:rPr>
                          <w:t xml:space="preserve">[45] </w:t>
                        </w:r>
                      </w:p>
                    </w:tc>
                    <w:tc>
                      <w:tcPr>
                        <w:tcW w:w="0" w:type="auto"/>
                        <w:hideMark/>
                      </w:tcPr>
                      <w:p w14:paraId="15320CA3" w14:textId="77777777" w:rsidR="0066789D" w:rsidRDefault="0066789D">
                        <w:pPr>
                          <w:pStyle w:val="Bibliography"/>
                          <w:rPr>
                            <w:noProof/>
                          </w:rPr>
                        </w:pPr>
                        <w:r>
                          <w:rPr>
                            <w:noProof/>
                          </w:rPr>
                          <w:t xml:space="preserve">Y. Hu, R. M. Horton, M. Song and J. Liu, "Reducing spread in climate model projections of a September ice-free Arctic," </w:t>
                        </w:r>
                        <w:r>
                          <w:rPr>
                            <w:i/>
                            <w:iCs/>
                            <w:noProof/>
                          </w:rPr>
                          <w:t xml:space="preserve">Proceedings of the National Academy of Sciences, </w:t>
                        </w:r>
                        <w:r>
                          <w:rPr>
                            <w:noProof/>
                          </w:rPr>
                          <w:t xml:space="preserve">vol. 110, no. 31, p. 12571–12576, 2013. </w:t>
                        </w:r>
                      </w:p>
                    </w:tc>
                  </w:tr>
                  <w:tr w:rsidR="0066789D" w14:paraId="2DBEA545" w14:textId="77777777">
                    <w:trPr>
                      <w:divId w:val="1254556801"/>
                      <w:tblCellSpacing w:w="15" w:type="dxa"/>
                    </w:trPr>
                    <w:tc>
                      <w:tcPr>
                        <w:tcW w:w="50" w:type="pct"/>
                        <w:hideMark/>
                      </w:tcPr>
                      <w:p w14:paraId="04C7ECC5" w14:textId="77777777" w:rsidR="0066789D" w:rsidRDefault="0066789D">
                        <w:pPr>
                          <w:pStyle w:val="Bibliography"/>
                          <w:rPr>
                            <w:noProof/>
                          </w:rPr>
                        </w:pPr>
                        <w:r>
                          <w:rPr>
                            <w:noProof/>
                          </w:rPr>
                          <w:t xml:space="preserve">[46] </w:t>
                        </w:r>
                      </w:p>
                    </w:tc>
                    <w:tc>
                      <w:tcPr>
                        <w:tcW w:w="0" w:type="auto"/>
                        <w:hideMark/>
                      </w:tcPr>
                      <w:p w14:paraId="04D30049" w14:textId="77777777" w:rsidR="0066789D" w:rsidRDefault="0066789D">
                        <w:pPr>
                          <w:pStyle w:val="Bibliography"/>
                          <w:rPr>
                            <w:noProof/>
                          </w:rPr>
                        </w:pPr>
                        <w:r>
                          <w:rPr>
                            <w:noProof/>
                          </w:rPr>
                          <w:t>NASA , "Arctic Sea Ice Minimum Extent," 2022.</w:t>
                        </w:r>
                      </w:p>
                    </w:tc>
                  </w:tr>
                  <w:tr w:rsidR="0066789D" w14:paraId="0243FB08" w14:textId="77777777">
                    <w:trPr>
                      <w:divId w:val="1254556801"/>
                      <w:tblCellSpacing w:w="15" w:type="dxa"/>
                    </w:trPr>
                    <w:tc>
                      <w:tcPr>
                        <w:tcW w:w="50" w:type="pct"/>
                        <w:hideMark/>
                      </w:tcPr>
                      <w:p w14:paraId="05D71D1D" w14:textId="77777777" w:rsidR="0066789D" w:rsidRDefault="0066789D">
                        <w:pPr>
                          <w:pStyle w:val="Bibliography"/>
                          <w:rPr>
                            <w:noProof/>
                          </w:rPr>
                        </w:pPr>
                        <w:r>
                          <w:rPr>
                            <w:noProof/>
                          </w:rPr>
                          <w:t xml:space="preserve">[47] </w:t>
                        </w:r>
                      </w:p>
                    </w:tc>
                    <w:tc>
                      <w:tcPr>
                        <w:tcW w:w="0" w:type="auto"/>
                        <w:hideMark/>
                      </w:tcPr>
                      <w:p w14:paraId="28849B3B" w14:textId="77777777" w:rsidR="0066789D" w:rsidRDefault="0066789D">
                        <w:pPr>
                          <w:pStyle w:val="Bibliography"/>
                          <w:rPr>
                            <w:noProof/>
                          </w:rPr>
                        </w:pPr>
                        <w:r>
                          <w:rPr>
                            <w:noProof/>
                          </w:rPr>
                          <w:t>"Arctic sea ice minimum at sixth lowest extent on record," National Snow &amp; Ice Data Center,, 2023. [Online]. Available: https://nsidc.org/arcticseaicenews/2023/09/arctic-sea-ice-minimum-at-sixth/.</w:t>
                        </w:r>
                      </w:p>
                    </w:tc>
                  </w:tr>
                  <w:tr w:rsidR="0066789D" w14:paraId="1C8C15C5" w14:textId="77777777">
                    <w:trPr>
                      <w:divId w:val="1254556801"/>
                      <w:tblCellSpacing w:w="15" w:type="dxa"/>
                    </w:trPr>
                    <w:tc>
                      <w:tcPr>
                        <w:tcW w:w="50" w:type="pct"/>
                        <w:hideMark/>
                      </w:tcPr>
                      <w:p w14:paraId="05021829" w14:textId="77777777" w:rsidR="0066789D" w:rsidRDefault="0066789D">
                        <w:pPr>
                          <w:pStyle w:val="Bibliography"/>
                          <w:rPr>
                            <w:noProof/>
                          </w:rPr>
                        </w:pPr>
                        <w:r>
                          <w:rPr>
                            <w:noProof/>
                          </w:rPr>
                          <w:t xml:space="preserve">[48] </w:t>
                        </w:r>
                      </w:p>
                    </w:tc>
                    <w:tc>
                      <w:tcPr>
                        <w:tcW w:w="0" w:type="auto"/>
                        <w:hideMark/>
                      </w:tcPr>
                      <w:p w14:paraId="3C657D7E" w14:textId="77777777" w:rsidR="0066789D" w:rsidRDefault="0066789D">
                        <w:pPr>
                          <w:pStyle w:val="Bibliography"/>
                          <w:rPr>
                            <w:noProof/>
                          </w:rPr>
                        </w:pPr>
                        <w:r>
                          <w:rPr>
                            <w:noProof/>
                          </w:rPr>
                          <w:t xml:space="preserve">Y.-H. Kim, S.-K. Min, N. P. Gillett, D. Notz and E. Malinina, "Observationally-constrained projections of an ice-free Arctic even under a low emission scenario," </w:t>
                        </w:r>
                        <w:r>
                          <w:rPr>
                            <w:i/>
                            <w:iCs/>
                            <w:noProof/>
                          </w:rPr>
                          <w:t xml:space="preserve">Nature Communications, </w:t>
                        </w:r>
                        <w:r>
                          <w:rPr>
                            <w:noProof/>
                          </w:rPr>
                          <w:t xml:space="preserve">vol. 14, p. 3139, 2023. </w:t>
                        </w:r>
                      </w:p>
                    </w:tc>
                  </w:tr>
                  <w:tr w:rsidR="0066789D" w14:paraId="6421A0C8" w14:textId="77777777">
                    <w:trPr>
                      <w:divId w:val="1254556801"/>
                      <w:tblCellSpacing w:w="15" w:type="dxa"/>
                    </w:trPr>
                    <w:tc>
                      <w:tcPr>
                        <w:tcW w:w="50" w:type="pct"/>
                        <w:hideMark/>
                      </w:tcPr>
                      <w:p w14:paraId="452BEA4D" w14:textId="77777777" w:rsidR="0066789D" w:rsidRDefault="0066789D">
                        <w:pPr>
                          <w:pStyle w:val="Bibliography"/>
                          <w:rPr>
                            <w:noProof/>
                          </w:rPr>
                        </w:pPr>
                        <w:r>
                          <w:rPr>
                            <w:noProof/>
                          </w:rPr>
                          <w:t xml:space="preserve">[49] </w:t>
                        </w:r>
                      </w:p>
                    </w:tc>
                    <w:tc>
                      <w:tcPr>
                        <w:tcW w:w="0" w:type="auto"/>
                        <w:hideMark/>
                      </w:tcPr>
                      <w:p w14:paraId="40C86D9B" w14:textId="77777777" w:rsidR="0066789D" w:rsidRDefault="0066789D">
                        <w:pPr>
                          <w:pStyle w:val="Bibliography"/>
                          <w:rPr>
                            <w:noProof/>
                          </w:rPr>
                        </w:pPr>
                        <w:r>
                          <w:rPr>
                            <w:noProof/>
                          </w:rPr>
                          <w:t xml:space="preserve">G. Peng, J. L. Matthews, M. Wang, R. Vose and L. Sun, "What Do Global Climate Models Tell Us about Future Arctic Sea Ice Coverage Changes?," </w:t>
                        </w:r>
                        <w:r>
                          <w:rPr>
                            <w:i/>
                            <w:iCs/>
                            <w:noProof/>
                          </w:rPr>
                          <w:t xml:space="preserve">Climate, </w:t>
                        </w:r>
                        <w:r>
                          <w:rPr>
                            <w:noProof/>
                          </w:rPr>
                          <w:t xml:space="preserve">vol. 8, no. 15, p. 1, 2020. </w:t>
                        </w:r>
                      </w:p>
                    </w:tc>
                  </w:tr>
                  <w:tr w:rsidR="0066789D" w14:paraId="783D9BE2" w14:textId="77777777">
                    <w:trPr>
                      <w:divId w:val="1254556801"/>
                      <w:tblCellSpacing w:w="15" w:type="dxa"/>
                    </w:trPr>
                    <w:tc>
                      <w:tcPr>
                        <w:tcW w:w="50" w:type="pct"/>
                        <w:hideMark/>
                      </w:tcPr>
                      <w:p w14:paraId="792211D0" w14:textId="77777777" w:rsidR="0066789D" w:rsidRDefault="0066789D">
                        <w:pPr>
                          <w:pStyle w:val="Bibliography"/>
                          <w:rPr>
                            <w:noProof/>
                          </w:rPr>
                        </w:pPr>
                        <w:r>
                          <w:rPr>
                            <w:noProof/>
                          </w:rPr>
                          <w:lastRenderedPageBreak/>
                          <w:t xml:space="preserve">[50] </w:t>
                        </w:r>
                      </w:p>
                    </w:tc>
                    <w:tc>
                      <w:tcPr>
                        <w:tcW w:w="0" w:type="auto"/>
                        <w:hideMark/>
                      </w:tcPr>
                      <w:p w14:paraId="2B124DC0" w14:textId="77777777" w:rsidR="0066789D" w:rsidRDefault="0066789D">
                        <w:pPr>
                          <w:pStyle w:val="Bibliography"/>
                          <w:rPr>
                            <w:noProof/>
                          </w:rPr>
                        </w:pPr>
                        <w:r>
                          <w:rPr>
                            <w:noProof/>
                          </w:rPr>
                          <w:t xml:space="preserve">P. Pferty, "The one-dimensional Ising model with a transverse field," </w:t>
                        </w:r>
                        <w:r>
                          <w:rPr>
                            <w:i/>
                            <w:iCs/>
                            <w:noProof/>
                          </w:rPr>
                          <w:t xml:space="preserve">Annals of Physics, </w:t>
                        </w:r>
                        <w:r>
                          <w:rPr>
                            <w:noProof/>
                          </w:rPr>
                          <w:t xml:space="preserve">pp. 79-90, 1970. </w:t>
                        </w:r>
                      </w:p>
                    </w:tc>
                  </w:tr>
                  <w:tr w:rsidR="0066789D" w14:paraId="382FB74A" w14:textId="77777777">
                    <w:trPr>
                      <w:divId w:val="1254556801"/>
                      <w:tblCellSpacing w:w="15" w:type="dxa"/>
                    </w:trPr>
                    <w:tc>
                      <w:tcPr>
                        <w:tcW w:w="50" w:type="pct"/>
                        <w:hideMark/>
                      </w:tcPr>
                      <w:p w14:paraId="6E9224D6" w14:textId="77777777" w:rsidR="0066789D" w:rsidRDefault="0066789D">
                        <w:pPr>
                          <w:pStyle w:val="Bibliography"/>
                          <w:rPr>
                            <w:noProof/>
                          </w:rPr>
                        </w:pPr>
                        <w:r>
                          <w:rPr>
                            <w:noProof/>
                          </w:rPr>
                          <w:t xml:space="preserve">[51] </w:t>
                        </w:r>
                      </w:p>
                    </w:tc>
                    <w:tc>
                      <w:tcPr>
                        <w:tcW w:w="0" w:type="auto"/>
                        <w:hideMark/>
                      </w:tcPr>
                      <w:p w14:paraId="779C09C5" w14:textId="77777777" w:rsidR="0066789D" w:rsidRDefault="0066789D">
                        <w:pPr>
                          <w:pStyle w:val="Bibliography"/>
                          <w:rPr>
                            <w:noProof/>
                          </w:rPr>
                        </w:pPr>
                        <w:r>
                          <w:rPr>
                            <w:noProof/>
                          </w:rPr>
                          <w:t xml:space="preserve">B. K. Chakrabarti, A. Dutta and P. Sen, Quantum Ising Phases and Transitions in Transverse Ising Models, Berlin: Springer, 1996. </w:t>
                        </w:r>
                      </w:p>
                    </w:tc>
                  </w:tr>
                  <w:tr w:rsidR="0066789D" w14:paraId="36AA0E9F" w14:textId="77777777">
                    <w:trPr>
                      <w:divId w:val="1254556801"/>
                      <w:tblCellSpacing w:w="15" w:type="dxa"/>
                    </w:trPr>
                    <w:tc>
                      <w:tcPr>
                        <w:tcW w:w="50" w:type="pct"/>
                        <w:hideMark/>
                      </w:tcPr>
                      <w:p w14:paraId="19975AF1" w14:textId="77777777" w:rsidR="0066789D" w:rsidRDefault="0066789D">
                        <w:pPr>
                          <w:pStyle w:val="Bibliography"/>
                          <w:rPr>
                            <w:noProof/>
                          </w:rPr>
                        </w:pPr>
                        <w:r>
                          <w:rPr>
                            <w:noProof/>
                          </w:rPr>
                          <w:t xml:space="preserve">[52] </w:t>
                        </w:r>
                      </w:p>
                    </w:tc>
                    <w:tc>
                      <w:tcPr>
                        <w:tcW w:w="0" w:type="auto"/>
                        <w:hideMark/>
                      </w:tcPr>
                      <w:p w14:paraId="5E8886D9" w14:textId="77777777" w:rsidR="0066789D" w:rsidRDefault="0066789D">
                        <w:pPr>
                          <w:pStyle w:val="Bibliography"/>
                          <w:rPr>
                            <w:noProof/>
                          </w:rPr>
                        </w:pPr>
                        <w:r>
                          <w:rPr>
                            <w:noProof/>
                          </w:rPr>
                          <w:t xml:space="preserve">M. A. Nielsen and I. L. Chuang, Quantum Computation and Quantum Information, Cambridge University Press, 2004. </w:t>
                        </w:r>
                      </w:p>
                    </w:tc>
                  </w:tr>
                  <w:tr w:rsidR="0066789D" w14:paraId="18EA003C" w14:textId="77777777">
                    <w:trPr>
                      <w:divId w:val="1254556801"/>
                      <w:tblCellSpacing w:w="15" w:type="dxa"/>
                    </w:trPr>
                    <w:tc>
                      <w:tcPr>
                        <w:tcW w:w="50" w:type="pct"/>
                        <w:hideMark/>
                      </w:tcPr>
                      <w:p w14:paraId="34FFB0CB" w14:textId="77777777" w:rsidR="0066789D" w:rsidRDefault="0066789D">
                        <w:pPr>
                          <w:pStyle w:val="Bibliography"/>
                          <w:rPr>
                            <w:noProof/>
                          </w:rPr>
                        </w:pPr>
                        <w:r>
                          <w:rPr>
                            <w:noProof/>
                          </w:rPr>
                          <w:t xml:space="preserve">[53] </w:t>
                        </w:r>
                      </w:p>
                    </w:tc>
                    <w:tc>
                      <w:tcPr>
                        <w:tcW w:w="0" w:type="auto"/>
                        <w:hideMark/>
                      </w:tcPr>
                      <w:p w14:paraId="502E3D14" w14:textId="77777777" w:rsidR="0066789D" w:rsidRDefault="0066789D">
                        <w:pPr>
                          <w:pStyle w:val="Bibliography"/>
                          <w:rPr>
                            <w:noProof/>
                          </w:rPr>
                        </w:pPr>
                        <w:r>
                          <w:rPr>
                            <w:noProof/>
                          </w:rPr>
                          <w:t xml:space="preserve">M. I. Dyakonov, Will We Ever Have a Quantum Computer?, Springer, 2020. </w:t>
                        </w:r>
                      </w:p>
                    </w:tc>
                  </w:tr>
                </w:tbl>
                <w:p w14:paraId="6417BAB6" w14:textId="77777777" w:rsidR="0066789D" w:rsidRDefault="0066789D">
                  <w:pPr>
                    <w:divId w:val="1254556801"/>
                    <w:rPr>
                      <w:rFonts w:eastAsia="Times New Roman"/>
                      <w:noProof/>
                    </w:rPr>
                  </w:pPr>
                </w:p>
                <w:p w14:paraId="35D6343B" w14:textId="08B1B46C" w:rsidR="000C4597" w:rsidRDefault="000C4597">
                  <w:r w:rsidRPr="00BE74EF">
                    <w:rPr>
                      <w:b/>
                      <w:bCs/>
                      <w:noProof/>
                      <w:szCs w:val="24"/>
                    </w:rPr>
                    <w:fldChar w:fldCharType="end"/>
                  </w:r>
                </w:p>
              </w:sdtContent>
            </w:sdt>
          </w:sdtContent>
        </w:sdt>
        <w:p w14:paraId="530E8C15" w14:textId="586E0EEA" w:rsidR="0088513A" w:rsidRPr="000C4597" w:rsidRDefault="00000000" w:rsidP="000C4597">
          <w:pPr>
            <w:spacing w:before="0" w:after="200" w:line="276" w:lineRule="auto"/>
            <w:rPr>
              <w:b/>
              <w:bCs/>
            </w:rPr>
          </w:pPr>
        </w:p>
      </w:sdtContent>
    </w:sdt>
    <w:sectPr w:rsidR="0088513A" w:rsidRPr="000C4597" w:rsidSect="00BA3E9C">
      <w:footerReference w:type="even" r:id="rId29"/>
      <w:footerReference w:type="default" r:id="rId30"/>
      <w:headerReference w:type="first" r:id="rId31"/>
      <w:pgSz w:w="12240" w:h="15840"/>
      <w:pgMar w:top="1138" w:right="1181" w:bottom="1138" w:left="1282" w:header="283" w:footer="51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398B0C" w14:textId="77777777" w:rsidR="00BA3E9C" w:rsidRDefault="00BA3E9C" w:rsidP="00117666">
      <w:pPr>
        <w:spacing w:after="0"/>
      </w:pPr>
      <w:r>
        <w:separator/>
      </w:r>
    </w:p>
  </w:endnote>
  <w:endnote w:type="continuationSeparator" w:id="0">
    <w:p w14:paraId="29AF7D80" w14:textId="77777777" w:rsidR="00BA3E9C" w:rsidRDefault="00BA3E9C"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rotesque">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FCB79" w14:textId="5026B1C5" w:rsidR="00686C9D" w:rsidRPr="00577C4C" w:rsidRDefault="00C52A7B">
    <w:pPr>
      <w:pStyle w:val="Footer"/>
      <w:rPr>
        <w:color w:val="C00000"/>
        <w:szCs w:val="24"/>
      </w:rPr>
    </w:pPr>
    <w:r>
      <w:rPr>
        <w:noProof/>
        <w:lang w:val="en-GB" w:eastAsia="en-GB"/>
      </w:rPr>
      <mc:AlternateContent>
        <mc:Choice Requires="wps">
          <w:drawing>
            <wp:anchor distT="0" distB="0" distL="114300" distR="114300" simplePos="0" relativeHeight="251665408" behindDoc="0" locked="0" layoutInCell="1" allowOverlap="1" wp14:anchorId="7C0C9A1E" wp14:editId="777EB9E4">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B86276A"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C0C9A1E" id="_x0000_t202" coordsize="21600,21600" o:spt="202" path="m,l,21600r21600,l21600,xe">
              <v:stroke joinstyle="miter"/>
              <v:path gradientshapeok="t" o:connecttype="rect"/>
            </v:shapetype>
            <v:shape id="Text Box 1" o:spid="_x0000_s1026"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" filled="f" stroked="f" strokeweight=".5pt">
              <v:textbox style="mso-fit-shape-to-text:t">
                <w:txbxContent>
                  <w:p w14:paraId="2B86276A"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8A60F" w14:textId="77777777" w:rsidR="00686C9D" w:rsidRPr="00577C4C" w:rsidRDefault="00C52A7B">
    <w:pPr>
      <w:pStyle w:val="Footer"/>
      <w:rPr>
        <w:b/>
        <w:sz w:val="20"/>
        <w:szCs w:val="24"/>
      </w:rPr>
    </w:pPr>
    <w:r>
      <w:rPr>
        <w:noProof/>
        <w:lang w:val="en-GB" w:eastAsia="en-GB"/>
      </w:rPr>
      <mc:AlternateContent>
        <mc:Choice Requires="wps">
          <w:drawing>
            <wp:anchor distT="0" distB="0" distL="114300" distR="114300" simplePos="0" relativeHeight="251646976" behindDoc="0" locked="0" layoutInCell="1" allowOverlap="1" wp14:anchorId="2127D7DA" wp14:editId="10908CC8">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04C0BEFB"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127D7DA" id="_x0000_t202" coordsize="21600,21600" o:spt="202" path="m,l,21600r21600,l21600,xe">
              <v:stroke joinstyle="miter"/>
              <v:path gradientshapeok="t" o:connecttype="rect"/>
            </v:shapetype>
            <v:shape id="Text Box 56" o:spid="_x0000_s1027"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" filled="f" stroked="f" strokeweight=".5pt">
              <v:textbox style="mso-fit-shape-to-text:t">
                <w:txbxContent>
                  <w:p w14:paraId="04C0BEFB"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88513A" w:rsidRPr="0088513A">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876544" w14:textId="77777777" w:rsidR="00BA3E9C" w:rsidRDefault="00BA3E9C" w:rsidP="00117666">
      <w:pPr>
        <w:spacing w:after="0"/>
      </w:pPr>
      <w:r>
        <w:separator/>
      </w:r>
    </w:p>
  </w:footnote>
  <w:footnote w:type="continuationSeparator" w:id="0">
    <w:p w14:paraId="10F5CB07" w14:textId="77777777" w:rsidR="00BA3E9C" w:rsidRDefault="00BA3E9C" w:rsidP="00117666">
      <w:pPr>
        <w:spacing w:after="0"/>
      </w:pPr>
      <w:r>
        <w:continuationSeparator/>
      </w:r>
    </w:p>
  </w:footnote>
  <w:footnote w:id="1">
    <w:p w14:paraId="63A8F0F9" w14:textId="00F48262" w:rsidR="0040504D" w:rsidRDefault="0040504D" w:rsidP="0040504D">
      <w:pPr>
        <w:pStyle w:val="FootnoteText"/>
      </w:pPr>
      <w:r>
        <w:rPr>
          <w:rStyle w:val="FootnoteReference"/>
        </w:rPr>
        <w:footnoteRef/>
      </w:r>
      <w:r>
        <w:t xml:space="preserve"> For the entire Arctic region not limited to our focus area, 2023 marks the 6</w:t>
      </w:r>
      <w:r w:rsidRPr="002249FE">
        <w:rPr>
          <w:vertAlign w:val="superscript"/>
        </w:rPr>
        <w:t>th</w:t>
      </w:r>
      <w:r>
        <w:t xml:space="preserve">-lowest ice extent in history </w:t>
      </w:r>
      <w:sdt>
        <w:sdtPr>
          <w:rPr>
            <w:vertAlign w:val="superscript"/>
          </w:rPr>
          <w:id w:val="-1370984975"/>
          <w:citation/>
        </w:sdtPr>
        <w:sdtContent>
          <w:r w:rsidRPr="00FA4BF4">
            <w:rPr>
              <w:vertAlign w:val="superscript"/>
            </w:rPr>
            <w:fldChar w:fldCharType="begin"/>
          </w:r>
          <w:r w:rsidRPr="00FA4BF4">
            <w:rPr>
              <w:vertAlign w:val="superscript"/>
            </w:rPr>
            <w:instrText xml:space="preserve"> CITATION Arc23 \l 1033 </w:instrText>
          </w:r>
          <w:r w:rsidRPr="00FA4BF4">
            <w:rPr>
              <w:vertAlign w:val="superscript"/>
            </w:rPr>
            <w:fldChar w:fldCharType="separate"/>
          </w:r>
          <w:r w:rsidR="0066789D" w:rsidRPr="0066789D">
            <w:rPr>
              <w:noProof/>
            </w:rPr>
            <w:t>[47]</w:t>
          </w:r>
          <w:r w:rsidRPr="00FA4BF4">
            <w:rPr>
              <w:vertAlign w:val="superscript"/>
            </w:rPr>
            <w:fldChar w:fldCharType="end"/>
          </w:r>
        </w:sdtContent>
      </w:sdt>
      <w:r>
        <w:t>; all 6 minimums are well within small margins.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4DC69" w14:textId="07F05771" w:rsidR="00686C9D" w:rsidRDefault="00C52A7B" w:rsidP="00A53000">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130667"/>
    <w:multiLevelType w:val="multilevel"/>
    <w:tmpl w:val="A7D2D73C"/>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3" w15:restartNumberingAfterBreak="0">
    <w:nsid w:val="1419265E"/>
    <w:multiLevelType w:val="multilevel"/>
    <w:tmpl w:val="ABFEC570"/>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1AF00D37"/>
    <w:multiLevelType w:val="multilevel"/>
    <w:tmpl w:val="5B7049E0"/>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5"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7" w15:restartNumberingAfterBreak="0">
    <w:nsid w:val="20D24968"/>
    <w:multiLevelType w:val="multilevel"/>
    <w:tmpl w:val="FDCACA98"/>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8"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3F17D53"/>
    <w:multiLevelType w:val="hybridMultilevel"/>
    <w:tmpl w:val="65E2F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2A7CAC"/>
    <w:multiLevelType w:val="multilevel"/>
    <w:tmpl w:val="C6A8CCEA"/>
    <w:numStyleLink w:val="Headings"/>
  </w:abstractNum>
  <w:abstractNum w:abstractNumId="11"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11164C7"/>
    <w:multiLevelType w:val="multilevel"/>
    <w:tmpl w:val="9BB6046C"/>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17"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8C20DA"/>
    <w:multiLevelType w:val="hybridMultilevel"/>
    <w:tmpl w:val="2A14C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0A7640A"/>
    <w:multiLevelType w:val="multilevel"/>
    <w:tmpl w:val="26BA1A32"/>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1"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EA6D4A"/>
    <w:multiLevelType w:val="multilevel"/>
    <w:tmpl w:val="90F0CD4E"/>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3" w15:restartNumberingAfterBreak="0">
    <w:nsid w:val="54FD2B24"/>
    <w:multiLevelType w:val="multilevel"/>
    <w:tmpl w:val="815E6440"/>
    <w:lvl w:ilvl="0">
      <w:start w:val="1"/>
      <w:numFmt w:val="decimal"/>
      <w:lvlText w:val="%1."/>
      <w:lvlJc w:val="left"/>
      <w:pPr>
        <w:tabs>
          <w:tab w:val="num" w:pos="0"/>
        </w:tabs>
        <w:ind w:left="1080" w:hanging="72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4" w15:restartNumberingAfterBreak="0">
    <w:nsid w:val="61CE554E"/>
    <w:multiLevelType w:val="multilevel"/>
    <w:tmpl w:val="2E5600F6"/>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5"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6F31647"/>
    <w:multiLevelType w:val="multilevel"/>
    <w:tmpl w:val="D73A52CE"/>
    <w:lvl w:ilvl="0">
      <w:start w:val="1"/>
      <w:numFmt w:val="decimal"/>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8" w15:restartNumberingAfterBreak="0">
    <w:nsid w:val="799D44C5"/>
    <w:multiLevelType w:val="multilevel"/>
    <w:tmpl w:val="6E567180"/>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29" w15:restartNumberingAfterBreak="0">
    <w:nsid w:val="7BF11453"/>
    <w:multiLevelType w:val="multilevel"/>
    <w:tmpl w:val="9BB6046C"/>
    <w:lvl w:ilvl="0">
      <w:start w:val="1"/>
      <w:numFmt w:val="upperLetter"/>
      <w:lvlText w:val="%1."/>
      <w:lvlJc w:val="left"/>
      <w:pPr>
        <w:tabs>
          <w:tab w:val="num" w:pos="567"/>
        </w:tabs>
        <w:ind w:left="567" w:hanging="567"/>
      </w:pPr>
      <w:rPr>
        <w:rFonts w:hint="default"/>
      </w:rPr>
    </w:lvl>
    <w:lvl w:ilvl="1">
      <w:start w:val="1"/>
      <w:numFmt w:val="upperLetter"/>
      <w:lvlText w:val="%2."/>
      <w:lvlJc w:val="left"/>
      <w:pPr>
        <w:ind w:left="1080" w:hanging="360"/>
      </w:p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567"/>
        </w:tabs>
        <w:ind w:left="567" w:hanging="567"/>
      </w:pPr>
      <w:rPr>
        <w:rFonts w:hint="default"/>
      </w:rPr>
    </w:lvl>
    <w:lvl w:ilvl="4">
      <w:start w:val="1"/>
      <w:numFmt w:val="decimal"/>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30" w15:restartNumberingAfterBreak="0">
    <w:nsid w:val="7DBC6F29"/>
    <w:multiLevelType w:val="multilevel"/>
    <w:tmpl w:val="C6A8CCEA"/>
    <w:numStyleLink w:val="Headings"/>
  </w:abstractNum>
  <w:abstractNum w:abstractNumId="31"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820148494">
    <w:abstractNumId w:val="0"/>
  </w:num>
  <w:num w:numId="2" w16cid:durableId="1175342395">
    <w:abstractNumId w:val="21"/>
  </w:num>
  <w:num w:numId="3" w16cid:durableId="1144352800">
    <w:abstractNumId w:val="1"/>
  </w:num>
  <w:num w:numId="4" w16cid:durableId="769737119">
    <w:abstractNumId w:val="26"/>
  </w:num>
  <w:num w:numId="5" w16cid:durableId="17016633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5534203">
    <w:abstractNumId w:val="15"/>
  </w:num>
  <w:num w:numId="7" w16cid:durableId="773479634">
    <w:abstractNumId w:val="13"/>
  </w:num>
  <w:num w:numId="8" w16cid:durableId="2072000685">
    <w:abstractNumId w:val="11"/>
  </w:num>
  <w:num w:numId="9" w16cid:durableId="1213807494">
    <w:abstractNumId w:val="14"/>
  </w:num>
  <w:num w:numId="10" w16cid:durableId="308825289">
    <w:abstractNumId w:val="12"/>
  </w:num>
  <w:num w:numId="11" w16cid:durableId="372848954">
    <w:abstractNumId w:val="5"/>
  </w:num>
  <w:num w:numId="12" w16cid:durableId="213006365">
    <w:abstractNumId w:val="31"/>
  </w:num>
  <w:num w:numId="13" w16cid:durableId="1411196366">
    <w:abstractNumId w:val="19"/>
  </w:num>
  <w:num w:numId="14" w16cid:durableId="944966812">
    <w:abstractNumId w:val="8"/>
  </w:num>
  <w:num w:numId="15" w16cid:durableId="1662200756">
    <w:abstractNumId w:val="17"/>
  </w:num>
  <w:num w:numId="16" w16cid:durableId="2141485750">
    <w:abstractNumId w:val="25"/>
  </w:num>
  <w:num w:numId="17" w16cid:durableId="2002923295">
    <w:abstractNumId w:val="6"/>
    <w:lvlOverride w:ilvl="0">
      <w:lvl w:ilvl="0">
        <w:start w:val="1"/>
        <w:numFmt w:val="upperRoman"/>
        <w:pStyle w:val="Heading1"/>
        <w:lvlText w:val="%1."/>
        <w:lvlJc w:val="right"/>
        <w:pPr>
          <w:ind w:left="360" w:hanging="360"/>
        </w:pPr>
      </w:lvl>
    </w:lvlOverride>
    <w:lvlOverride w:ilvl="1">
      <w:lvl w:ilvl="1">
        <w:start w:val="1"/>
        <w:numFmt w:val="lowerLetter"/>
        <w:pStyle w:val="Heading2"/>
        <w:lvlText w:val="%2."/>
        <w:lvlJc w:val="left"/>
        <w:pPr>
          <w:ind w:left="1080" w:hanging="360"/>
        </w:pPr>
      </w:lvl>
    </w:lvlOverride>
    <w:lvlOverride w:ilvl="2">
      <w:lvl w:ilvl="2" w:tentative="1">
        <w:start w:val="1"/>
        <w:numFmt w:val="lowerRoman"/>
        <w:pStyle w:val="Heading3"/>
        <w:lvlText w:val="%3."/>
        <w:lvlJc w:val="right"/>
        <w:pPr>
          <w:ind w:left="1800" w:hanging="180"/>
        </w:pPr>
      </w:lvl>
    </w:lvlOverride>
    <w:lvlOverride w:ilvl="3">
      <w:lvl w:ilvl="3" w:tentative="1">
        <w:start w:val="1"/>
        <w:numFmt w:val="decimal"/>
        <w:pStyle w:val="Heading4"/>
        <w:lvlText w:val="%4."/>
        <w:lvlJc w:val="left"/>
        <w:pPr>
          <w:ind w:left="2520" w:hanging="360"/>
        </w:pPr>
      </w:lvl>
    </w:lvlOverride>
    <w:lvlOverride w:ilvl="4">
      <w:lvl w:ilvl="4" w:tentative="1">
        <w:start w:val="1"/>
        <w:numFmt w:val="lowerLetter"/>
        <w:pStyle w:val="Heading5"/>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8" w16cid:durableId="130052755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14516991">
    <w:abstractNumId w:val="10"/>
  </w:num>
  <w:num w:numId="20" w16cid:durableId="58940097">
    <w:abstractNumId w:val="30"/>
  </w:num>
  <w:num w:numId="21" w16cid:durableId="490292411">
    <w:abstractNumId w:val="6"/>
  </w:num>
  <w:num w:numId="22" w16cid:durableId="1120419941">
    <w:abstractNumId w:val="6"/>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3" w16cid:durableId="670137986">
    <w:abstractNumId w:val="9"/>
  </w:num>
  <w:num w:numId="24" w16cid:durableId="907886450">
    <w:abstractNumId w:val="18"/>
  </w:num>
  <w:num w:numId="25" w16cid:durableId="199779005">
    <w:abstractNumId w:val="23"/>
  </w:num>
  <w:num w:numId="26" w16cid:durableId="699629361">
    <w:abstractNumId w:val="6"/>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27" w16cid:durableId="1608124368">
    <w:abstractNumId w:val="27"/>
  </w:num>
  <w:num w:numId="28" w16cid:durableId="1561282486">
    <w:abstractNumId w:val="29"/>
  </w:num>
  <w:num w:numId="29" w16cid:durableId="1514950930">
    <w:abstractNumId w:val="2"/>
  </w:num>
  <w:num w:numId="30" w16cid:durableId="240215775">
    <w:abstractNumId w:val="22"/>
  </w:num>
  <w:num w:numId="31" w16cid:durableId="1372073953">
    <w:abstractNumId w:val="24"/>
  </w:num>
  <w:num w:numId="32" w16cid:durableId="235632932">
    <w:abstractNumId w:val="28"/>
  </w:num>
  <w:num w:numId="33" w16cid:durableId="1583759213">
    <w:abstractNumId w:val="7"/>
  </w:num>
  <w:num w:numId="34" w16cid:durableId="686180730">
    <w:abstractNumId w:val="20"/>
  </w:num>
  <w:num w:numId="35" w16cid:durableId="873689009">
    <w:abstractNumId w:val="4"/>
  </w:num>
  <w:num w:numId="36" w16cid:durableId="370305366">
    <w:abstractNumId w:val="3"/>
  </w:num>
  <w:num w:numId="37" w16cid:durableId="1654868923">
    <w:abstractNumId w:val="6"/>
    <w:lvlOverride w:ilvl="0">
      <w:lvl w:ilvl="0">
        <w:start w:val="1"/>
        <w:numFmt w:val="upperRoman"/>
        <w:pStyle w:val="Heading1"/>
        <w:lvlText w:val="%1."/>
        <w:lvlJc w:val="right"/>
        <w:pPr>
          <w:ind w:left="360" w:hanging="360"/>
        </w:pPr>
      </w:lvl>
    </w:lvlOverride>
    <w:lvlOverride w:ilvl="1">
      <w:lvl w:ilvl="1">
        <w:start w:val="1"/>
        <w:numFmt w:val="lowerLetter"/>
        <w:pStyle w:val="Heading2"/>
        <w:lvlText w:val="%2."/>
        <w:lvlJc w:val="left"/>
        <w:pPr>
          <w:ind w:left="1080" w:hanging="360"/>
        </w:pPr>
      </w:lvl>
    </w:lvlOverride>
    <w:lvlOverride w:ilvl="2">
      <w:lvl w:ilvl="2" w:tentative="1">
        <w:start w:val="1"/>
        <w:numFmt w:val="lowerRoman"/>
        <w:pStyle w:val="Heading3"/>
        <w:lvlText w:val="%3."/>
        <w:lvlJc w:val="right"/>
        <w:pPr>
          <w:ind w:left="1800" w:hanging="180"/>
        </w:pPr>
      </w:lvl>
    </w:lvlOverride>
    <w:lvlOverride w:ilvl="3">
      <w:lvl w:ilvl="3" w:tentative="1">
        <w:start w:val="1"/>
        <w:numFmt w:val="decimal"/>
        <w:pStyle w:val="Heading4"/>
        <w:lvlText w:val="%4."/>
        <w:lvlJc w:val="left"/>
        <w:pPr>
          <w:ind w:left="2520" w:hanging="360"/>
        </w:pPr>
      </w:lvl>
    </w:lvlOverride>
    <w:lvlOverride w:ilvl="4">
      <w:lvl w:ilvl="4" w:tentative="1">
        <w:start w:val="1"/>
        <w:numFmt w:val="lowerLetter"/>
        <w:pStyle w:val="Heading5"/>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38" w16cid:durableId="1683554705">
    <w:abstractNumId w:val="16"/>
  </w:num>
  <w:num w:numId="39" w16cid:durableId="552618136">
    <w:abstractNumId w:val="6"/>
    <w:lvlOverride w:ilvl="0">
      <w:lvl w:ilvl="0">
        <w:start w:val="1"/>
        <w:numFmt w:val="upperRoman"/>
        <w:pStyle w:val="Heading1"/>
        <w:lvlText w:val="%1."/>
        <w:lvlJc w:val="right"/>
        <w:pPr>
          <w:ind w:left="360" w:hanging="360"/>
        </w:pPr>
      </w:lvl>
    </w:lvlOverride>
    <w:lvlOverride w:ilvl="1">
      <w:lvl w:ilvl="1">
        <w:start w:val="1"/>
        <w:numFmt w:val="lowerLetter"/>
        <w:pStyle w:val="Heading2"/>
        <w:lvlText w:val="%2."/>
        <w:lvlJc w:val="left"/>
        <w:pPr>
          <w:ind w:left="1080" w:hanging="360"/>
        </w:pPr>
      </w:lvl>
    </w:lvlOverride>
    <w:lvlOverride w:ilvl="2">
      <w:lvl w:ilvl="2" w:tentative="1">
        <w:start w:val="1"/>
        <w:numFmt w:val="lowerRoman"/>
        <w:pStyle w:val="Heading3"/>
        <w:lvlText w:val="%3."/>
        <w:lvlJc w:val="right"/>
        <w:pPr>
          <w:ind w:left="1800" w:hanging="180"/>
        </w:pPr>
      </w:lvl>
    </w:lvlOverride>
    <w:lvlOverride w:ilvl="3">
      <w:lvl w:ilvl="3" w:tentative="1">
        <w:start w:val="1"/>
        <w:numFmt w:val="decimal"/>
        <w:pStyle w:val="Heading4"/>
        <w:lvlText w:val="%4."/>
        <w:lvlJc w:val="left"/>
        <w:pPr>
          <w:ind w:left="2520" w:hanging="360"/>
        </w:pPr>
      </w:lvl>
    </w:lvlOverride>
    <w:lvlOverride w:ilvl="4">
      <w:lvl w:ilvl="4" w:tentative="1">
        <w:start w:val="1"/>
        <w:numFmt w:val="lowerLetter"/>
        <w:pStyle w:val="Heading5"/>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ing Zhao">
    <w15:presenceInfo w15:providerId="Windows Live" w15:userId="bc2ea03a3093e7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trackRevision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420"/>
    <w:rsid w:val="000001BE"/>
    <w:rsid w:val="00007448"/>
    <w:rsid w:val="00015D7B"/>
    <w:rsid w:val="0002273A"/>
    <w:rsid w:val="00024E05"/>
    <w:rsid w:val="000254A9"/>
    <w:rsid w:val="000258AB"/>
    <w:rsid w:val="0002696E"/>
    <w:rsid w:val="00027805"/>
    <w:rsid w:val="00034304"/>
    <w:rsid w:val="00034527"/>
    <w:rsid w:val="00035434"/>
    <w:rsid w:val="00036117"/>
    <w:rsid w:val="00045678"/>
    <w:rsid w:val="000458E4"/>
    <w:rsid w:val="00063D84"/>
    <w:rsid w:val="00063FC5"/>
    <w:rsid w:val="0006636D"/>
    <w:rsid w:val="000678E3"/>
    <w:rsid w:val="00077D53"/>
    <w:rsid w:val="00081394"/>
    <w:rsid w:val="0008400E"/>
    <w:rsid w:val="000856C4"/>
    <w:rsid w:val="00085F75"/>
    <w:rsid w:val="0008730B"/>
    <w:rsid w:val="000A1F75"/>
    <w:rsid w:val="000A7A05"/>
    <w:rsid w:val="000B34BD"/>
    <w:rsid w:val="000B360A"/>
    <w:rsid w:val="000C4597"/>
    <w:rsid w:val="000C7E2A"/>
    <w:rsid w:val="000D4477"/>
    <w:rsid w:val="000D5481"/>
    <w:rsid w:val="000D6BA4"/>
    <w:rsid w:val="000E08EF"/>
    <w:rsid w:val="000E13BF"/>
    <w:rsid w:val="000F238D"/>
    <w:rsid w:val="000F37EF"/>
    <w:rsid w:val="000F4414"/>
    <w:rsid w:val="000F4CFB"/>
    <w:rsid w:val="000F6AC6"/>
    <w:rsid w:val="00107D9B"/>
    <w:rsid w:val="0011764B"/>
    <w:rsid w:val="00117666"/>
    <w:rsid w:val="001223A7"/>
    <w:rsid w:val="0013007C"/>
    <w:rsid w:val="00134256"/>
    <w:rsid w:val="0014200F"/>
    <w:rsid w:val="001426D6"/>
    <w:rsid w:val="0014595D"/>
    <w:rsid w:val="00147395"/>
    <w:rsid w:val="00152161"/>
    <w:rsid w:val="001552C9"/>
    <w:rsid w:val="00155964"/>
    <w:rsid w:val="00160997"/>
    <w:rsid w:val="00160B5C"/>
    <w:rsid w:val="00177D84"/>
    <w:rsid w:val="00192838"/>
    <w:rsid w:val="00192A78"/>
    <w:rsid w:val="00193F2D"/>
    <w:rsid w:val="00194982"/>
    <w:rsid w:val="001964EF"/>
    <w:rsid w:val="001A7B69"/>
    <w:rsid w:val="001B1A2C"/>
    <w:rsid w:val="001B3245"/>
    <w:rsid w:val="001B44A9"/>
    <w:rsid w:val="001B7C17"/>
    <w:rsid w:val="001C7337"/>
    <w:rsid w:val="001D1285"/>
    <w:rsid w:val="001D5C23"/>
    <w:rsid w:val="001E4F08"/>
    <w:rsid w:val="001F2E63"/>
    <w:rsid w:val="001F4C07"/>
    <w:rsid w:val="001F5F74"/>
    <w:rsid w:val="001F6967"/>
    <w:rsid w:val="00200231"/>
    <w:rsid w:val="00205D21"/>
    <w:rsid w:val="00206322"/>
    <w:rsid w:val="00215F96"/>
    <w:rsid w:val="00217BA1"/>
    <w:rsid w:val="0022031E"/>
    <w:rsid w:val="00220AEA"/>
    <w:rsid w:val="00226954"/>
    <w:rsid w:val="002368CB"/>
    <w:rsid w:val="00260706"/>
    <w:rsid w:val="002629A3"/>
    <w:rsid w:val="00265660"/>
    <w:rsid w:val="002677A0"/>
    <w:rsid w:val="00267D18"/>
    <w:rsid w:val="0028269D"/>
    <w:rsid w:val="002868E2"/>
    <w:rsid w:val="002869C3"/>
    <w:rsid w:val="002936E4"/>
    <w:rsid w:val="00296B88"/>
    <w:rsid w:val="00297B0A"/>
    <w:rsid w:val="002A260D"/>
    <w:rsid w:val="002A7CB7"/>
    <w:rsid w:val="002B10E0"/>
    <w:rsid w:val="002B4ABB"/>
    <w:rsid w:val="002C74CA"/>
    <w:rsid w:val="002C79D0"/>
    <w:rsid w:val="002D2150"/>
    <w:rsid w:val="002D5CE7"/>
    <w:rsid w:val="002F744D"/>
    <w:rsid w:val="00303DE6"/>
    <w:rsid w:val="003066F8"/>
    <w:rsid w:val="00310124"/>
    <w:rsid w:val="003144F7"/>
    <w:rsid w:val="00322306"/>
    <w:rsid w:val="00330DF6"/>
    <w:rsid w:val="00335273"/>
    <w:rsid w:val="00336332"/>
    <w:rsid w:val="00344118"/>
    <w:rsid w:val="003508DE"/>
    <w:rsid w:val="003544FB"/>
    <w:rsid w:val="0036492C"/>
    <w:rsid w:val="00365D63"/>
    <w:rsid w:val="00366E61"/>
    <w:rsid w:val="0036793B"/>
    <w:rsid w:val="00372682"/>
    <w:rsid w:val="0037279A"/>
    <w:rsid w:val="00375064"/>
    <w:rsid w:val="0037536B"/>
    <w:rsid w:val="00376CC5"/>
    <w:rsid w:val="00383A16"/>
    <w:rsid w:val="00383B80"/>
    <w:rsid w:val="00392000"/>
    <w:rsid w:val="0039693B"/>
    <w:rsid w:val="003B26EA"/>
    <w:rsid w:val="003B3C40"/>
    <w:rsid w:val="003B54A9"/>
    <w:rsid w:val="003D2F2D"/>
    <w:rsid w:val="003D46FD"/>
    <w:rsid w:val="003E7EBB"/>
    <w:rsid w:val="003F08C5"/>
    <w:rsid w:val="003F5F27"/>
    <w:rsid w:val="003F79DE"/>
    <w:rsid w:val="00401590"/>
    <w:rsid w:val="00402395"/>
    <w:rsid w:val="0040504D"/>
    <w:rsid w:val="00425225"/>
    <w:rsid w:val="0043548F"/>
    <w:rsid w:val="00437405"/>
    <w:rsid w:val="0044348B"/>
    <w:rsid w:val="00444A1C"/>
    <w:rsid w:val="00446E4C"/>
    <w:rsid w:val="00454434"/>
    <w:rsid w:val="00455027"/>
    <w:rsid w:val="00457705"/>
    <w:rsid w:val="00461F35"/>
    <w:rsid w:val="00463725"/>
    <w:rsid w:val="00463E3D"/>
    <w:rsid w:val="004645AE"/>
    <w:rsid w:val="00465A63"/>
    <w:rsid w:val="004711A6"/>
    <w:rsid w:val="00475A8F"/>
    <w:rsid w:val="00483304"/>
    <w:rsid w:val="0048598B"/>
    <w:rsid w:val="0048636F"/>
    <w:rsid w:val="00493B98"/>
    <w:rsid w:val="004A3CC2"/>
    <w:rsid w:val="004B366E"/>
    <w:rsid w:val="004B482F"/>
    <w:rsid w:val="004B5033"/>
    <w:rsid w:val="004C3626"/>
    <w:rsid w:val="004C66DF"/>
    <w:rsid w:val="004D3E33"/>
    <w:rsid w:val="004D3F6D"/>
    <w:rsid w:val="004E7F0B"/>
    <w:rsid w:val="004F1B83"/>
    <w:rsid w:val="00504871"/>
    <w:rsid w:val="00510770"/>
    <w:rsid w:val="005138C6"/>
    <w:rsid w:val="0052252B"/>
    <w:rsid w:val="0052305F"/>
    <w:rsid w:val="005243FB"/>
    <w:rsid w:val="005250F2"/>
    <w:rsid w:val="00542E67"/>
    <w:rsid w:val="005446A6"/>
    <w:rsid w:val="00546836"/>
    <w:rsid w:val="005524CC"/>
    <w:rsid w:val="005553BB"/>
    <w:rsid w:val="00566F10"/>
    <w:rsid w:val="00572897"/>
    <w:rsid w:val="00575279"/>
    <w:rsid w:val="005933C3"/>
    <w:rsid w:val="005954D3"/>
    <w:rsid w:val="005A1D84"/>
    <w:rsid w:val="005A70EA"/>
    <w:rsid w:val="005A7579"/>
    <w:rsid w:val="005B7F48"/>
    <w:rsid w:val="005C06C8"/>
    <w:rsid w:val="005C3963"/>
    <w:rsid w:val="005D1840"/>
    <w:rsid w:val="005D2DAF"/>
    <w:rsid w:val="005D35E4"/>
    <w:rsid w:val="005D7910"/>
    <w:rsid w:val="005E2BD4"/>
    <w:rsid w:val="005F22CB"/>
    <w:rsid w:val="005F2EE7"/>
    <w:rsid w:val="006104F9"/>
    <w:rsid w:val="00611C6A"/>
    <w:rsid w:val="0061258A"/>
    <w:rsid w:val="00614C68"/>
    <w:rsid w:val="00620432"/>
    <w:rsid w:val="0062154F"/>
    <w:rsid w:val="00626026"/>
    <w:rsid w:val="006315B2"/>
    <w:rsid w:val="00631A8C"/>
    <w:rsid w:val="00633AE2"/>
    <w:rsid w:val="006408D0"/>
    <w:rsid w:val="006421DB"/>
    <w:rsid w:val="00644362"/>
    <w:rsid w:val="006469AB"/>
    <w:rsid w:val="00651CA2"/>
    <w:rsid w:val="00653D60"/>
    <w:rsid w:val="00660D05"/>
    <w:rsid w:val="00664DDC"/>
    <w:rsid w:val="0066789D"/>
    <w:rsid w:val="00671D9A"/>
    <w:rsid w:val="00672602"/>
    <w:rsid w:val="006735EC"/>
    <w:rsid w:val="00673952"/>
    <w:rsid w:val="00677E50"/>
    <w:rsid w:val="0068676D"/>
    <w:rsid w:val="00686C9D"/>
    <w:rsid w:val="006A0D0F"/>
    <w:rsid w:val="006A464A"/>
    <w:rsid w:val="006B2D5B"/>
    <w:rsid w:val="006B7D14"/>
    <w:rsid w:val="006C186D"/>
    <w:rsid w:val="006C1D18"/>
    <w:rsid w:val="006D5B93"/>
    <w:rsid w:val="006E18DE"/>
    <w:rsid w:val="006E1A8C"/>
    <w:rsid w:val="006E54C5"/>
    <w:rsid w:val="00700A29"/>
    <w:rsid w:val="00701620"/>
    <w:rsid w:val="007129F8"/>
    <w:rsid w:val="00713C09"/>
    <w:rsid w:val="00716E08"/>
    <w:rsid w:val="00717F25"/>
    <w:rsid w:val="00724EB0"/>
    <w:rsid w:val="00724EB9"/>
    <w:rsid w:val="00725A7D"/>
    <w:rsid w:val="00727093"/>
    <w:rsid w:val="0073085C"/>
    <w:rsid w:val="00731CE3"/>
    <w:rsid w:val="00741ABB"/>
    <w:rsid w:val="00742D65"/>
    <w:rsid w:val="00746505"/>
    <w:rsid w:val="007517C4"/>
    <w:rsid w:val="00752FD1"/>
    <w:rsid w:val="00755559"/>
    <w:rsid w:val="00764B00"/>
    <w:rsid w:val="00765219"/>
    <w:rsid w:val="007831BC"/>
    <w:rsid w:val="00790BB3"/>
    <w:rsid w:val="00792043"/>
    <w:rsid w:val="00795DB0"/>
    <w:rsid w:val="00797EDD"/>
    <w:rsid w:val="007B0322"/>
    <w:rsid w:val="007B176F"/>
    <w:rsid w:val="007B6A0A"/>
    <w:rsid w:val="007C0861"/>
    <w:rsid w:val="007C0E3F"/>
    <w:rsid w:val="007C206C"/>
    <w:rsid w:val="007C5729"/>
    <w:rsid w:val="007D1D49"/>
    <w:rsid w:val="007D348C"/>
    <w:rsid w:val="007D38CD"/>
    <w:rsid w:val="007D5067"/>
    <w:rsid w:val="007D6E29"/>
    <w:rsid w:val="007E327B"/>
    <w:rsid w:val="007E4C70"/>
    <w:rsid w:val="007E7F43"/>
    <w:rsid w:val="007F4C90"/>
    <w:rsid w:val="008073DC"/>
    <w:rsid w:val="00810522"/>
    <w:rsid w:val="008111E4"/>
    <w:rsid w:val="0081301C"/>
    <w:rsid w:val="0081424C"/>
    <w:rsid w:val="00814CC6"/>
    <w:rsid w:val="00817DD6"/>
    <w:rsid w:val="00830286"/>
    <w:rsid w:val="0083131D"/>
    <w:rsid w:val="0084421B"/>
    <w:rsid w:val="008445E9"/>
    <w:rsid w:val="00852B2A"/>
    <w:rsid w:val="00856F74"/>
    <w:rsid w:val="008575A1"/>
    <w:rsid w:val="008629A9"/>
    <w:rsid w:val="00875F90"/>
    <w:rsid w:val="00876C28"/>
    <w:rsid w:val="0088513A"/>
    <w:rsid w:val="00885B43"/>
    <w:rsid w:val="00893C19"/>
    <w:rsid w:val="00895308"/>
    <w:rsid w:val="008A0240"/>
    <w:rsid w:val="008A2127"/>
    <w:rsid w:val="008A4BE3"/>
    <w:rsid w:val="008B30DF"/>
    <w:rsid w:val="008B43C7"/>
    <w:rsid w:val="008C1A84"/>
    <w:rsid w:val="008C2AB1"/>
    <w:rsid w:val="008D6C8D"/>
    <w:rsid w:val="008D772E"/>
    <w:rsid w:val="008E21E3"/>
    <w:rsid w:val="008E2B54"/>
    <w:rsid w:val="008E4404"/>
    <w:rsid w:val="008E4A30"/>
    <w:rsid w:val="008E57AC"/>
    <w:rsid w:val="008E58C7"/>
    <w:rsid w:val="008E6688"/>
    <w:rsid w:val="008E766E"/>
    <w:rsid w:val="008F5021"/>
    <w:rsid w:val="008F5039"/>
    <w:rsid w:val="00910CB8"/>
    <w:rsid w:val="00923788"/>
    <w:rsid w:val="00924A63"/>
    <w:rsid w:val="00925642"/>
    <w:rsid w:val="00932C41"/>
    <w:rsid w:val="00941CDA"/>
    <w:rsid w:val="00943573"/>
    <w:rsid w:val="00950528"/>
    <w:rsid w:val="009556F5"/>
    <w:rsid w:val="009563B2"/>
    <w:rsid w:val="00961214"/>
    <w:rsid w:val="00966B71"/>
    <w:rsid w:val="00971B61"/>
    <w:rsid w:val="00980C31"/>
    <w:rsid w:val="0098100D"/>
    <w:rsid w:val="00982032"/>
    <w:rsid w:val="009909C1"/>
    <w:rsid w:val="00990C24"/>
    <w:rsid w:val="009955FF"/>
    <w:rsid w:val="009A70C1"/>
    <w:rsid w:val="009B23CC"/>
    <w:rsid w:val="009C6C68"/>
    <w:rsid w:val="009D259D"/>
    <w:rsid w:val="009D3F04"/>
    <w:rsid w:val="009D7F9B"/>
    <w:rsid w:val="009E501A"/>
    <w:rsid w:val="009F27E7"/>
    <w:rsid w:val="009F4477"/>
    <w:rsid w:val="009F61FF"/>
    <w:rsid w:val="00A00487"/>
    <w:rsid w:val="00A07F21"/>
    <w:rsid w:val="00A17924"/>
    <w:rsid w:val="00A20FE1"/>
    <w:rsid w:val="00A22D50"/>
    <w:rsid w:val="00A24B76"/>
    <w:rsid w:val="00A353B4"/>
    <w:rsid w:val="00A35C99"/>
    <w:rsid w:val="00A36CCA"/>
    <w:rsid w:val="00A444F2"/>
    <w:rsid w:val="00A47837"/>
    <w:rsid w:val="00A50D9D"/>
    <w:rsid w:val="00A53000"/>
    <w:rsid w:val="00A545C6"/>
    <w:rsid w:val="00A56218"/>
    <w:rsid w:val="00A75F87"/>
    <w:rsid w:val="00A76480"/>
    <w:rsid w:val="00A83A41"/>
    <w:rsid w:val="00A8692F"/>
    <w:rsid w:val="00A91EEF"/>
    <w:rsid w:val="00A92B17"/>
    <w:rsid w:val="00A95D8B"/>
    <w:rsid w:val="00A96699"/>
    <w:rsid w:val="00A968E0"/>
    <w:rsid w:val="00AA612F"/>
    <w:rsid w:val="00AB0581"/>
    <w:rsid w:val="00AC0270"/>
    <w:rsid w:val="00AC3EA3"/>
    <w:rsid w:val="00AC5D62"/>
    <w:rsid w:val="00AC792D"/>
    <w:rsid w:val="00AD143F"/>
    <w:rsid w:val="00AD66E0"/>
    <w:rsid w:val="00AD7206"/>
    <w:rsid w:val="00B02B98"/>
    <w:rsid w:val="00B22759"/>
    <w:rsid w:val="00B27044"/>
    <w:rsid w:val="00B326D7"/>
    <w:rsid w:val="00B3313B"/>
    <w:rsid w:val="00B3391A"/>
    <w:rsid w:val="00B51389"/>
    <w:rsid w:val="00B52C41"/>
    <w:rsid w:val="00B565C3"/>
    <w:rsid w:val="00B571FB"/>
    <w:rsid w:val="00B657B8"/>
    <w:rsid w:val="00B71250"/>
    <w:rsid w:val="00B71859"/>
    <w:rsid w:val="00B730F1"/>
    <w:rsid w:val="00B84920"/>
    <w:rsid w:val="00B85014"/>
    <w:rsid w:val="00B8556A"/>
    <w:rsid w:val="00B93C87"/>
    <w:rsid w:val="00B95232"/>
    <w:rsid w:val="00B96611"/>
    <w:rsid w:val="00B966AD"/>
    <w:rsid w:val="00B96D08"/>
    <w:rsid w:val="00BA3E9C"/>
    <w:rsid w:val="00BA4B1C"/>
    <w:rsid w:val="00BB41CE"/>
    <w:rsid w:val="00BB6949"/>
    <w:rsid w:val="00BC1A6F"/>
    <w:rsid w:val="00BC2FF0"/>
    <w:rsid w:val="00BC664A"/>
    <w:rsid w:val="00BD4425"/>
    <w:rsid w:val="00BE1D29"/>
    <w:rsid w:val="00BE3B21"/>
    <w:rsid w:val="00BE74EF"/>
    <w:rsid w:val="00BF1EC6"/>
    <w:rsid w:val="00C012A3"/>
    <w:rsid w:val="00C0395B"/>
    <w:rsid w:val="00C11352"/>
    <w:rsid w:val="00C11A09"/>
    <w:rsid w:val="00C16F19"/>
    <w:rsid w:val="00C30EB1"/>
    <w:rsid w:val="00C34220"/>
    <w:rsid w:val="00C356AD"/>
    <w:rsid w:val="00C44071"/>
    <w:rsid w:val="00C52A7B"/>
    <w:rsid w:val="00C6324C"/>
    <w:rsid w:val="00C64CF8"/>
    <w:rsid w:val="00C679AA"/>
    <w:rsid w:val="00C724CF"/>
    <w:rsid w:val="00C75972"/>
    <w:rsid w:val="00C82622"/>
    <w:rsid w:val="00C82792"/>
    <w:rsid w:val="00C85C10"/>
    <w:rsid w:val="00C948FD"/>
    <w:rsid w:val="00C963E0"/>
    <w:rsid w:val="00CA1031"/>
    <w:rsid w:val="00CB2220"/>
    <w:rsid w:val="00CB43D5"/>
    <w:rsid w:val="00CC6CFF"/>
    <w:rsid w:val="00CC76F9"/>
    <w:rsid w:val="00CD066B"/>
    <w:rsid w:val="00CD2538"/>
    <w:rsid w:val="00CD3ECE"/>
    <w:rsid w:val="00CD46E2"/>
    <w:rsid w:val="00CE6050"/>
    <w:rsid w:val="00CF0F59"/>
    <w:rsid w:val="00CF5A76"/>
    <w:rsid w:val="00D00D0B"/>
    <w:rsid w:val="00D04B69"/>
    <w:rsid w:val="00D07C1E"/>
    <w:rsid w:val="00D15130"/>
    <w:rsid w:val="00D17FBC"/>
    <w:rsid w:val="00D24995"/>
    <w:rsid w:val="00D40420"/>
    <w:rsid w:val="00D537FA"/>
    <w:rsid w:val="00D61B2F"/>
    <w:rsid w:val="00D643E8"/>
    <w:rsid w:val="00D7450A"/>
    <w:rsid w:val="00D765E1"/>
    <w:rsid w:val="00D80D99"/>
    <w:rsid w:val="00D865FF"/>
    <w:rsid w:val="00D9503C"/>
    <w:rsid w:val="00D9790C"/>
    <w:rsid w:val="00DB4332"/>
    <w:rsid w:val="00DD30E1"/>
    <w:rsid w:val="00DD73EF"/>
    <w:rsid w:val="00DE23E8"/>
    <w:rsid w:val="00DF187F"/>
    <w:rsid w:val="00DF4968"/>
    <w:rsid w:val="00E0128B"/>
    <w:rsid w:val="00E11C78"/>
    <w:rsid w:val="00E13A71"/>
    <w:rsid w:val="00E35DCE"/>
    <w:rsid w:val="00E47DB3"/>
    <w:rsid w:val="00E64E17"/>
    <w:rsid w:val="00E722C6"/>
    <w:rsid w:val="00E738EC"/>
    <w:rsid w:val="00E73B5E"/>
    <w:rsid w:val="00E76D5D"/>
    <w:rsid w:val="00E7721A"/>
    <w:rsid w:val="00E82101"/>
    <w:rsid w:val="00E852EA"/>
    <w:rsid w:val="00E87A21"/>
    <w:rsid w:val="00EA3091"/>
    <w:rsid w:val="00EA3D3C"/>
    <w:rsid w:val="00EB20ED"/>
    <w:rsid w:val="00EC1C4E"/>
    <w:rsid w:val="00EC1E03"/>
    <w:rsid w:val="00EC2919"/>
    <w:rsid w:val="00EC4948"/>
    <w:rsid w:val="00EC6289"/>
    <w:rsid w:val="00EC7CC3"/>
    <w:rsid w:val="00ED3A79"/>
    <w:rsid w:val="00EE10E4"/>
    <w:rsid w:val="00EE117B"/>
    <w:rsid w:val="00EF7010"/>
    <w:rsid w:val="00F01741"/>
    <w:rsid w:val="00F0706E"/>
    <w:rsid w:val="00F1708E"/>
    <w:rsid w:val="00F2054D"/>
    <w:rsid w:val="00F254A4"/>
    <w:rsid w:val="00F26168"/>
    <w:rsid w:val="00F26358"/>
    <w:rsid w:val="00F46494"/>
    <w:rsid w:val="00F47E1F"/>
    <w:rsid w:val="00F558AB"/>
    <w:rsid w:val="00F569FC"/>
    <w:rsid w:val="00F61D89"/>
    <w:rsid w:val="00F63241"/>
    <w:rsid w:val="00F64A25"/>
    <w:rsid w:val="00F67949"/>
    <w:rsid w:val="00F70E23"/>
    <w:rsid w:val="00F73EB2"/>
    <w:rsid w:val="00F8216B"/>
    <w:rsid w:val="00F86ABB"/>
    <w:rsid w:val="00F91808"/>
    <w:rsid w:val="00F95393"/>
    <w:rsid w:val="00F97039"/>
    <w:rsid w:val="00FA29BC"/>
    <w:rsid w:val="00FA4BF4"/>
    <w:rsid w:val="00FA5DF1"/>
    <w:rsid w:val="00FB1144"/>
    <w:rsid w:val="00FB611B"/>
    <w:rsid w:val="00FC2428"/>
    <w:rsid w:val="00FD37BE"/>
    <w:rsid w:val="00FD7648"/>
    <w:rsid w:val="00FE07DC"/>
    <w:rsid w:val="00FE2770"/>
    <w:rsid w:val="00FE62CB"/>
    <w:rsid w:val="00FF02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EA237"/>
  <w15:docId w15:val="{757ABA37-7D5A-42D5-8BA2-C3ABF0C36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2CB"/>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9"/>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tabs>
        <w:tab w:val="num" w:pos="567"/>
      </w:tabs>
      <w:spacing w:before="40" w:after="120"/>
      <w:ind w:left="567" w:hanging="567"/>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tabs>
        <w:tab w:val="num" w:pos="567"/>
      </w:tabs>
      <w:ind w:left="567" w:hanging="567"/>
      <w:outlineLvl w:val="3"/>
    </w:pPr>
    <w:rPr>
      <w:iCs/>
    </w:rPr>
  </w:style>
  <w:style w:type="paragraph" w:styleId="Heading5">
    <w:name w:val="heading 5"/>
    <w:basedOn w:val="Heading4"/>
    <w:next w:val="Normal"/>
    <w:link w:val="Heading5Char"/>
    <w:uiPriority w:val="2"/>
    <w:qFormat/>
    <w:rsid w:val="00D80D99"/>
    <w:pPr>
      <w:numPr>
        <w:ilvl w:val="4"/>
      </w:numPr>
      <w:tabs>
        <w:tab w:val="num" w:pos="567"/>
      </w:tabs>
      <w:ind w:left="567" w:hanging="567"/>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4"/>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qFormat/>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qFormat/>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unhideWhenUsed/>
    <w:rsid w:val="00725A7D"/>
    <w:rPr>
      <w:sz w:val="20"/>
      <w:szCs w:val="20"/>
    </w:rPr>
  </w:style>
  <w:style w:type="character" w:customStyle="1" w:styleId="CommentTextChar">
    <w:name w:val="Comment Text Char"/>
    <w:basedOn w:val="DefaultParagraphFont"/>
    <w:link w:val="CommentText"/>
    <w:uiPriority w:val="99"/>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character" w:styleId="UnresolvedMention">
    <w:name w:val="Unresolved Mention"/>
    <w:basedOn w:val="DefaultParagraphFont"/>
    <w:uiPriority w:val="99"/>
    <w:semiHidden/>
    <w:unhideWhenUsed/>
    <w:rsid w:val="00895308"/>
    <w:rPr>
      <w:color w:val="605E5C"/>
      <w:shd w:val="clear" w:color="auto" w:fill="E1DFDD"/>
    </w:rPr>
  </w:style>
  <w:style w:type="paragraph" w:styleId="Bibliography">
    <w:name w:val="Bibliography"/>
    <w:basedOn w:val="Normal"/>
    <w:next w:val="Normal"/>
    <w:uiPriority w:val="37"/>
    <w:unhideWhenUsed/>
    <w:rsid w:val="0040504D"/>
  </w:style>
  <w:style w:type="character" w:styleId="PlaceholderText">
    <w:name w:val="Placeholder Text"/>
    <w:basedOn w:val="DefaultParagraphFont"/>
    <w:uiPriority w:val="99"/>
    <w:semiHidden/>
    <w:rsid w:val="0040504D"/>
    <w:rPr>
      <w:color w:val="808080"/>
    </w:rPr>
  </w:style>
  <w:style w:type="paragraph" w:customStyle="1" w:styleId="Default">
    <w:name w:val="Default"/>
    <w:rsid w:val="0040504D"/>
    <w:pPr>
      <w:autoSpaceDE w:val="0"/>
      <w:autoSpaceDN w:val="0"/>
      <w:adjustRightInd w:val="0"/>
      <w:spacing w:after="0" w:line="240" w:lineRule="auto"/>
    </w:pPr>
    <w:rPr>
      <w:rFonts w:ascii="Arial" w:hAnsi="Arial" w:cs="Arial"/>
      <w:color w:val="000000"/>
      <w:sz w:val="24"/>
      <w:szCs w:val="24"/>
    </w:rPr>
  </w:style>
  <w:style w:type="paragraph" w:styleId="TOCHeading">
    <w:name w:val="TOC Heading"/>
    <w:basedOn w:val="Heading1"/>
    <w:next w:val="Normal"/>
    <w:uiPriority w:val="39"/>
    <w:unhideWhenUsed/>
    <w:qFormat/>
    <w:rsid w:val="0040504D"/>
    <w:pPr>
      <w:keepNext/>
      <w:keepLines/>
      <w:numPr>
        <w:numId w:val="0"/>
      </w:numPr>
      <w:spacing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40504D"/>
    <w:pPr>
      <w:suppressLineNumbers/>
      <w:tabs>
        <w:tab w:val="left" w:pos="440"/>
        <w:tab w:val="right" w:leader="dot" w:pos="8630"/>
      </w:tabs>
      <w:spacing w:after="100"/>
    </w:pPr>
  </w:style>
  <w:style w:type="paragraph" w:styleId="TableofFigures">
    <w:name w:val="table of figures"/>
    <w:basedOn w:val="Normal"/>
    <w:next w:val="Normal"/>
    <w:uiPriority w:val="99"/>
    <w:unhideWhenUsed/>
    <w:rsid w:val="0040504D"/>
    <w:pPr>
      <w:spacing w:after="0"/>
    </w:pPr>
  </w:style>
  <w:style w:type="paragraph" w:styleId="TOC2">
    <w:name w:val="toc 2"/>
    <w:basedOn w:val="Normal"/>
    <w:next w:val="Normal"/>
    <w:autoRedefine/>
    <w:uiPriority w:val="39"/>
    <w:unhideWhenUsed/>
    <w:rsid w:val="0040504D"/>
    <w:pPr>
      <w:suppressLineNumbers/>
      <w:tabs>
        <w:tab w:val="left" w:pos="880"/>
        <w:tab w:val="right" w:leader="dot" w:pos="8630"/>
      </w:tabs>
      <w:spacing w:after="100"/>
      <w:ind w:left="240"/>
    </w:pPr>
  </w:style>
  <w:style w:type="character" w:customStyle="1" w:styleId="cf01">
    <w:name w:val="cf01"/>
    <w:basedOn w:val="DefaultParagraphFont"/>
    <w:rsid w:val="0040504D"/>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9719">
      <w:bodyDiv w:val="1"/>
      <w:marLeft w:val="0"/>
      <w:marRight w:val="0"/>
      <w:marTop w:val="0"/>
      <w:marBottom w:val="0"/>
      <w:divBdr>
        <w:top w:val="none" w:sz="0" w:space="0" w:color="auto"/>
        <w:left w:val="none" w:sz="0" w:space="0" w:color="auto"/>
        <w:bottom w:val="none" w:sz="0" w:space="0" w:color="auto"/>
        <w:right w:val="none" w:sz="0" w:space="0" w:color="auto"/>
      </w:divBdr>
    </w:div>
    <w:div w:id="3560761">
      <w:bodyDiv w:val="1"/>
      <w:marLeft w:val="0"/>
      <w:marRight w:val="0"/>
      <w:marTop w:val="0"/>
      <w:marBottom w:val="0"/>
      <w:divBdr>
        <w:top w:val="none" w:sz="0" w:space="0" w:color="auto"/>
        <w:left w:val="none" w:sz="0" w:space="0" w:color="auto"/>
        <w:bottom w:val="none" w:sz="0" w:space="0" w:color="auto"/>
        <w:right w:val="none" w:sz="0" w:space="0" w:color="auto"/>
      </w:divBdr>
    </w:div>
    <w:div w:id="3628615">
      <w:bodyDiv w:val="1"/>
      <w:marLeft w:val="0"/>
      <w:marRight w:val="0"/>
      <w:marTop w:val="0"/>
      <w:marBottom w:val="0"/>
      <w:divBdr>
        <w:top w:val="none" w:sz="0" w:space="0" w:color="auto"/>
        <w:left w:val="none" w:sz="0" w:space="0" w:color="auto"/>
        <w:bottom w:val="none" w:sz="0" w:space="0" w:color="auto"/>
        <w:right w:val="none" w:sz="0" w:space="0" w:color="auto"/>
      </w:divBdr>
    </w:div>
    <w:div w:id="5331595">
      <w:bodyDiv w:val="1"/>
      <w:marLeft w:val="0"/>
      <w:marRight w:val="0"/>
      <w:marTop w:val="0"/>
      <w:marBottom w:val="0"/>
      <w:divBdr>
        <w:top w:val="none" w:sz="0" w:space="0" w:color="auto"/>
        <w:left w:val="none" w:sz="0" w:space="0" w:color="auto"/>
        <w:bottom w:val="none" w:sz="0" w:space="0" w:color="auto"/>
        <w:right w:val="none" w:sz="0" w:space="0" w:color="auto"/>
      </w:divBdr>
    </w:div>
    <w:div w:id="5833913">
      <w:bodyDiv w:val="1"/>
      <w:marLeft w:val="0"/>
      <w:marRight w:val="0"/>
      <w:marTop w:val="0"/>
      <w:marBottom w:val="0"/>
      <w:divBdr>
        <w:top w:val="none" w:sz="0" w:space="0" w:color="auto"/>
        <w:left w:val="none" w:sz="0" w:space="0" w:color="auto"/>
        <w:bottom w:val="none" w:sz="0" w:space="0" w:color="auto"/>
        <w:right w:val="none" w:sz="0" w:space="0" w:color="auto"/>
      </w:divBdr>
    </w:div>
    <w:div w:id="9914288">
      <w:bodyDiv w:val="1"/>
      <w:marLeft w:val="0"/>
      <w:marRight w:val="0"/>
      <w:marTop w:val="0"/>
      <w:marBottom w:val="0"/>
      <w:divBdr>
        <w:top w:val="none" w:sz="0" w:space="0" w:color="auto"/>
        <w:left w:val="none" w:sz="0" w:space="0" w:color="auto"/>
        <w:bottom w:val="none" w:sz="0" w:space="0" w:color="auto"/>
        <w:right w:val="none" w:sz="0" w:space="0" w:color="auto"/>
      </w:divBdr>
    </w:div>
    <w:div w:id="10381631">
      <w:bodyDiv w:val="1"/>
      <w:marLeft w:val="0"/>
      <w:marRight w:val="0"/>
      <w:marTop w:val="0"/>
      <w:marBottom w:val="0"/>
      <w:divBdr>
        <w:top w:val="none" w:sz="0" w:space="0" w:color="auto"/>
        <w:left w:val="none" w:sz="0" w:space="0" w:color="auto"/>
        <w:bottom w:val="none" w:sz="0" w:space="0" w:color="auto"/>
        <w:right w:val="none" w:sz="0" w:space="0" w:color="auto"/>
      </w:divBdr>
    </w:div>
    <w:div w:id="13893638">
      <w:bodyDiv w:val="1"/>
      <w:marLeft w:val="0"/>
      <w:marRight w:val="0"/>
      <w:marTop w:val="0"/>
      <w:marBottom w:val="0"/>
      <w:divBdr>
        <w:top w:val="none" w:sz="0" w:space="0" w:color="auto"/>
        <w:left w:val="none" w:sz="0" w:space="0" w:color="auto"/>
        <w:bottom w:val="none" w:sz="0" w:space="0" w:color="auto"/>
        <w:right w:val="none" w:sz="0" w:space="0" w:color="auto"/>
      </w:divBdr>
    </w:div>
    <w:div w:id="15469572">
      <w:bodyDiv w:val="1"/>
      <w:marLeft w:val="0"/>
      <w:marRight w:val="0"/>
      <w:marTop w:val="0"/>
      <w:marBottom w:val="0"/>
      <w:divBdr>
        <w:top w:val="none" w:sz="0" w:space="0" w:color="auto"/>
        <w:left w:val="none" w:sz="0" w:space="0" w:color="auto"/>
        <w:bottom w:val="none" w:sz="0" w:space="0" w:color="auto"/>
        <w:right w:val="none" w:sz="0" w:space="0" w:color="auto"/>
      </w:divBdr>
    </w:div>
    <w:div w:id="16350664">
      <w:bodyDiv w:val="1"/>
      <w:marLeft w:val="0"/>
      <w:marRight w:val="0"/>
      <w:marTop w:val="0"/>
      <w:marBottom w:val="0"/>
      <w:divBdr>
        <w:top w:val="none" w:sz="0" w:space="0" w:color="auto"/>
        <w:left w:val="none" w:sz="0" w:space="0" w:color="auto"/>
        <w:bottom w:val="none" w:sz="0" w:space="0" w:color="auto"/>
        <w:right w:val="none" w:sz="0" w:space="0" w:color="auto"/>
      </w:divBdr>
    </w:div>
    <w:div w:id="17507877">
      <w:bodyDiv w:val="1"/>
      <w:marLeft w:val="0"/>
      <w:marRight w:val="0"/>
      <w:marTop w:val="0"/>
      <w:marBottom w:val="0"/>
      <w:divBdr>
        <w:top w:val="none" w:sz="0" w:space="0" w:color="auto"/>
        <w:left w:val="none" w:sz="0" w:space="0" w:color="auto"/>
        <w:bottom w:val="none" w:sz="0" w:space="0" w:color="auto"/>
        <w:right w:val="none" w:sz="0" w:space="0" w:color="auto"/>
      </w:divBdr>
    </w:div>
    <w:div w:id="19819794">
      <w:bodyDiv w:val="1"/>
      <w:marLeft w:val="0"/>
      <w:marRight w:val="0"/>
      <w:marTop w:val="0"/>
      <w:marBottom w:val="0"/>
      <w:divBdr>
        <w:top w:val="none" w:sz="0" w:space="0" w:color="auto"/>
        <w:left w:val="none" w:sz="0" w:space="0" w:color="auto"/>
        <w:bottom w:val="none" w:sz="0" w:space="0" w:color="auto"/>
        <w:right w:val="none" w:sz="0" w:space="0" w:color="auto"/>
      </w:divBdr>
    </w:div>
    <w:div w:id="20979022">
      <w:bodyDiv w:val="1"/>
      <w:marLeft w:val="0"/>
      <w:marRight w:val="0"/>
      <w:marTop w:val="0"/>
      <w:marBottom w:val="0"/>
      <w:divBdr>
        <w:top w:val="none" w:sz="0" w:space="0" w:color="auto"/>
        <w:left w:val="none" w:sz="0" w:space="0" w:color="auto"/>
        <w:bottom w:val="none" w:sz="0" w:space="0" w:color="auto"/>
        <w:right w:val="none" w:sz="0" w:space="0" w:color="auto"/>
      </w:divBdr>
    </w:div>
    <w:div w:id="21175598">
      <w:bodyDiv w:val="1"/>
      <w:marLeft w:val="0"/>
      <w:marRight w:val="0"/>
      <w:marTop w:val="0"/>
      <w:marBottom w:val="0"/>
      <w:divBdr>
        <w:top w:val="none" w:sz="0" w:space="0" w:color="auto"/>
        <w:left w:val="none" w:sz="0" w:space="0" w:color="auto"/>
        <w:bottom w:val="none" w:sz="0" w:space="0" w:color="auto"/>
        <w:right w:val="none" w:sz="0" w:space="0" w:color="auto"/>
      </w:divBdr>
    </w:div>
    <w:div w:id="23602289">
      <w:bodyDiv w:val="1"/>
      <w:marLeft w:val="0"/>
      <w:marRight w:val="0"/>
      <w:marTop w:val="0"/>
      <w:marBottom w:val="0"/>
      <w:divBdr>
        <w:top w:val="none" w:sz="0" w:space="0" w:color="auto"/>
        <w:left w:val="none" w:sz="0" w:space="0" w:color="auto"/>
        <w:bottom w:val="none" w:sz="0" w:space="0" w:color="auto"/>
        <w:right w:val="none" w:sz="0" w:space="0" w:color="auto"/>
      </w:divBdr>
    </w:div>
    <w:div w:id="25100744">
      <w:bodyDiv w:val="1"/>
      <w:marLeft w:val="0"/>
      <w:marRight w:val="0"/>
      <w:marTop w:val="0"/>
      <w:marBottom w:val="0"/>
      <w:divBdr>
        <w:top w:val="none" w:sz="0" w:space="0" w:color="auto"/>
        <w:left w:val="none" w:sz="0" w:space="0" w:color="auto"/>
        <w:bottom w:val="none" w:sz="0" w:space="0" w:color="auto"/>
        <w:right w:val="none" w:sz="0" w:space="0" w:color="auto"/>
      </w:divBdr>
    </w:div>
    <w:div w:id="26150383">
      <w:bodyDiv w:val="1"/>
      <w:marLeft w:val="0"/>
      <w:marRight w:val="0"/>
      <w:marTop w:val="0"/>
      <w:marBottom w:val="0"/>
      <w:divBdr>
        <w:top w:val="none" w:sz="0" w:space="0" w:color="auto"/>
        <w:left w:val="none" w:sz="0" w:space="0" w:color="auto"/>
        <w:bottom w:val="none" w:sz="0" w:space="0" w:color="auto"/>
        <w:right w:val="none" w:sz="0" w:space="0" w:color="auto"/>
      </w:divBdr>
    </w:div>
    <w:div w:id="26950046">
      <w:bodyDiv w:val="1"/>
      <w:marLeft w:val="0"/>
      <w:marRight w:val="0"/>
      <w:marTop w:val="0"/>
      <w:marBottom w:val="0"/>
      <w:divBdr>
        <w:top w:val="none" w:sz="0" w:space="0" w:color="auto"/>
        <w:left w:val="none" w:sz="0" w:space="0" w:color="auto"/>
        <w:bottom w:val="none" w:sz="0" w:space="0" w:color="auto"/>
        <w:right w:val="none" w:sz="0" w:space="0" w:color="auto"/>
      </w:divBdr>
    </w:div>
    <w:div w:id="27607999">
      <w:bodyDiv w:val="1"/>
      <w:marLeft w:val="0"/>
      <w:marRight w:val="0"/>
      <w:marTop w:val="0"/>
      <w:marBottom w:val="0"/>
      <w:divBdr>
        <w:top w:val="none" w:sz="0" w:space="0" w:color="auto"/>
        <w:left w:val="none" w:sz="0" w:space="0" w:color="auto"/>
        <w:bottom w:val="none" w:sz="0" w:space="0" w:color="auto"/>
        <w:right w:val="none" w:sz="0" w:space="0" w:color="auto"/>
      </w:divBdr>
    </w:div>
    <w:div w:id="28771433">
      <w:bodyDiv w:val="1"/>
      <w:marLeft w:val="0"/>
      <w:marRight w:val="0"/>
      <w:marTop w:val="0"/>
      <w:marBottom w:val="0"/>
      <w:divBdr>
        <w:top w:val="none" w:sz="0" w:space="0" w:color="auto"/>
        <w:left w:val="none" w:sz="0" w:space="0" w:color="auto"/>
        <w:bottom w:val="none" w:sz="0" w:space="0" w:color="auto"/>
        <w:right w:val="none" w:sz="0" w:space="0" w:color="auto"/>
      </w:divBdr>
    </w:div>
    <w:div w:id="29694113">
      <w:bodyDiv w:val="1"/>
      <w:marLeft w:val="0"/>
      <w:marRight w:val="0"/>
      <w:marTop w:val="0"/>
      <w:marBottom w:val="0"/>
      <w:divBdr>
        <w:top w:val="none" w:sz="0" w:space="0" w:color="auto"/>
        <w:left w:val="none" w:sz="0" w:space="0" w:color="auto"/>
        <w:bottom w:val="none" w:sz="0" w:space="0" w:color="auto"/>
        <w:right w:val="none" w:sz="0" w:space="0" w:color="auto"/>
      </w:divBdr>
    </w:div>
    <w:div w:id="30153829">
      <w:bodyDiv w:val="1"/>
      <w:marLeft w:val="0"/>
      <w:marRight w:val="0"/>
      <w:marTop w:val="0"/>
      <w:marBottom w:val="0"/>
      <w:divBdr>
        <w:top w:val="none" w:sz="0" w:space="0" w:color="auto"/>
        <w:left w:val="none" w:sz="0" w:space="0" w:color="auto"/>
        <w:bottom w:val="none" w:sz="0" w:space="0" w:color="auto"/>
        <w:right w:val="none" w:sz="0" w:space="0" w:color="auto"/>
      </w:divBdr>
    </w:div>
    <w:div w:id="30234347">
      <w:bodyDiv w:val="1"/>
      <w:marLeft w:val="0"/>
      <w:marRight w:val="0"/>
      <w:marTop w:val="0"/>
      <w:marBottom w:val="0"/>
      <w:divBdr>
        <w:top w:val="none" w:sz="0" w:space="0" w:color="auto"/>
        <w:left w:val="none" w:sz="0" w:space="0" w:color="auto"/>
        <w:bottom w:val="none" w:sz="0" w:space="0" w:color="auto"/>
        <w:right w:val="none" w:sz="0" w:space="0" w:color="auto"/>
      </w:divBdr>
    </w:div>
    <w:div w:id="34428449">
      <w:bodyDiv w:val="1"/>
      <w:marLeft w:val="0"/>
      <w:marRight w:val="0"/>
      <w:marTop w:val="0"/>
      <w:marBottom w:val="0"/>
      <w:divBdr>
        <w:top w:val="none" w:sz="0" w:space="0" w:color="auto"/>
        <w:left w:val="none" w:sz="0" w:space="0" w:color="auto"/>
        <w:bottom w:val="none" w:sz="0" w:space="0" w:color="auto"/>
        <w:right w:val="none" w:sz="0" w:space="0" w:color="auto"/>
      </w:divBdr>
    </w:div>
    <w:div w:id="36273571">
      <w:bodyDiv w:val="1"/>
      <w:marLeft w:val="0"/>
      <w:marRight w:val="0"/>
      <w:marTop w:val="0"/>
      <w:marBottom w:val="0"/>
      <w:divBdr>
        <w:top w:val="none" w:sz="0" w:space="0" w:color="auto"/>
        <w:left w:val="none" w:sz="0" w:space="0" w:color="auto"/>
        <w:bottom w:val="none" w:sz="0" w:space="0" w:color="auto"/>
        <w:right w:val="none" w:sz="0" w:space="0" w:color="auto"/>
      </w:divBdr>
    </w:div>
    <w:div w:id="38868901">
      <w:bodyDiv w:val="1"/>
      <w:marLeft w:val="0"/>
      <w:marRight w:val="0"/>
      <w:marTop w:val="0"/>
      <w:marBottom w:val="0"/>
      <w:divBdr>
        <w:top w:val="none" w:sz="0" w:space="0" w:color="auto"/>
        <w:left w:val="none" w:sz="0" w:space="0" w:color="auto"/>
        <w:bottom w:val="none" w:sz="0" w:space="0" w:color="auto"/>
        <w:right w:val="none" w:sz="0" w:space="0" w:color="auto"/>
      </w:divBdr>
    </w:div>
    <w:div w:id="40635650">
      <w:bodyDiv w:val="1"/>
      <w:marLeft w:val="0"/>
      <w:marRight w:val="0"/>
      <w:marTop w:val="0"/>
      <w:marBottom w:val="0"/>
      <w:divBdr>
        <w:top w:val="none" w:sz="0" w:space="0" w:color="auto"/>
        <w:left w:val="none" w:sz="0" w:space="0" w:color="auto"/>
        <w:bottom w:val="none" w:sz="0" w:space="0" w:color="auto"/>
        <w:right w:val="none" w:sz="0" w:space="0" w:color="auto"/>
      </w:divBdr>
    </w:div>
    <w:div w:id="41291279">
      <w:bodyDiv w:val="1"/>
      <w:marLeft w:val="0"/>
      <w:marRight w:val="0"/>
      <w:marTop w:val="0"/>
      <w:marBottom w:val="0"/>
      <w:divBdr>
        <w:top w:val="none" w:sz="0" w:space="0" w:color="auto"/>
        <w:left w:val="none" w:sz="0" w:space="0" w:color="auto"/>
        <w:bottom w:val="none" w:sz="0" w:space="0" w:color="auto"/>
        <w:right w:val="none" w:sz="0" w:space="0" w:color="auto"/>
      </w:divBdr>
    </w:div>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44722486">
      <w:bodyDiv w:val="1"/>
      <w:marLeft w:val="0"/>
      <w:marRight w:val="0"/>
      <w:marTop w:val="0"/>
      <w:marBottom w:val="0"/>
      <w:divBdr>
        <w:top w:val="none" w:sz="0" w:space="0" w:color="auto"/>
        <w:left w:val="none" w:sz="0" w:space="0" w:color="auto"/>
        <w:bottom w:val="none" w:sz="0" w:space="0" w:color="auto"/>
        <w:right w:val="none" w:sz="0" w:space="0" w:color="auto"/>
      </w:divBdr>
    </w:div>
    <w:div w:id="46298426">
      <w:bodyDiv w:val="1"/>
      <w:marLeft w:val="0"/>
      <w:marRight w:val="0"/>
      <w:marTop w:val="0"/>
      <w:marBottom w:val="0"/>
      <w:divBdr>
        <w:top w:val="none" w:sz="0" w:space="0" w:color="auto"/>
        <w:left w:val="none" w:sz="0" w:space="0" w:color="auto"/>
        <w:bottom w:val="none" w:sz="0" w:space="0" w:color="auto"/>
        <w:right w:val="none" w:sz="0" w:space="0" w:color="auto"/>
      </w:divBdr>
    </w:div>
    <w:div w:id="53897259">
      <w:bodyDiv w:val="1"/>
      <w:marLeft w:val="0"/>
      <w:marRight w:val="0"/>
      <w:marTop w:val="0"/>
      <w:marBottom w:val="0"/>
      <w:divBdr>
        <w:top w:val="none" w:sz="0" w:space="0" w:color="auto"/>
        <w:left w:val="none" w:sz="0" w:space="0" w:color="auto"/>
        <w:bottom w:val="none" w:sz="0" w:space="0" w:color="auto"/>
        <w:right w:val="none" w:sz="0" w:space="0" w:color="auto"/>
      </w:divBdr>
    </w:div>
    <w:div w:id="54814925">
      <w:bodyDiv w:val="1"/>
      <w:marLeft w:val="0"/>
      <w:marRight w:val="0"/>
      <w:marTop w:val="0"/>
      <w:marBottom w:val="0"/>
      <w:divBdr>
        <w:top w:val="none" w:sz="0" w:space="0" w:color="auto"/>
        <w:left w:val="none" w:sz="0" w:space="0" w:color="auto"/>
        <w:bottom w:val="none" w:sz="0" w:space="0" w:color="auto"/>
        <w:right w:val="none" w:sz="0" w:space="0" w:color="auto"/>
      </w:divBdr>
    </w:div>
    <w:div w:id="55133142">
      <w:bodyDiv w:val="1"/>
      <w:marLeft w:val="0"/>
      <w:marRight w:val="0"/>
      <w:marTop w:val="0"/>
      <w:marBottom w:val="0"/>
      <w:divBdr>
        <w:top w:val="none" w:sz="0" w:space="0" w:color="auto"/>
        <w:left w:val="none" w:sz="0" w:space="0" w:color="auto"/>
        <w:bottom w:val="none" w:sz="0" w:space="0" w:color="auto"/>
        <w:right w:val="none" w:sz="0" w:space="0" w:color="auto"/>
      </w:divBdr>
    </w:div>
    <w:div w:id="56829741">
      <w:bodyDiv w:val="1"/>
      <w:marLeft w:val="0"/>
      <w:marRight w:val="0"/>
      <w:marTop w:val="0"/>
      <w:marBottom w:val="0"/>
      <w:divBdr>
        <w:top w:val="none" w:sz="0" w:space="0" w:color="auto"/>
        <w:left w:val="none" w:sz="0" w:space="0" w:color="auto"/>
        <w:bottom w:val="none" w:sz="0" w:space="0" w:color="auto"/>
        <w:right w:val="none" w:sz="0" w:space="0" w:color="auto"/>
      </w:divBdr>
    </w:div>
    <w:div w:id="57217600">
      <w:bodyDiv w:val="1"/>
      <w:marLeft w:val="0"/>
      <w:marRight w:val="0"/>
      <w:marTop w:val="0"/>
      <w:marBottom w:val="0"/>
      <w:divBdr>
        <w:top w:val="none" w:sz="0" w:space="0" w:color="auto"/>
        <w:left w:val="none" w:sz="0" w:space="0" w:color="auto"/>
        <w:bottom w:val="none" w:sz="0" w:space="0" w:color="auto"/>
        <w:right w:val="none" w:sz="0" w:space="0" w:color="auto"/>
      </w:divBdr>
    </w:div>
    <w:div w:id="57899631">
      <w:bodyDiv w:val="1"/>
      <w:marLeft w:val="0"/>
      <w:marRight w:val="0"/>
      <w:marTop w:val="0"/>
      <w:marBottom w:val="0"/>
      <w:divBdr>
        <w:top w:val="none" w:sz="0" w:space="0" w:color="auto"/>
        <w:left w:val="none" w:sz="0" w:space="0" w:color="auto"/>
        <w:bottom w:val="none" w:sz="0" w:space="0" w:color="auto"/>
        <w:right w:val="none" w:sz="0" w:space="0" w:color="auto"/>
      </w:divBdr>
    </w:div>
    <w:div w:id="59132724">
      <w:bodyDiv w:val="1"/>
      <w:marLeft w:val="0"/>
      <w:marRight w:val="0"/>
      <w:marTop w:val="0"/>
      <w:marBottom w:val="0"/>
      <w:divBdr>
        <w:top w:val="none" w:sz="0" w:space="0" w:color="auto"/>
        <w:left w:val="none" w:sz="0" w:space="0" w:color="auto"/>
        <w:bottom w:val="none" w:sz="0" w:space="0" w:color="auto"/>
        <w:right w:val="none" w:sz="0" w:space="0" w:color="auto"/>
      </w:divBdr>
    </w:div>
    <w:div w:id="60177342">
      <w:bodyDiv w:val="1"/>
      <w:marLeft w:val="0"/>
      <w:marRight w:val="0"/>
      <w:marTop w:val="0"/>
      <w:marBottom w:val="0"/>
      <w:divBdr>
        <w:top w:val="none" w:sz="0" w:space="0" w:color="auto"/>
        <w:left w:val="none" w:sz="0" w:space="0" w:color="auto"/>
        <w:bottom w:val="none" w:sz="0" w:space="0" w:color="auto"/>
        <w:right w:val="none" w:sz="0" w:space="0" w:color="auto"/>
      </w:divBdr>
    </w:div>
    <w:div w:id="60837668">
      <w:bodyDiv w:val="1"/>
      <w:marLeft w:val="0"/>
      <w:marRight w:val="0"/>
      <w:marTop w:val="0"/>
      <w:marBottom w:val="0"/>
      <w:divBdr>
        <w:top w:val="none" w:sz="0" w:space="0" w:color="auto"/>
        <w:left w:val="none" w:sz="0" w:space="0" w:color="auto"/>
        <w:bottom w:val="none" w:sz="0" w:space="0" w:color="auto"/>
        <w:right w:val="none" w:sz="0" w:space="0" w:color="auto"/>
      </w:divBdr>
    </w:div>
    <w:div w:id="63726819">
      <w:bodyDiv w:val="1"/>
      <w:marLeft w:val="0"/>
      <w:marRight w:val="0"/>
      <w:marTop w:val="0"/>
      <w:marBottom w:val="0"/>
      <w:divBdr>
        <w:top w:val="none" w:sz="0" w:space="0" w:color="auto"/>
        <w:left w:val="none" w:sz="0" w:space="0" w:color="auto"/>
        <w:bottom w:val="none" w:sz="0" w:space="0" w:color="auto"/>
        <w:right w:val="none" w:sz="0" w:space="0" w:color="auto"/>
      </w:divBdr>
    </w:div>
    <w:div w:id="68506563">
      <w:bodyDiv w:val="1"/>
      <w:marLeft w:val="0"/>
      <w:marRight w:val="0"/>
      <w:marTop w:val="0"/>
      <w:marBottom w:val="0"/>
      <w:divBdr>
        <w:top w:val="none" w:sz="0" w:space="0" w:color="auto"/>
        <w:left w:val="none" w:sz="0" w:space="0" w:color="auto"/>
        <w:bottom w:val="none" w:sz="0" w:space="0" w:color="auto"/>
        <w:right w:val="none" w:sz="0" w:space="0" w:color="auto"/>
      </w:divBdr>
    </w:div>
    <w:div w:id="70390260">
      <w:bodyDiv w:val="1"/>
      <w:marLeft w:val="0"/>
      <w:marRight w:val="0"/>
      <w:marTop w:val="0"/>
      <w:marBottom w:val="0"/>
      <w:divBdr>
        <w:top w:val="none" w:sz="0" w:space="0" w:color="auto"/>
        <w:left w:val="none" w:sz="0" w:space="0" w:color="auto"/>
        <w:bottom w:val="none" w:sz="0" w:space="0" w:color="auto"/>
        <w:right w:val="none" w:sz="0" w:space="0" w:color="auto"/>
      </w:divBdr>
    </w:div>
    <w:div w:id="71632742">
      <w:bodyDiv w:val="1"/>
      <w:marLeft w:val="0"/>
      <w:marRight w:val="0"/>
      <w:marTop w:val="0"/>
      <w:marBottom w:val="0"/>
      <w:divBdr>
        <w:top w:val="none" w:sz="0" w:space="0" w:color="auto"/>
        <w:left w:val="none" w:sz="0" w:space="0" w:color="auto"/>
        <w:bottom w:val="none" w:sz="0" w:space="0" w:color="auto"/>
        <w:right w:val="none" w:sz="0" w:space="0" w:color="auto"/>
      </w:divBdr>
    </w:div>
    <w:div w:id="73861721">
      <w:bodyDiv w:val="1"/>
      <w:marLeft w:val="0"/>
      <w:marRight w:val="0"/>
      <w:marTop w:val="0"/>
      <w:marBottom w:val="0"/>
      <w:divBdr>
        <w:top w:val="none" w:sz="0" w:space="0" w:color="auto"/>
        <w:left w:val="none" w:sz="0" w:space="0" w:color="auto"/>
        <w:bottom w:val="none" w:sz="0" w:space="0" w:color="auto"/>
        <w:right w:val="none" w:sz="0" w:space="0" w:color="auto"/>
      </w:divBdr>
    </w:div>
    <w:div w:id="74398659">
      <w:bodyDiv w:val="1"/>
      <w:marLeft w:val="0"/>
      <w:marRight w:val="0"/>
      <w:marTop w:val="0"/>
      <w:marBottom w:val="0"/>
      <w:divBdr>
        <w:top w:val="none" w:sz="0" w:space="0" w:color="auto"/>
        <w:left w:val="none" w:sz="0" w:space="0" w:color="auto"/>
        <w:bottom w:val="none" w:sz="0" w:space="0" w:color="auto"/>
        <w:right w:val="none" w:sz="0" w:space="0" w:color="auto"/>
      </w:divBdr>
    </w:div>
    <w:div w:id="75513715">
      <w:bodyDiv w:val="1"/>
      <w:marLeft w:val="0"/>
      <w:marRight w:val="0"/>
      <w:marTop w:val="0"/>
      <w:marBottom w:val="0"/>
      <w:divBdr>
        <w:top w:val="none" w:sz="0" w:space="0" w:color="auto"/>
        <w:left w:val="none" w:sz="0" w:space="0" w:color="auto"/>
        <w:bottom w:val="none" w:sz="0" w:space="0" w:color="auto"/>
        <w:right w:val="none" w:sz="0" w:space="0" w:color="auto"/>
      </w:divBdr>
    </w:div>
    <w:div w:id="76943045">
      <w:bodyDiv w:val="1"/>
      <w:marLeft w:val="0"/>
      <w:marRight w:val="0"/>
      <w:marTop w:val="0"/>
      <w:marBottom w:val="0"/>
      <w:divBdr>
        <w:top w:val="none" w:sz="0" w:space="0" w:color="auto"/>
        <w:left w:val="none" w:sz="0" w:space="0" w:color="auto"/>
        <w:bottom w:val="none" w:sz="0" w:space="0" w:color="auto"/>
        <w:right w:val="none" w:sz="0" w:space="0" w:color="auto"/>
      </w:divBdr>
    </w:div>
    <w:div w:id="77139142">
      <w:bodyDiv w:val="1"/>
      <w:marLeft w:val="0"/>
      <w:marRight w:val="0"/>
      <w:marTop w:val="0"/>
      <w:marBottom w:val="0"/>
      <w:divBdr>
        <w:top w:val="none" w:sz="0" w:space="0" w:color="auto"/>
        <w:left w:val="none" w:sz="0" w:space="0" w:color="auto"/>
        <w:bottom w:val="none" w:sz="0" w:space="0" w:color="auto"/>
        <w:right w:val="none" w:sz="0" w:space="0" w:color="auto"/>
      </w:divBdr>
    </w:div>
    <w:div w:id="77559070">
      <w:bodyDiv w:val="1"/>
      <w:marLeft w:val="0"/>
      <w:marRight w:val="0"/>
      <w:marTop w:val="0"/>
      <w:marBottom w:val="0"/>
      <w:divBdr>
        <w:top w:val="none" w:sz="0" w:space="0" w:color="auto"/>
        <w:left w:val="none" w:sz="0" w:space="0" w:color="auto"/>
        <w:bottom w:val="none" w:sz="0" w:space="0" w:color="auto"/>
        <w:right w:val="none" w:sz="0" w:space="0" w:color="auto"/>
      </w:divBdr>
    </w:div>
    <w:div w:id="79766020">
      <w:bodyDiv w:val="1"/>
      <w:marLeft w:val="0"/>
      <w:marRight w:val="0"/>
      <w:marTop w:val="0"/>
      <w:marBottom w:val="0"/>
      <w:divBdr>
        <w:top w:val="none" w:sz="0" w:space="0" w:color="auto"/>
        <w:left w:val="none" w:sz="0" w:space="0" w:color="auto"/>
        <w:bottom w:val="none" w:sz="0" w:space="0" w:color="auto"/>
        <w:right w:val="none" w:sz="0" w:space="0" w:color="auto"/>
      </w:divBdr>
    </w:div>
    <w:div w:id="79984850">
      <w:bodyDiv w:val="1"/>
      <w:marLeft w:val="0"/>
      <w:marRight w:val="0"/>
      <w:marTop w:val="0"/>
      <w:marBottom w:val="0"/>
      <w:divBdr>
        <w:top w:val="none" w:sz="0" w:space="0" w:color="auto"/>
        <w:left w:val="none" w:sz="0" w:space="0" w:color="auto"/>
        <w:bottom w:val="none" w:sz="0" w:space="0" w:color="auto"/>
        <w:right w:val="none" w:sz="0" w:space="0" w:color="auto"/>
      </w:divBdr>
    </w:div>
    <w:div w:id="80949900">
      <w:bodyDiv w:val="1"/>
      <w:marLeft w:val="0"/>
      <w:marRight w:val="0"/>
      <w:marTop w:val="0"/>
      <w:marBottom w:val="0"/>
      <w:divBdr>
        <w:top w:val="none" w:sz="0" w:space="0" w:color="auto"/>
        <w:left w:val="none" w:sz="0" w:space="0" w:color="auto"/>
        <w:bottom w:val="none" w:sz="0" w:space="0" w:color="auto"/>
        <w:right w:val="none" w:sz="0" w:space="0" w:color="auto"/>
      </w:divBdr>
    </w:div>
    <w:div w:id="81529364">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83764028">
      <w:bodyDiv w:val="1"/>
      <w:marLeft w:val="0"/>
      <w:marRight w:val="0"/>
      <w:marTop w:val="0"/>
      <w:marBottom w:val="0"/>
      <w:divBdr>
        <w:top w:val="none" w:sz="0" w:space="0" w:color="auto"/>
        <w:left w:val="none" w:sz="0" w:space="0" w:color="auto"/>
        <w:bottom w:val="none" w:sz="0" w:space="0" w:color="auto"/>
        <w:right w:val="none" w:sz="0" w:space="0" w:color="auto"/>
      </w:divBdr>
    </w:div>
    <w:div w:id="84232927">
      <w:bodyDiv w:val="1"/>
      <w:marLeft w:val="0"/>
      <w:marRight w:val="0"/>
      <w:marTop w:val="0"/>
      <w:marBottom w:val="0"/>
      <w:divBdr>
        <w:top w:val="none" w:sz="0" w:space="0" w:color="auto"/>
        <w:left w:val="none" w:sz="0" w:space="0" w:color="auto"/>
        <w:bottom w:val="none" w:sz="0" w:space="0" w:color="auto"/>
        <w:right w:val="none" w:sz="0" w:space="0" w:color="auto"/>
      </w:divBdr>
    </w:div>
    <w:div w:id="84814460">
      <w:bodyDiv w:val="1"/>
      <w:marLeft w:val="0"/>
      <w:marRight w:val="0"/>
      <w:marTop w:val="0"/>
      <w:marBottom w:val="0"/>
      <w:divBdr>
        <w:top w:val="none" w:sz="0" w:space="0" w:color="auto"/>
        <w:left w:val="none" w:sz="0" w:space="0" w:color="auto"/>
        <w:bottom w:val="none" w:sz="0" w:space="0" w:color="auto"/>
        <w:right w:val="none" w:sz="0" w:space="0" w:color="auto"/>
      </w:divBdr>
    </w:div>
    <w:div w:id="85004936">
      <w:bodyDiv w:val="1"/>
      <w:marLeft w:val="0"/>
      <w:marRight w:val="0"/>
      <w:marTop w:val="0"/>
      <w:marBottom w:val="0"/>
      <w:divBdr>
        <w:top w:val="none" w:sz="0" w:space="0" w:color="auto"/>
        <w:left w:val="none" w:sz="0" w:space="0" w:color="auto"/>
        <w:bottom w:val="none" w:sz="0" w:space="0" w:color="auto"/>
        <w:right w:val="none" w:sz="0" w:space="0" w:color="auto"/>
      </w:divBdr>
    </w:div>
    <w:div w:id="88429729">
      <w:bodyDiv w:val="1"/>
      <w:marLeft w:val="0"/>
      <w:marRight w:val="0"/>
      <w:marTop w:val="0"/>
      <w:marBottom w:val="0"/>
      <w:divBdr>
        <w:top w:val="none" w:sz="0" w:space="0" w:color="auto"/>
        <w:left w:val="none" w:sz="0" w:space="0" w:color="auto"/>
        <w:bottom w:val="none" w:sz="0" w:space="0" w:color="auto"/>
        <w:right w:val="none" w:sz="0" w:space="0" w:color="auto"/>
      </w:divBdr>
    </w:div>
    <w:div w:id="88694641">
      <w:bodyDiv w:val="1"/>
      <w:marLeft w:val="0"/>
      <w:marRight w:val="0"/>
      <w:marTop w:val="0"/>
      <w:marBottom w:val="0"/>
      <w:divBdr>
        <w:top w:val="none" w:sz="0" w:space="0" w:color="auto"/>
        <w:left w:val="none" w:sz="0" w:space="0" w:color="auto"/>
        <w:bottom w:val="none" w:sz="0" w:space="0" w:color="auto"/>
        <w:right w:val="none" w:sz="0" w:space="0" w:color="auto"/>
      </w:divBdr>
    </w:div>
    <w:div w:id="88894844">
      <w:bodyDiv w:val="1"/>
      <w:marLeft w:val="0"/>
      <w:marRight w:val="0"/>
      <w:marTop w:val="0"/>
      <w:marBottom w:val="0"/>
      <w:divBdr>
        <w:top w:val="none" w:sz="0" w:space="0" w:color="auto"/>
        <w:left w:val="none" w:sz="0" w:space="0" w:color="auto"/>
        <w:bottom w:val="none" w:sz="0" w:space="0" w:color="auto"/>
        <w:right w:val="none" w:sz="0" w:space="0" w:color="auto"/>
      </w:divBdr>
    </w:div>
    <w:div w:id="89814762">
      <w:bodyDiv w:val="1"/>
      <w:marLeft w:val="0"/>
      <w:marRight w:val="0"/>
      <w:marTop w:val="0"/>
      <w:marBottom w:val="0"/>
      <w:divBdr>
        <w:top w:val="none" w:sz="0" w:space="0" w:color="auto"/>
        <w:left w:val="none" w:sz="0" w:space="0" w:color="auto"/>
        <w:bottom w:val="none" w:sz="0" w:space="0" w:color="auto"/>
        <w:right w:val="none" w:sz="0" w:space="0" w:color="auto"/>
      </w:divBdr>
    </w:div>
    <w:div w:id="90129495">
      <w:bodyDiv w:val="1"/>
      <w:marLeft w:val="0"/>
      <w:marRight w:val="0"/>
      <w:marTop w:val="0"/>
      <w:marBottom w:val="0"/>
      <w:divBdr>
        <w:top w:val="none" w:sz="0" w:space="0" w:color="auto"/>
        <w:left w:val="none" w:sz="0" w:space="0" w:color="auto"/>
        <w:bottom w:val="none" w:sz="0" w:space="0" w:color="auto"/>
        <w:right w:val="none" w:sz="0" w:space="0" w:color="auto"/>
      </w:divBdr>
    </w:div>
    <w:div w:id="91126105">
      <w:bodyDiv w:val="1"/>
      <w:marLeft w:val="0"/>
      <w:marRight w:val="0"/>
      <w:marTop w:val="0"/>
      <w:marBottom w:val="0"/>
      <w:divBdr>
        <w:top w:val="none" w:sz="0" w:space="0" w:color="auto"/>
        <w:left w:val="none" w:sz="0" w:space="0" w:color="auto"/>
        <w:bottom w:val="none" w:sz="0" w:space="0" w:color="auto"/>
        <w:right w:val="none" w:sz="0" w:space="0" w:color="auto"/>
      </w:divBdr>
    </w:div>
    <w:div w:id="91896715">
      <w:bodyDiv w:val="1"/>
      <w:marLeft w:val="0"/>
      <w:marRight w:val="0"/>
      <w:marTop w:val="0"/>
      <w:marBottom w:val="0"/>
      <w:divBdr>
        <w:top w:val="none" w:sz="0" w:space="0" w:color="auto"/>
        <w:left w:val="none" w:sz="0" w:space="0" w:color="auto"/>
        <w:bottom w:val="none" w:sz="0" w:space="0" w:color="auto"/>
        <w:right w:val="none" w:sz="0" w:space="0" w:color="auto"/>
      </w:divBdr>
    </w:div>
    <w:div w:id="95251239">
      <w:bodyDiv w:val="1"/>
      <w:marLeft w:val="0"/>
      <w:marRight w:val="0"/>
      <w:marTop w:val="0"/>
      <w:marBottom w:val="0"/>
      <w:divBdr>
        <w:top w:val="none" w:sz="0" w:space="0" w:color="auto"/>
        <w:left w:val="none" w:sz="0" w:space="0" w:color="auto"/>
        <w:bottom w:val="none" w:sz="0" w:space="0" w:color="auto"/>
        <w:right w:val="none" w:sz="0" w:space="0" w:color="auto"/>
      </w:divBdr>
    </w:div>
    <w:div w:id="95946766">
      <w:bodyDiv w:val="1"/>
      <w:marLeft w:val="0"/>
      <w:marRight w:val="0"/>
      <w:marTop w:val="0"/>
      <w:marBottom w:val="0"/>
      <w:divBdr>
        <w:top w:val="none" w:sz="0" w:space="0" w:color="auto"/>
        <w:left w:val="none" w:sz="0" w:space="0" w:color="auto"/>
        <w:bottom w:val="none" w:sz="0" w:space="0" w:color="auto"/>
        <w:right w:val="none" w:sz="0" w:space="0" w:color="auto"/>
      </w:divBdr>
    </w:div>
    <w:div w:id="98769031">
      <w:bodyDiv w:val="1"/>
      <w:marLeft w:val="0"/>
      <w:marRight w:val="0"/>
      <w:marTop w:val="0"/>
      <w:marBottom w:val="0"/>
      <w:divBdr>
        <w:top w:val="none" w:sz="0" w:space="0" w:color="auto"/>
        <w:left w:val="none" w:sz="0" w:space="0" w:color="auto"/>
        <w:bottom w:val="none" w:sz="0" w:space="0" w:color="auto"/>
        <w:right w:val="none" w:sz="0" w:space="0" w:color="auto"/>
      </w:divBdr>
    </w:div>
    <w:div w:id="99423245">
      <w:bodyDiv w:val="1"/>
      <w:marLeft w:val="0"/>
      <w:marRight w:val="0"/>
      <w:marTop w:val="0"/>
      <w:marBottom w:val="0"/>
      <w:divBdr>
        <w:top w:val="none" w:sz="0" w:space="0" w:color="auto"/>
        <w:left w:val="none" w:sz="0" w:space="0" w:color="auto"/>
        <w:bottom w:val="none" w:sz="0" w:space="0" w:color="auto"/>
        <w:right w:val="none" w:sz="0" w:space="0" w:color="auto"/>
      </w:divBdr>
    </w:div>
    <w:div w:id="99952492">
      <w:bodyDiv w:val="1"/>
      <w:marLeft w:val="0"/>
      <w:marRight w:val="0"/>
      <w:marTop w:val="0"/>
      <w:marBottom w:val="0"/>
      <w:divBdr>
        <w:top w:val="none" w:sz="0" w:space="0" w:color="auto"/>
        <w:left w:val="none" w:sz="0" w:space="0" w:color="auto"/>
        <w:bottom w:val="none" w:sz="0" w:space="0" w:color="auto"/>
        <w:right w:val="none" w:sz="0" w:space="0" w:color="auto"/>
      </w:divBdr>
    </w:div>
    <w:div w:id="102573630">
      <w:bodyDiv w:val="1"/>
      <w:marLeft w:val="0"/>
      <w:marRight w:val="0"/>
      <w:marTop w:val="0"/>
      <w:marBottom w:val="0"/>
      <w:divBdr>
        <w:top w:val="none" w:sz="0" w:space="0" w:color="auto"/>
        <w:left w:val="none" w:sz="0" w:space="0" w:color="auto"/>
        <w:bottom w:val="none" w:sz="0" w:space="0" w:color="auto"/>
        <w:right w:val="none" w:sz="0" w:space="0" w:color="auto"/>
      </w:divBdr>
    </w:div>
    <w:div w:id="102655968">
      <w:bodyDiv w:val="1"/>
      <w:marLeft w:val="0"/>
      <w:marRight w:val="0"/>
      <w:marTop w:val="0"/>
      <w:marBottom w:val="0"/>
      <w:divBdr>
        <w:top w:val="none" w:sz="0" w:space="0" w:color="auto"/>
        <w:left w:val="none" w:sz="0" w:space="0" w:color="auto"/>
        <w:bottom w:val="none" w:sz="0" w:space="0" w:color="auto"/>
        <w:right w:val="none" w:sz="0" w:space="0" w:color="auto"/>
      </w:divBdr>
    </w:div>
    <w:div w:id="103162621">
      <w:bodyDiv w:val="1"/>
      <w:marLeft w:val="0"/>
      <w:marRight w:val="0"/>
      <w:marTop w:val="0"/>
      <w:marBottom w:val="0"/>
      <w:divBdr>
        <w:top w:val="none" w:sz="0" w:space="0" w:color="auto"/>
        <w:left w:val="none" w:sz="0" w:space="0" w:color="auto"/>
        <w:bottom w:val="none" w:sz="0" w:space="0" w:color="auto"/>
        <w:right w:val="none" w:sz="0" w:space="0" w:color="auto"/>
      </w:divBdr>
    </w:div>
    <w:div w:id="104664107">
      <w:bodyDiv w:val="1"/>
      <w:marLeft w:val="0"/>
      <w:marRight w:val="0"/>
      <w:marTop w:val="0"/>
      <w:marBottom w:val="0"/>
      <w:divBdr>
        <w:top w:val="none" w:sz="0" w:space="0" w:color="auto"/>
        <w:left w:val="none" w:sz="0" w:space="0" w:color="auto"/>
        <w:bottom w:val="none" w:sz="0" w:space="0" w:color="auto"/>
        <w:right w:val="none" w:sz="0" w:space="0" w:color="auto"/>
      </w:divBdr>
    </w:div>
    <w:div w:id="105586445">
      <w:bodyDiv w:val="1"/>
      <w:marLeft w:val="0"/>
      <w:marRight w:val="0"/>
      <w:marTop w:val="0"/>
      <w:marBottom w:val="0"/>
      <w:divBdr>
        <w:top w:val="none" w:sz="0" w:space="0" w:color="auto"/>
        <w:left w:val="none" w:sz="0" w:space="0" w:color="auto"/>
        <w:bottom w:val="none" w:sz="0" w:space="0" w:color="auto"/>
        <w:right w:val="none" w:sz="0" w:space="0" w:color="auto"/>
      </w:divBdr>
    </w:div>
    <w:div w:id="105739309">
      <w:bodyDiv w:val="1"/>
      <w:marLeft w:val="0"/>
      <w:marRight w:val="0"/>
      <w:marTop w:val="0"/>
      <w:marBottom w:val="0"/>
      <w:divBdr>
        <w:top w:val="none" w:sz="0" w:space="0" w:color="auto"/>
        <w:left w:val="none" w:sz="0" w:space="0" w:color="auto"/>
        <w:bottom w:val="none" w:sz="0" w:space="0" w:color="auto"/>
        <w:right w:val="none" w:sz="0" w:space="0" w:color="auto"/>
      </w:divBdr>
    </w:div>
    <w:div w:id="108593634">
      <w:bodyDiv w:val="1"/>
      <w:marLeft w:val="0"/>
      <w:marRight w:val="0"/>
      <w:marTop w:val="0"/>
      <w:marBottom w:val="0"/>
      <w:divBdr>
        <w:top w:val="none" w:sz="0" w:space="0" w:color="auto"/>
        <w:left w:val="none" w:sz="0" w:space="0" w:color="auto"/>
        <w:bottom w:val="none" w:sz="0" w:space="0" w:color="auto"/>
        <w:right w:val="none" w:sz="0" w:space="0" w:color="auto"/>
      </w:divBdr>
    </w:div>
    <w:div w:id="113137178">
      <w:bodyDiv w:val="1"/>
      <w:marLeft w:val="0"/>
      <w:marRight w:val="0"/>
      <w:marTop w:val="0"/>
      <w:marBottom w:val="0"/>
      <w:divBdr>
        <w:top w:val="none" w:sz="0" w:space="0" w:color="auto"/>
        <w:left w:val="none" w:sz="0" w:space="0" w:color="auto"/>
        <w:bottom w:val="none" w:sz="0" w:space="0" w:color="auto"/>
        <w:right w:val="none" w:sz="0" w:space="0" w:color="auto"/>
      </w:divBdr>
    </w:div>
    <w:div w:id="113522676">
      <w:bodyDiv w:val="1"/>
      <w:marLeft w:val="0"/>
      <w:marRight w:val="0"/>
      <w:marTop w:val="0"/>
      <w:marBottom w:val="0"/>
      <w:divBdr>
        <w:top w:val="none" w:sz="0" w:space="0" w:color="auto"/>
        <w:left w:val="none" w:sz="0" w:space="0" w:color="auto"/>
        <w:bottom w:val="none" w:sz="0" w:space="0" w:color="auto"/>
        <w:right w:val="none" w:sz="0" w:space="0" w:color="auto"/>
      </w:divBdr>
    </w:div>
    <w:div w:id="114180170">
      <w:bodyDiv w:val="1"/>
      <w:marLeft w:val="0"/>
      <w:marRight w:val="0"/>
      <w:marTop w:val="0"/>
      <w:marBottom w:val="0"/>
      <w:divBdr>
        <w:top w:val="none" w:sz="0" w:space="0" w:color="auto"/>
        <w:left w:val="none" w:sz="0" w:space="0" w:color="auto"/>
        <w:bottom w:val="none" w:sz="0" w:space="0" w:color="auto"/>
        <w:right w:val="none" w:sz="0" w:space="0" w:color="auto"/>
      </w:divBdr>
    </w:div>
    <w:div w:id="115147801">
      <w:bodyDiv w:val="1"/>
      <w:marLeft w:val="0"/>
      <w:marRight w:val="0"/>
      <w:marTop w:val="0"/>
      <w:marBottom w:val="0"/>
      <w:divBdr>
        <w:top w:val="none" w:sz="0" w:space="0" w:color="auto"/>
        <w:left w:val="none" w:sz="0" w:space="0" w:color="auto"/>
        <w:bottom w:val="none" w:sz="0" w:space="0" w:color="auto"/>
        <w:right w:val="none" w:sz="0" w:space="0" w:color="auto"/>
      </w:divBdr>
    </w:div>
    <w:div w:id="118844131">
      <w:bodyDiv w:val="1"/>
      <w:marLeft w:val="0"/>
      <w:marRight w:val="0"/>
      <w:marTop w:val="0"/>
      <w:marBottom w:val="0"/>
      <w:divBdr>
        <w:top w:val="none" w:sz="0" w:space="0" w:color="auto"/>
        <w:left w:val="none" w:sz="0" w:space="0" w:color="auto"/>
        <w:bottom w:val="none" w:sz="0" w:space="0" w:color="auto"/>
        <w:right w:val="none" w:sz="0" w:space="0" w:color="auto"/>
      </w:divBdr>
    </w:div>
    <w:div w:id="120611143">
      <w:bodyDiv w:val="1"/>
      <w:marLeft w:val="0"/>
      <w:marRight w:val="0"/>
      <w:marTop w:val="0"/>
      <w:marBottom w:val="0"/>
      <w:divBdr>
        <w:top w:val="none" w:sz="0" w:space="0" w:color="auto"/>
        <w:left w:val="none" w:sz="0" w:space="0" w:color="auto"/>
        <w:bottom w:val="none" w:sz="0" w:space="0" w:color="auto"/>
        <w:right w:val="none" w:sz="0" w:space="0" w:color="auto"/>
      </w:divBdr>
    </w:div>
    <w:div w:id="120727216">
      <w:bodyDiv w:val="1"/>
      <w:marLeft w:val="0"/>
      <w:marRight w:val="0"/>
      <w:marTop w:val="0"/>
      <w:marBottom w:val="0"/>
      <w:divBdr>
        <w:top w:val="none" w:sz="0" w:space="0" w:color="auto"/>
        <w:left w:val="none" w:sz="0" w:space="0" w:color="auto"/>
        <w:bottom w:val="none" w:sz="0" w:space="0" w:color="auto"/>
        <w:right w:val="none" w:sz="0" w:space="0" w:color="auto"/>
      </w:divBdr>
    </w:div>
    <w:div w:id="120735992">
      <w:bodyDiv w:val="1"/>
      <w:marLeft w:val="0"/>
      <w:marRight w:val="0"/>
      <w:marTop w:val="0"/>
      <w:marBottom w:val="0"/>
      <w:divBdr>
        <w:top w:val="none" w:sz="0" w:space="0" w:color="auto"/>
        <w:left w:val="none" w:sz="0" w:space="0" w:color="auto"/>
        <w:bottom w:val="none" w:sz="0" w:space="0" w:color="auto"/>
        <w:right w:val="none" w:sz="0" w:space="0" w:color="auto"/>
      </w:divBdr>
    </w:div>
    <w:div w:id="123885538">
      <w:bodyDiv w:val="1"/>
      <w:marLeft w:val="0"/>
      <w:marRight w:val="0"/>
      <w:marTop w:val="0"/>
      <w:marBottom w:val="0"/>
      <w:divBdr>
        <w:top w:val="none" w:sz="0" w:space="0" w:color="auto"/>
        <w:left w:val="none" w:sz="0" w:space="0" w:color="auto"/>
        <w:bottom w:val="none" w:sz="0" w:space="0" w:color="auto"/>
        <w:right w:val="none" w:sz="0" w:space="0" w:color="auto"/>
      </w:divBdr>
    </w:div>
    <w:div w:id="124128647">
      <w:bodyDiv w:val="1"/>
      <w:marLeft w:val="0"/>
      <w:marRight w:val="0"/>
      <w:marTop w:val="0"/>
      <w:marBottom w:val="0"/>
      <w:divBdr>
        <w:top w:val="none" w:sz="0" w:space="0" w:color="auto"/>
        <w:left w:val="none" w:sz="0" w:space="0" w:color="auto"/>
        <w:bottom w:val="none" w:sz="0" w:space="0" w:color="auto"/>
        <w:right w:val="none" w:sz="0" w:space="0" w:color="auto"/>
      </w:divBdr>
    </w:div>
    <w:div w:id="124811768">
      <w:bodyDiv w:val="1"/>
      <w:marLeft w:val="0"/>
      <w:marRight w:val="0"/>
      <w:marTop w:val="0"/>
      <w:marBottom w:val="0"/>
      <w:divBdr>
        <w:top w:val="none" w:sz="0" w:space="0" w:color="auto"/>
        <w:left w:val="none" w:sz="0" w:space="0" w:color="auto"/>
        <w:bottom w:val="none" w:sz="0" w:space="0" w:color="auto"/>
        <w:right w:val="none" w:sz="0" w:space="0" w:color="auto"/>
      </w:divBdr>
    </w:div>
    <w:div w:id="126093326">
      <w:bodyDiv w:val="1"/>
      <w:marLeft w:val="0"/>
      <w:marRight w:val="0"/>
      <w:marTop w:val="0"/>
      <w:marBottom w:val="0"/>
      <w:divBdr>
        <w:top w:val="none" w:sz="0" w:space="0" w:color="auto"/>
        <w:left w:val="none" w:sz="0" w:space="0" w:color="auto"/>
        <w:bottom w:val="none" w:sz="0" w:space="0" w:color="auto"/>
        <w:right w:val="none" w:sz="0" w:space="0" w:color="auto"/>
      </w:divBdr>
    </w:div>
    <w:div w:id="126320079">
      <w:bodyDiv w:val="1"/>
      <w:marLeft w:val="0"/>
      <w:marRight w:val="0"/>
      <w:marTop w:val="0"/>
      <w:marBottom w:val="0"/>
      <w:divBdr>
        <w:top w:val="none" w:sz="0" w:space="0" w:color="auto"/>
        <w:left w:val="none" w:sz="0" w:space="0" w:color="auto"/>
        <w:bottom w:val="none" w:sz="0" w:space="0" w:color="auto"/>
        <w:right w:val="none" w:sz="0" w:space="0" w:color="auto"/>
      </w:divBdr>
    </w:div>
    <w:div w:id="127286791">
      <w:bodyDiv w:val="1"/>
      <w:marLeft w:val="0"/>
      <w:marRight w:val="0"/>
      <w:marTop w:val="0"/>
      <w:marBottom w:val="0"/>
      <w:divBdr>
        <w:top w:val="none" w:sz="0" w:space="0" w:color="auto"/>
        <w:left w:val="none" w:sz="0" w:space="0" w:color="auto"/>
        <w:bottom w:val="none" w:sz="0" w:space="0" w:color="auto"/>
        <w:right w:val="none" w:sz="0" w:space="0" w:color="auto"/>
      </w:divBdr>
    </w:div>
    <w:div w:id="129132618">
      <w:bodyDiv w:val="1"/>
      <w:marLeft w:val="0"/>
      <w:marRight w:val="0"/>
      <w:marTop w:val="0"/>
      <w:marBottom w:val="0"/>
      <w:divBdr>
        <w:top w:val="none" w:sz="0" w:space="0" w:color="auto"/>
        <w:left w:val="none" w:sz="0" w:space="0" w:color="auto"/>
        <w:bottom w:val="none" w:sz="0" w:space="0" w:color="auto"/>
        <w:right w:val="none" w:sz="0" w:space="0" w:color="auto"/>
      </w:divBdr>
    </w:div>
    <w:div w:id="130830023">
      <w:bodyDiv w:val="1"/>
      <w:marLeft w:val="0"/>
      <w:marRight w:val="0"/>
      <w:marTop w:val="0"/>
      <w:marBottom w:val="0"/>
      <w:divBdr>
        <w:top w:val="none" w:sz="0" w:space="0" w:color="auto"/>
        <w:left w:val="none" w:sz="0" w:space="0" w:color="auto"/>
        <w:bottom w:val="none" w:sz="0" w:space="0" w:color="auto"/>
        <w:right w:val="none" w:sz="0" w:space="0" w:color="auto"/>
      </w:divBdr>
    </w:div>
    <w:div w:id="131096200">
      <w:bodyDiv w:val="1"/>
      <w:marLeft w:val="0"/>
      <w:marRight w:val="0"/>
      <w:marTop w:val="0"/>
      <w:marBottom w:val="0"/>
      <w:divBdr>
        <w:top w:val="none" w:sz="0" w:space="0" w:color="auto"/>
        <w:left w:val="none" w:sz="0" w:space="0" w:color="auto"/>
        <w:bottom w:val="none" w:sz="0" w:space="0" w:color="auto"/>
        <w:right w:val="none" w:sz="0" w:space="0" w:color="auto"/>
      </w:divBdr>
    </w:div>
    <w:div w:id="135878732">
      <w:bodyDiv w:val="1"/>
      <w:marLeft w:val="0"/>
      <w:marRight w:val="0"/>
      <w:marTop w:val="0"/>
      <w:marBottom w:val="0"/>
      <w:divBdr>
        <w:top w:val="none" w:sz="0" w:space="0" w:color="auto"/>
        <w:left w:val="none" w:sz="0" w:space="0" w:color="auto"/>
        <w:bottom w:val="none" w:sz="0" w:space="0" w:color="auto"/>
        <w:right w:val="none" w:sz="0" w:space="0" w:color="auto"/>
      </w:divBdr>
    </w:div>
    <w:div w:id="137263459">
      <w:bodyDiv w:val="1"/>
      <w:marLeft w:val="0"/>
      <w:marRight w:val="0"/>
      <w:marTop w:val="0"/>
      <w:marBottom w:val="0"/>
      <w:divBdr>
        <w:top w:val="none" w:sz="0" w:space="0" w:color="auto"/>
        <w:left w:val="none" w:sz="0" w:space="0" w:color="auto"/>
        <w:bottom w:val="none" w:sz="0" w:space="0" w:color="auto"/>
        <w:right w:val="none" w:sz="0" w:space="0" w:color="auto"/>
      </w:divBdr>
    </w:div>
    <w:div w:id="138230398">
      <w:bodyDiv w:val="1"/>
      <w:marLeft w:val="0"/>
      <w:marRight w:val="0"/>
      <w:marTop w:val="0"/>
      <w:marBottom w:val="0"/>
      <w:divBdr>
        <w:top w:val="none" w:sz="0" w:space="0" w:color="auto"/>
        <w:left w:val="none" w:sz="0" w:space="0" w:color="auto"/>
        <w:bottom w:val="none" w:sz="0" w:space="0" w:color="auto"/>
        <w:right w:val="none" w:sz="0" w:space="0" w:color="auto"/>
      </w:divBdr>
    </w:div>
    <w:div w:id="139002746">
      <w:bodyDiv w:val="1"/>
      <w:marLeft w:val="0"/>
      <w:marRight w:val="0"/>
      <w:marTop w:val="0"/>
      <w:marBottom w:val="0"/>
      <w:divBdr>
        <w:top w:val="none" w:sz="0" w:space="0" w:color="auto"/>
        <w:left w:val="none" w:sz="0" w:space="0" w:color="auto"/>
        <w:bottom w:val="none" w:sz="0" w:space="0" w:color="auto"/>
        <w:right w:val="none" w:sz="0" w:space="0" w:color="auto"/>
      </w:divBdr>
    </w:div>
    <w:div w:id="140197067">
      <w:bodyDiv w:val="1"/>
      <w:marLeft w:val="0"/>
      <w:marRight w:val="0"/>
      <w:marTop w:val="0"/>
      <w:marBottom w:val="0"/>
      <w:divBdr>
        <w:top w:val="none" w:sz="0" w:space="0" w:color="auto"/>
        <w:left w:val="none" w:sz="0" w:space="0" w:color="auto"/>
        <w:bottom w:val="none" w:sz="0" w:space="0" w:color="auto"/>
        <w:right w:val="none" w:sz="0" w:space="0" w:color="auto"/>
      </w:divBdr>
    </w:div>
    <w:div w:id="143740479">
      <w:bodyDiv w:val="1"/>
      <w:marLeft w:val="0"/>
      <w:marRight w:val="0"/>
      <w:marTop w:val="0"/>
      <w:marBottom w:val="0"/>
      <w:divBdr>
        <w:top w:val="none" w:sz="0" w:space="0" w:color="auto"/>
        <w:left w:val="none" w:sz="0" w:space="0" w:color="auto"/>
        <w:bottom w:val="none" w:sz="0" w:space="0" w:color="auto"/>
        <w:right w:val="none" w:sz="0" w:space="0" w:color="auto"/>
      </w:divBdr>
    </w:div>
    <w:div w:id="144785136">
      <w:bodyDiv w:val="1"/>
      <w:marLeft w:val="0"/>
      <w:marRight w:val="0"/>
      <w:marTop w:val="0"/>
      <w:marBottom w:val="0"/>
      <w:divBdr>
        <w:top w:val="none" w:sz="0" w:space="0" w:color="auto"/>
        <w:left w:val="none" w:sz="0" w:space="0" w:color="auto"/>
        <w:bottom w:val="none" w:sz="0" w:space="0" w:color="auto"/>
        <w:right w:val="none" w:sz="0" w:space="0" w:color="auto"/>
      </w:divBdr>
    </w:div>
    <w:div w:id="144976749">
      <w:bodyDiv w:val="1"/>
      <w:marLeft w:val="0"/>
      <w:marRight w:val="0"/>
      <w:marTop w:val="0"/>
      <w:marBottom w:val="0"/>
      <w:divBdr>
        <w:top w:val="none" w:sz="0" w:space="0" w:color="auto"/>
        <w:left w:val="none" w:sz="0" w:space="0" w:color="auto"/>
        <w:bottom w:val="none" w:sz="0" w:space="0" w:color="auto"/>
        <w:right w:val="none" w:sz="0" w:space="0" w:color="auto"/>
      </w:divBdr>
    </w:div>
    <w:div w:id="147326502">
      <w:bodyDiv w:val="1"/>
      <w:marLeft w:val="0"/>
      <w:marRight w:val="0"/>
      <w:marTop w:val="0"/>
      <w:marBottom w:val="0"/>
      <w:divBdr>
        <w:top w:val="none" w:sz="0" w:space="0" w:color="auto"/>
        <w:left w:val="none" w:sz="0" w:space="0" w:color="auto"/>
        <w:bottom w:val="none" w:sz="0" w:space="0" w:color="auto"/>
        <w:right w:val="none" w:sz="0" w:space="0" w:color="auto"/>
      </w:divBdr>
    </w:div>
    <w:div w:id="150684936">
      <w:bodyDiv w:val="1"/>
      <w:marLeft w:val="0"/>
      <w:marRight w:val="0"/>
      <w:marTop w:val="0"/>
      <w:marBottom w:val="0"/>
      <w:divBdr>
        <w:top w:val="none" w:sz="0" w:space="0" w:color="auto"/>
        <w:left w:val="none" w:sz="0" w:space="0" w:color="auto"/>
        <w:bottom w:val="none" w:sz="0" w:space="0" w:color="auto"/>
        <w:right w:val="none" w:sz="0" w:space="0" w:color="auto"/>
      </w:divBdr>
    </w:div>
    <w:div w:id="151874680">
      <w:bodyDiv w:val="1"/>
      <w:marLeft w:val="0"/>
      <w:marRight w:val="0"/>
      <w:marTop w:val="0"/>
      <w:marBottom w:val="0"/>
      <w:divBdr>
        <w:top w:val="none" w:sz="0" w:space="0" w:color="auto"/>
        <w:left w:val="none" w:sz="0" w:space="0" w:color="auto"/>
        <w:bottom w:val="none" w:sz="0" w:space="0" w:color="auto"/>
        <w:right w:val="none" w:sz="0" w:space="0" w:color="auto"/>
      </w:divBdr>
    </w:div>
    <w:div w:id="152069714">
      <w:bodyDiv w:val="1"/>
      <w:marLeft w:val="0"/>
      <w:marRight w:val="0"/>
      <w:marTop w:val="0"/>
      <w:marBottom w:val="0"/>
      <w:divBdr>
        <w:top w:val="none" w:sz="0" w:space="0" w:color="auto"/>
        <w:left w:val="none" w:sz="0" w:space="0" w:color="auto"/>
        <w:bottom w:val="none" w:sz="0" w:space="0" w:color="auto"/>
        <w:right w:val="none" w:sz="0" w:space="0" w:color="auto"/>
      </w:divBdr>
    </w:div>
    <w:div w:id="152260091">
      <w:bodyDiv w:val="1"/>
      <w:marLeft w:val="0"/>
      <w:marRight w:val="0"/>
      <w:marTop w:val="0"/>
      <w:marBottom w:val="0"/>
      <w:divBdr>
        <w:top w:val="none" w:sz="0" w:space="0" w:color="auto"/>
        <w:left w:val="none" w:sz="0" w:space="0" w:color="auto"/>
        <w:bottom w:val="none" w:sz="0" w:space="0" w:color="auto"/>
        <w:right w:val="none" w:sz="0" w:space="0" w:color="auto"/>
      </w:divBdr>
    </w:div>
    <w:div w:id="152373992">
      <w:bodyDiv w:val="1"/>
      <w:marLeft w:val="0"/>
      <w:marRight w:val="0"/>
      <w:marTop w:val="0"/>
      <w:marBottom w:val="0"/>
      <w:divBdr>
        <w:top w:val="none" w:sz="0" w:space="0" w:color="auto"/>
        <w:left w:val="none" w:sz="0" w:space="0" w:color="auto"/>
        <w:bottom w:val="none" w:sz="0" w:space="0" w:color="auto"/>
        <w:right w:val="none" w:sz="0" w:space="0" w:color="auto"/>
      </w:divBdr>
    </w:div>
    <w:div w:id="152915471">
      <w:bodyDiv w:val="1"/>
      <w:marLeft w:val="0"/>
      <w:marRight w:val="0"/>
      <w:marTop w:val="0"/>
      <w:marBottom w:val="0"/>
      <w:divBdr>
        <w:top w:val="none" w:sz="0" w:space="0" w:color="auto"/>
        <w:left w:val="none" w:sz="0" w:space="0" w:color="auto"/>
        <w:bottom w:val="none" w:sz="0" w:space="0" w:color="auto"/>
        <w:right w:val="none" w:sz="0" w:space="0" w:color="auto"/>
      </w:divBdr>
    </w:div>
    <w:div w:id="154033931">
      <w:bodyDiv w:val="1"/>
      <w:marLeft w:val="0"/>
      <w:marRight w:val="0"/>
      <w:marTop w:val="0"/>
      <w:marBottom w:val="0"/>
      <w:divBdr>
        <w:top w:val="none" w:sz="0" w:space="0" w:color="auto"/>
        <w:left w:val="none" w:sz="0" w:space="0" w:color="auto"/>
        <w:bottom w:val="none" w:sz="0" w:space="0" w:color="auto"/>
        <w:right w:val="none" w:sz="0" w:space="0" w:color="auto"/>
      </w:divBdr>
    </w:div>
    <w:div w:id="156238388">
      <w:bodyDiv w:val="1"/>
      <w:marLeft w:val="0"/>
      <w:marRight w:val="0"/>
      <w:marTop w:val="0"/>
      <w:marBottom w:val="0"/>
      <w:divBdr>
        <w:top w:val="none" w:sz="0" w:space="0" w:color="auto"/>
        <w:left w:val="none" w:sz="0" w:space="0" w:color="auto"/>
        <w:bottom w:val="none" w:sz="0" w:space="0" w:color="auto"/>
        <w:right w:val="none" w:sz="0" w:space="0" w:color="auto"/>
      </w:divBdr>
    </w:div>
    <w:div w:id="159078013">
      <w:bodyDiv w:val="1"/>
      <w:marLeft w:val="0"/>
      <w:marRight w:val="0"/>
      <w:marTop w:val="0"/>
      <w:marBottom w:val="0"/>
      <w:divBdr>
        <w:top w:val="none" w:sz="0" w:space="0" w:color="auto"/>
        <w:left w:val="none" w:sz="0" w:space="0" w:color="auto"/>
        <w:bottom w:val="none" w:sz="0" w:space="0" w:color="auto"/>
        <w:right w:val="none" w:sz="0" w:space="0" w:color="auto"/>
      </w:divBdr>
    </w:div>
    <w:div w:id="159855982">
      <w:bodyDiv w:val="1"/>
      <w:marLeft w:val="0"/>
      <w:marRight w:val="0"/>
      <w:marTop w:val="0"/>
      <w:marBottom w:val="0"/>
      <w:divBdr>
        <w:top w:val="none" w:sz="0" w:space="0" w:color="auto"/>
        <w:left w:val="none" w:sz="0" w:space="0" w:color="auto"/>
        <w:bottom w:val="none" w:sz="0" w:space="0" w:color="auto"/>
        <w:right w:val="none" w:sz="0" w:space="0" w:color="auto"/>
      </w:divBdr>
    </w:div>
    <w:div w:id="161433826">
      <w:bodyDiv w:val="1"/>
      <w:marLeft w:val="0"/>
      <w:marRight w:val="0"/>
      <w:marTop w:val="0"/>
      <w:marBottom w:val="0"/>
      <w:divBdr>
        <w:top w:val="none" w:sz="0" w:space="0" w:color="auto"/>
        <w:left w:val="none" w:sz="0" w:space="0" w:color="auto"/>
        <w:bottom w:val="none" w:sz="0" w:space="0" w:color="auto"/>
        <w:right w:val="none" w:sz="0" w:space="0" w:color="auto"/>
      </w:divBdr>
    </w:div>
    <w:div w:id="162282632">
      <w:bodyDiv w:val="1"/>
      <w:marLeft w:val="0"/>
      <w:marRight w:val="0"/>
      <w:marTop w:val="0"/>
      <w:marBottom w:val="0"/>
      <w:divBdr>
        <w:top w:val="none" w:sz="0" w:space="0" w:color="auto"/>
        <w:left w:val="none" w:sz="0" w:space="0" w:color="auto"/>
        <w:bottom w:val="none" w:sz="0" w:space="0" w:color="auto"/>
        <w:right w:val="none" w:sz="0" w:space="0" w:color="auto"/>
      </w:divBdr>
    </w:div>
    <w:div w:id="163060241">
      <w:bodyDiv w:val="1"/>
      <w:marLeft w:val="0"/>
      <w:marRight w:val="0"/>
      <w:marTop w:val="0"/>
      <w:marBottom w:val="0"/>
      <w:divBdr>
        <w:top w:val="none" w:sz="0" w:space="0" w:color="auto"/>
        <w:left w:val="none" w:sz="0" w:space="0" w:color="auto"/>
        <w:bottom w:val="none" w:sz="0" w:space="0" w:color="auto"/>
        <w:right w:val="none" w:sz="0" w:space="0" w:color="auto"/>
      </w:divBdr>
    </w:div>
    <w:div w:id="165631682">
      <w:bodyDiv w:val="1"/>
      <w:marLeft w:val="0"/>
      <w:marRight w:val="0"/>
      <w:marTop w:val="0"/>
      <w:marBottom w:val="0"/>
      <w:divBdr>
        <w:top w:val="none" w:sz="0" w:space="0" w:color="auto"/>
        <w:left w:val="none" w:sz="0" w:space="0" w:color="auto"/>
        <w:bottom w:val="none" w:sz="0" w:space="0" w:color="auto"/>
        <w:right w:val="none" w:sz="0" w:space="0" w:color="auto"/>
      </w:divBdr>
    </w:div>
    <w:div w:id="166140190">
      <w:bodyDiv w:val="1"/>
      <w:marLeft w:val="0"/>
      <w:marRight w:val="0"/>
      <w:marTop w:val="0"/>
      <w:marBottom w:val="0"/>
      <w:divBdr>
        <w:top w:val="none" w:sz="0" w:space="0" w:color="auto"/>
        <w:left w:val="none" w:sz="0" w:space="0" w:color="auto"/>
        <w:bottom w:val="none" w:sz="0" w:space="0" w:color="auto"/>
        <w:right w:val="none" w:sz="0" w:space="0" w:color="auto"/>
      </w:divBdr>
    </w:div>
    <w:div w:id="167908386">
      <w:bodyDiv w:val="1"/>
      <w:marLeft w:val="0"/>
      <w:marRight w:val="0"/>
      <w:marTop w:val="0"/>
      <w:marBottom w:val="0"/>
      <w:divBdr>
        <w:top w:val="none" w:sz="0" w:space="0" w:color="auto"/>
        <w:left w:val="none" w:sz="0" w:space="0" w:color="auto"/>
        <w:bottom w:val="none" w:sz="0" w:space="0" w:color="auto"/>
        <w:right w:val="none" w:sz="0" w:space="0" w:color="auto"/>
      </w:divBdr>
    </w:div>
    <w:div w:id="169103862">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175268364">
      <w:bodyDiv w:val="1"/>
      <w:marLeft w:val="0"/>
      <w:marRight w:val="0"/>
      <w:marTop w:val="0"/>
      <w:marBottom w:val="0"/>
      <w:divBdr>
        <w:top w:val="none" w:sz="0" w:space="0" w:color="auto"/>
        <w:left w:val="none" w:sz="0" w:space="0" w:color="auto"/>
        <w:bottom w:val="none" w:sz="0" w:space="0" w:color="auto"/>
        <w:right w:val="none" w:sz="0" w:space="0" w:color="auto"/>
      </w:divBdr>
    </w:div>
    <w:div w:id="175270812">
      <w:bodyDiv w:val="1"/>
      <w:marLeft w:val="0"/>
      <w:marRight w:val="0"/>
      <w:marTop w:val="0"/>
      <w:marBottom w:val="0"/>
      <w:divBdr>
        <w:top w:val="none" w:sz="0" w:space="0" w:color="auto"/>
        <w:left w:val="none" w:sz="0" w:space="0" w:color="auto"/>
        <w:bottom w:val="none" w:sz="0" w:space="0" w:color="auto"/>
        <w:right w:val="none" w:sz="0" w:space="0" w:color="auto"/>
      </w:divBdr>
    </w:div>
    <w:div w:id="176970848">
      <w:bodyDiv w:val="1"/>
      <w:marLeft w:val="0"/>
      <w:marRight w:val="0"/>
      <w:marTop w:val="0"/>
      <w:marBottom w:val="0"/>
      <w:divBdr>
        <w:top w:val="none" w:sz="0" w:space="0" w:color="auto"/>
        <w:left w:val="none" w:sz="0" w:space="0" w:color="auto"/>
        <w:bottom w:val="none" w:sz="0" w:space="0" w:color="auto"/>
        <w:right w:val="none" w:sz="0" w:space="0" w:color="auto"/>
      </w:divBdr>
    </w:div>
    <w:div w:id="177474454">
      <w:bodyDiv w:val="1"/>
      <w:marLeft w:val="0"/>
      <w:marRight w:val="0"/>
      <w:marTop w:val="0"/>
      <w:marBottom w:val="0"/>
      <w:divBdr>
        <w:top w:val="none" w:sz="0" w:space="0" w:color="auto"/>
        <w:left w:val="none" w:sz="0" w:space="0" w:color="auto"/>
        <w:bottom w:val="none" w:sz="0" w:space="0" w:color="auto"/>
        <w:right w:val="none" w:sz="0" w:space="0" w:color="auto"/>
      </w:divBdr>
    </w:div>
    <w:div w:id="179703849">
      <w:bodyDiv w:val="1"/>
      <w:marLeft w:val="0"/>
      <w:marRight w:val="0"/>
      <w:marTop w:val="0"/>
      <w:marBottom w:val="0"/>
      <w:divBdr>
        <w:top w:val="none" w:sz="0" w:space="0" w:color="auto"/>
        <w:left w:val="none" w:sz="0" w:space="0" w:color="auto"/>
        <w:bottom w:val="none" w:sz="0" w:space="0" w:color="auto"/>
        <w:right w:val="none" w:sz="0" w:space="0" w:color="auto"/>
      </w:divBdr>
    </w:div>
    <w:div w:id="179859646">
      <w:bodyDiv w:val="1"/>
      <w:marLeft w:val="0"/>
      <w:marRight w:val="0"/>
      <w:marTop w:val="0"/>
      <w:marBottom w:val="0"/>
      <w:divBdr>
        <w:top w:val="none" w:sz="0" w:space="0" w:color="auto"/>
        <w:left w:val="none" w:sz="0" w:space="0" w:color="auto"/>
        <w:bottom w:val="none" w:sz="0" w:space="0" w:color="auto"/>
        <w:right w:val="none" w:sz="0" w:space="0" w:color="auto"/>
      </w:divBdr>
    </w:div>
    <w:div w:id="183446607">
      <w:bodyDiv w:val="1"/>
      <w:marLeft w:val="0"/>
      <w:marRight w:val="0"/>
      <w:marTop w:val="0"/>
      <w:marBottom w:val="0"/>
      <w:divBdr>
        <w:top w:val="none" w:sz="0" w:space="0" w:color="auto"/>
        <w:left w:val="none" w:sz="0" w:space="0" w:color="auto"/>
        <w:bottom w:val="none" w:sz="0" w:space="0" w:color="auto"/>
        <w:right w:val="none" w:sz="0" w:space="0" w:color="auto"/>
      </w:divBdr>
    </w:div>
    <w:div w:id="184251860">
      <w:bodyDiv w:val="1"/>
      <w:marLeft w:val="0"/>
      <w:marRight w:val="0"/>
      <w:marTop w:val="0"/>
      <w:marBottom w:val="0"/>
      <w:divBdr>
        <w:top w:val="none" w:sz="0" w:space="0" w:color="auto"/>
        <w:left w:val="none" w:sz="0" w:space="0" w:color="auto"/>
        <w:bottom w:val="none" w:sz="0" w:space="0" w:color="auto"/>
        <w:right w:val="none" w:sz="0" w:space="0" w:color="auto"/>
      </w:divBdr>
    </w:div>
    <w:div w:id="184560732">
      <w:bodyDiv w:val="1"/>
      <w:marLeft w:val="0"/>
      <w:marRight w:val="0"/>
      <w:marTop w:val="0"/>
      <w:marBottom w:val="0"/>
      <w:divBdr>
        <w:top w:val="none" w:sz="0" w:space="0" w:color="auto"/>
        <w:left w:val="none" w:sz="0" w:space="0" w:color="auto"/>
        <w:bottom w:val="none" w:sz="0" w:space="0" w:color="auto"/>
        <w:right w:val="none" w:sz="0" w:space="0" w:color="auto"/>
      </w:divBdr>
    </w:div>
    <w:div w:id="184561445">
      <w:bodyDiv w:val="1"/>
      <w:marLeft w:val="0"/>
      <w:marRight w:val="0"/>
      <w:marTop w:val="0"/>
      <w:marBottom w:val="0"/>
      <w:divBdr>
        <w:top w:val="none" w:sz="0" w:space="0" w:color="auto"/>
        <w:left w:val="none" w:sz="0" w:space="0" w:color="auto"/>
        <w:bottom w:val="none" w:sz="0" w:space="0" w:color="auto"/>
        <w:right w:val="none" w:sz="0" w:space="0" w:color="auto"/>
      </w:divBdr>
    </w:div>
    <w:div w:id="185561264">
      <w:bodyDiv w:val="1"/>
      <w:marLeft w:val="0"/>
      <w:marRight w:val="0"/>
      <w:marTop w:val="0"/>
      <w:marBottom w:val="0"/>
      <w:divBdr>
        <w:top w:val="none" w:sz="0" w:space="0" w:color="auto"/>
        <w:left w:val="none" w:sz="0" w:space="0" w:color="auto"/>
        <w:bottom w:val="none" w:sz="0" w:space="0" w:color="auto"/>
        <w:right w:val="none" w:sz="0" w:space="0" w:color="auto"/>
      </w:divBdr>
    </w:div>
    <w:div w:id="186719026">
      <w:bodyDiv w:val="1"/>
      <w:marLeft w:val="0"/>
      <w:marRight w:val="0"/>
      <w:marTop w:val="0"/>
      <w:marBottom w:val="0"/>
      <w:divBdr>
        <w:top w:val="none" w:sz="0" w:space="0" w:color="auto"/>
        <w:left w:val="none" w:sz="0" w:space="0" w:color="auto"/>
        <w:bottom w:val="none" w:sz="0" w:space="0" w:color="auto"/>
        <w:right w:val="none" w:sz="0" w:space="0" w:color="auto"/>
      </w:divBdr>
    </w:div>
    <w:div w:id="186791359">
      <w:bodyDiv w:val="1"/>
      <w:marLeft w:val="0"/>
      <w:marRight w:val="0"/>
      <w:marTop w:val="0"/>
      <w:marBottom w:val="0"/>
      <w:divBdr>
        <w:top w:val="none" w:sz="0" w:space="0" w:color="auto"/>
        <w:left w:val="none" w:sz="0" w:space="0" w:color="auto"/>
        <w:bottom w:val="none" w:sz="0" w:space="0" w:color="auto"/>
        <w:right w:val="none" w:sz="0" w:space="0" w:color="auto"/>
      </w:divBdr>
    </w:div>
    <w:div w:id="187371359">
      <w:bodyDiv w:val="1"/>
      <w:marLeft w:val="0"/>
      <w:marRight w:val="0"/>
      <w:marTop w:val="0"/>
      <w:marBottom w:val="0"/>
      <w:divBdr>
        <w:top w:val="none" w:sz="0" w:space="0" w:color="auto"/>
        <w:left w:val="none" w:sz="0" w:space="0" w:color="auto"/>
        <w:bottom w:val="none" w:sz="0" w:space="0" w:color="auto"/>
        <w:right w:val="none" w:sz="0" w:space="0" w:color="auto"/>
      </w:divBdr>
    </w:div>
    <w:div w:id="189687909">
      <w:bodyDiv w:val="1"/>
      <w:marLeft w:val="0"/>
      <w:marRight w:val="0"/>
      <w:marTop w:val="0"/>
      <w:marBottom w:val="0"/>
      <w:divBdr>
        <w:top w:val="none" w:sz="0" w:space="0" w:color="auto"/>
        <w:left w:val="none" w:sz="0" w:space="0" w:color="auto"/>
        <w:bottom w:val="none" w:sz="0" w:space="0" w:color="auto"/>
        <w:right w:val="none" w:sz="0" w:space="0" w:color="auto"/>
      </w:divBdr>
    </w:div>
    <w:div w:id="190727520">
      <w:bodyDiv w:val="1"/>
      <w:marLeft w:val="0"/>
      <w:marRight w:val="0"/>
      <w:marTop w:val="0"/>
      <w:marBottom w:val="0"/>
      <w:divBdr>
        <w:top w:val="none" w:sz="0" w:space="0" w:color="auto"/>
        <w:left w:val="none" w:sz="0" w:space="0" w:color="auto"/>
        <w:bottom w:val="none" w:sz="0" w:space="0" w:color="auto"/>
        <w:right w:val="none" w:sz="0" w:space="0" w:color="auto"/>
      </w:divBdr>
    </w:div>
    <w:div w:id="196088232">
      <w:bodyDiv w:val="1"/>
      <w:marLeft w:val="0"/>
      <w:marRight w:val="0"/>
      <w:marTop w:val="0"/>
      <w:marBottom w:val="0"/>
      <w:divBdr>
        <w:top w:val="none" w:sz="0" w:space="0" w:color="auto"/>
        <w:left w:val="none" w:sz="0" w:space="0" w:color="auto"/>
        <w:bottom w:val="none" w:sz="0" w:space="0" w:color="auto"/>
        <w:right w:val="none" w:sz="0" w:space="0" w:color="auto"/>
      </w:divBdr>
    </w:div>
    <w:div w:id="198006961">
      <w:bodyDiv w:val="1"/>
      <w:marLeft w:val="0"/>
      <w:marRight w:val="0"/>
      <w:marTop w:val="0"/>
      <w:marBottom w:val="0"/>
      <w:divBdr>
        <w:top w:val="none" w:sz="0" w:space="0" w:color="auto"/>
        <w:left w:val="none" w:sz="0" w:space="0" w:color="auto"/>
        <w:bottom w:val="none" w:sz="0" w:space="0" w:color="auto"/>
        <w:right w:val="none" w:sz="0" w:space="0" w:color="auto"/>
      </w:divBdr>
    </w:div>
    <w:div w:id="199785481">
      <w:bodyDiv w:val="1"/>
      <w:marLeft w:val="0"/>
      <w:marRight w:val="0"/>
      <w:marTop w:val="0"/>
      <w:marBottom w:val="0"/>
      <w:divBdr>
        <w:top w:val="none" w:sz="0" w:space="0" w:color="auto"/>
        <w:left w:val="none" w:sz="0" w:space="0" w:color="auto"/>
        <w:bottom w:val="none" w:sz="0" w:space="0" w:color="auto"/>
        <w:right w:val="none" w:sz="0" w:space="0" w:color="auto"/>
      </w:divBdr>
    </w:div>
    <w:div w:id="200368418">
      <w:bodyDiv w:val="1"/>
      <w:marLeft w:val="0"/>
      <w:marRight w:val="0"/>
      <w:marTop w:val="0"/>
      <w:marBottom w:val="0"/>
      <w:divBdr>
        <w:top w:val="none" w:sz="0" w:space="0" w:color="auto"/>
        <w:left w:val="none" w:sz="0" w:space="0" w:color="auto"/>
        <w:bottom w:val="none" w:sz="0" w:space="0" w:color="auto"/>
        <w:right w:val="none" w:sz="0" w:space="0" w:color="auto"/>
      </w:divBdr>
    </w:div>
    <w:div w:id="201213727">
      <w:bodyDiv w:val="1"/>
      <w:marLeft w:val="0"/>
      <w:marRight w:val="0"/>
      <w:marTop w:val="0"/>
      <w:marBottom w:val="0"/>
      <w:divBdr>
        <w:top w:val="none" w:sz="0" w:space="0" w:color="auto"/>
        <w:left w:val="none" w:sz="0" w:space="0" w:color="auto"/>
        <w:bottom w:val="none" w:sz="0" w:space="0" w:color="auto"/>
        <w:right w:val="none" w:sz="0" w:space="0" w:color="auto"/>
      </w:divBdr>
    </w:div>
    <w:div w:id="201863190">
      <w:bodyDiv w:val="1"/>
      <w:marLeft w:val="0"/>
      <w:marRight w:val="0"/>
      <w:marTop w:val="0"/>
      <w:marBottom w:val="0"/>
      <w:divBdr>
        <w:top w:val="none" w:sz="0" w:space="0" w:color="auto"/>
        <w:left w:val="none" w:sz="0" w:space="0" w:color="auto"/>
        <w:bottom w:val="none" w:sz="0" w:space="0" w:color="auto"/>
        <w:right w:val="none" w:sz="0" w:space="0" w:color="auto"/>
      </w:divBdr>
    </w:div>
    <w:div w:id="202325110">
      <w:bodyDiv w:val="1"/>
      <w:marLeft w:val="0"/>
      <w:marRight w:val="0"/>
      <w:marTop w:val="0"/>
      <w:marBottom w:val="0"/>
      <w:divBdr>
        <w:top w:val="none" w:sz="0" w:space="0" w:color="auto"/>
        <w:left w:val="none" w:sz="0" w:space="0" w:color="auto"/>
        <w:bottom w:val="none" w:sz="0" w:space="0" w:color="auto"/>
        <w:right w:val="none" w:sz="0" w:space="0" w:color="auto"/>
      </w:divBdr>
    </w:div>
    <w:div w:id="202640782">
      <w:bodyDiv w:val="1"/>
      <w:marLeft w:val="0"/>
      <w:marRight w:val="0"/>
      <w:marTop w:val="0"/>
      <w:marBottom w:val="0"/>
      <w:divBdr>
        <w:top w:val="none" w:sz="0" w:space="0" w:color="auto"/>
        <w:left w:val="none" w:sz="0" w:space="0" w:color="auto"/>
        <w:bottom w:val="none" w:sz="0" w:space="0" w:color="auto"/>
        <w:right w:val="none" w:sz="0" w:space="0" w:color="auto"/>
      </w:divBdr>
    </w:div>
    <w:div w:id="203103613">
      <w:bodyDiv w:val="1"/>
      <w:marLeft w:val="0"/>
      <w:marRight w:val="0"/>
      <w:marTop w:val="0"/>
      <w:marBottom w:val="0"/>
      <w:divBdr>
        <w:top w:val="none" w:sz="0" w:space="0" w:color="auto"/>
        <w:left w:val="none" w:sz="0" w:space="0" w:color="auto"/>
        <w:bottom w:val="none" w:sz="0" w:space="0" w:color="auto"/>
        <w:right w:val="none" w:sz="0" w:space="0" w:color="auto"/>
      </w:divBdr>
    </w:div>
    <w:div w:id="203715496">
      <w:bodyDiv w:val="1"/>
      <w:marLeft w:val="0"/>
      <w:marRight w:val="0"/>
      <w:marTop w:val="0"/>
      <w:marBottom w:val="0"/>
      <w:divBdr>
        <w:top w:val="none" w:sz="0" w:space="0" w:color="auto"/>
        <w:left w:val="none" w:sz="0" w:space="0" w:color="auto"/>
        <w:bottom w:val="none" w:sz="0" w:space="0" w:color="auto"/>
        <w:right w:val="none" w:sz="0" w:space="0" w:color="auto"/>
      </w:divBdr>
    </w:div>
    <w:div w:id="205260364">
      <w:bodyDiv w:val="1"/>
      <w:marLeft w:val="0"/>
      <w:marRight w:val="0"/>
      <w:marTop w:val="0"/>
      <w:marBottom w:val="0"/>
      <w:divBdr>
        <w:top w:val="none" w:sz="0" w:space="0" w:color="auto"/>
        <w:left w:val="none" w:sz="0" w:space="0" w:color="auto"/>
        <w:bottom w:val="none" w:sz="0" w:space="0" w:color="auto"/>
        <w:right w:val="none" w:sz="0" w:space="0" w:color="auto"/>
      </w:divBdr>
    </w:div>
    <w:div w:id="207306201">
      <w:bodyDiv w:val="1"/>
      <w:marLeft w:val="0"/>
      <w:marRight w:val="0"/>
      <w:marTop w:val="0"/>
      <w:marBottom w:val="0"/>
      <w:divBdr>
        <w:top w:val="none" w:sz="0" w:space="0" w:color="auto"/>
        <w:left w:val="none" w:sz="0" w:space="0" w:color="auto"/>
        <w:bottom w:val="none" w:sz="0" w:space="0" w:color="auto"/>
        <w:right w:val="none" w:sz="0" w:space="0" w:color="auto"/>
      </w:divBdr>
    </w:div>
    <w:div w:id="209727046">
      <w:bodyDiv w:val="1"/>
      <w:marLeft w:val="0"/>
      <w:marRight w:val="0"/>
      <w:marTop w:val="0"/>
      <w:marBottom w:val="0"/>
      <w:divBdr>
        <w:top w:val="none" w:sz="0" w:space="0" w:color="auto"/>
        <w:left w:val="none" w:sz="0" w:space="0" w:color="auto"/>
        <w:bottom w:val="none" w:sz="0" w:space="0" w:color="auto"/>
        <w:right w:val="none" w:sz="0" w:space="0" w:color="auto"/>
      </w:divBdr>
    </w:div>
    <w:div w:id="210582100">
      <w:bodyDiv w:val="1"/>
      <w:marLeft w:val="0"/>
      <w:marRight w:val="0"/>
      <w:marTop w:val="0"/>
      <w:marBottom w:val="0"/>
      <w:divBdr>
        <w:top w:val="none" w:sz="0" w:space="0" w:color="auto"/>
        <w:left w:val="none" w:sz="0" w:space="0" w:color="auto"/>
        <w:bottom w:val="none" w:sz="0" w:space="0" w:color="auto"/>
        <w:right w:val="none" w:sz="0" w:space="0" w:color="auto"/>
      </w:divBdr>
    </w:div>
    <w:div w:id="210923253">
      <w:bodyDiv w:val="1"/>
      <w:marLeft w:val="0"/>
      <w:marRight w:val="0"/>
      <w:marTop w:val="0"/>
      <w:marBottom w:val="0"/>
      <w:divBdr>
        <w:top w:val="none" w:sz="0" w:space="0" w:color="auto"/>
        <w:left w:val="none" w:sz="0" w:space="0" w:color="auto"/>
        <w:bottom w:val="none" w:sz="0" w:space="0" w:color="auto"/>
        <w:right w:val="none" w:sz="0" w:space="0" w:color="auto"/>
      </w:divBdr>
    </w:div>
    <w:div w:id="212884539">
      <w:bodyDiv w:val="1"/>
      <w:marLeft w:val="0"/>
      <w:marRight w:val="0"/>
      <w:marTop w:val="0"/>
      <w:marBottom w:val="0"/>
      <w:divBdr>
        <w:top w:val="none" w:sz="0" w:space="0" w:color="auto"/>
        <w:left w:val="none" w:sz="0" w:space="0" w:color="auto"/>
        <w:bottom w:val="none" w:sz="0" w:space="0" w:color="auto"/>
        <w:right w:val="none" w:sz="0" w:space="0" w:color="auto"/>
      </w:divBdr>
    </w:div>
    <w:div w:id="213586542">
      <w:bodyDiv w:val="1"/>
      <w:marLeft w:val="0"/>
      <w:marRight w:val="0"/>
      <w:marTop w:val="0"/>
      <w:marBottom w:val="0"/>
      <w:divBdr>
        <w:top w:val="none" w:sz="0" w:space="0" w:color="auto"/>
        <w:left w:val="none" w:sz="0" w:space="0" w:color="auto"/>
        <w:bottom w:val="none" w:sz="0" w:space="0" w:color="auto"/>
        <w:right w:val="none" w:sz="0" w:space="0" w:color="auto"/>
      </w:divBdr>
    </w:div>
    <w:div w:id="217938726">
      <w:bodyDiv w:val="1"/>
      <w:marLeft w:val="0"/>
      <w:marRight w:val="0"/>
      <w:marTop w:val="0"/>
      <w:marBottom w:val="0"/>
      <w:divBdr>
        <w:top w:val="none" w:sz="0" w:space="0" w:color="auto"/>
        <w:left w:val="none" w:sz="0" w:space="0" w:color="auto"/>
        <w:bottom w:val="none" w:sz="0" w:space="0" w:color="auto"/>
        <w:right w:val="none" w:sz="0" w:space="0" w:color="auto"/>
      </w:divBdr>
    </w:div>
    <w:div w:id="218319639">
      <w:bodyDiv w:val="1"/>
      <w:marLeft w:val="0"/>
      <w:marRight w:val="0"/>
      <w:marTop w:val="0"/>
      <w:marBottom w:val="0"/>
      <w:divBdr>
        <w:top w:val="none" w:sz="0" w:space="0" w:color="auto"/>
        <w:left w:val="none" w:sz="0" w:space="0" w:color="auto"/>
        <w:bottom w:val="none" w:sz="0" w:space="0" w:color="auto"/>
        <w:right w:val="none" w:sz="0" w:space="0" w:color="auto"/>
      </w:divBdr>
    </w:div>
    <w:div w:id="218785239">
      <w:bodyDiv w:val="1"/>
      <w:marLeft w:val="0"/>
      <w:marRight w:val="0"/>
      <w:marTop w:val="0"/>
      <w:marBottom w:val="0"/>
      <w:divBdr>
        <w:top w:val="none" w:sz="0" w:space="0" w:color="auto"/>
        <w:left w:val="none" w:sz="0" w:space="0" w:color="auto"/>
        <w:bottom w:val="none" w:sz="0" w:space="0" w:color="auto"/>
        <w:right w:val="none" w:sz="0" w:space="0" w:color="auto"/>
      </w:divBdr>
    </w:div>
    <w:div w:id="219093572">
      <w:bodyDiv w:val="1"/>
      <w:marLeft w:val="0"/>
      <w:marRight w:val="0"/>
      <w:marTop w:val="0"/>
      <w:marBottom w:val="0"/>
      <w:divBdr>
        <w:top w:val="none" w:sz="0" w:space="0" w:color="auto"/>
        <w:left w:val="none" w:sz="0" w:space="0" w:color="auto"/>
        <w:bottom w:val="none" w:sz="0" w:space="0" w:color="auto"/>
        <w:right w:val="none" w:sz="0" w:space="0" w:color="auto"/>
      </w:divBdr>
    </w:div>
    <w:div w:id="219099928">
      <w:bodyDiv w:val="1"/>
      <w:marLeft w:val="0"/>
      <w:marRight w:val="0"/>
      <w:marTop w:val="0"/>
      <w:marBottom w:val="0"/>
      <w:divBdr>
        <w:top w:val="none" w:sz="0" w:space="0" w:color="auto"/>
        <w:left w:val="none" w:sz="0" w:space="0" w:color="auto"/>
        <w:bottom w:val="none" w:sz="0" w:space="0" w:color="auto"/>
        <w:right w:val="none" w:sz="0" w:space="0" w:color="auto"/>
      </w:divBdr>
    </w:div>
    <w:div w:id="219904881">
      <w:bodyDiv w:val="1"/>
      <w:marLeft w:val="0"/>
      <w:marRight w:val="0"/>
      <w:marTop w:val="0"/>
      <w:marBottom w:val="0"/>
      <w:divBdr>
        <w:top w:val="none" w:sz="0" w:space="0" w:color="auto"/>
        <w:left w:val="none" w:sz="0" w:space="0" w:color="auto"/>
        <w:bottom w:val="none" w:sz="0" w:space="0" w:color="auto"/>
        <w:right w:val="none" w:sz="0" w:space="0" w:color="auto"/>
      </w:divBdr>
    </w:div>
    <w:div w:id="220292807">
      <w:bodyDiv w:val="1"/>
      <w:marLeft w:val="0"/>
      <w:marRight w:val="0"/>
      <w:marTop w:val="0"/>
      <w:marBottom w:val="0"/>
      <w:divBdr>
        <w:top w:val="none" w:sz="0" w:space="0" w:color="auto"/>
        <w:left w:val="none" w:sz="0" w:space="0" w:color="auto"/>
        <w:bottom w:val="none" w:sz="0" w:space="0" w:color="auto"/>
        <w:right w:val="none" w:sz="0" w:space="0" w:color="auto"/>
      </w:divBdr>
    </w:div>
    <w:div w:id="221067047">
      <w:bodyDiv w:val="1"/>
      <w:marLeft w:val="0"/>
      <w:marRight w:val="0"/>
      <w:marTop w:val="0"/>
      <w:marBottom w:val="0"/>
      <w:divBdr>
        <w:top w:val="none" w:sz="0" w:space="0" w:color="auto"/>
        <w:left w:val="none" w:sz="0" w:space="0" w:color="auto"/>
        <w:bottom w:val="none" w:sz="0" w:space="0" w:color="auto"/>
        <w:right w:val="none" w:sz="0" w:space="0" w:color="auto"/>
      </w:divBdr>
    </w:div>
    <w:div w:id="222103291">
      <w:bodyDiv w:val="1"/>
      <w:marLeft w:val="0"/>
      <w:marRight w:val="0"/>
      <w:marTop w:val="0"/>
      <w:marBottom w:val="0"/>
      <w:divBdr>
        <w:top w:val="none" w:sz="0" w:space="0" w:color="auto"/>
        <w:left w:val="none" w:sz="0" w:space="0" w:color="auto"/>
        <w:bottom w:val="none" w:sz="0" w:space="0" w:color="auto"/>
        <w:right w:val="none" w:sz="0" w:space="0" w:color="auto"/>
      </w:divBdr>
    </w:div>
    <w:div w:id="226382775">
      <w:bodyDiv w:val="1"/>
      <w:marLeft w:val="0"/>
      <w:marRight w:val="0"/>
      <w:marTop w:val="0"/>
      <w:marBottom w:val="0"/>
      <w:divBdr>
        <w:top w:val="none" w:sz="0" w:space="0" w:color="auto"/>
        <w:left w:val="none" w:sz="0" w:space="0" w:color="auto"/>
        <w:bottom w:val="none" w:sz="0" w:space="0" w:color="auto"/>
        <w:right w:val="none" w:sz="0" w:space="0" w:color="auto"/>
      </w:divBdr>
    </w:div>
    <w:div w:id="228151455">
      <w:bodyDiv w:val="1"/>
      <w:marLeft w:val="0"/>
      <w:marRight w:val="0"/>
      <w:marTop w:val="0"/>
      <w:marBottom w:val="0"/>
      <w:divBdr>
        <w:top w:val="none" w:sz="0" w:space="0" w:color="auto"/>
        <w:left w:val="none" w:sz="0" w:space="0" w:color="auto"/>
        <w:bottom w:val="none" w:sz="0" w:space="0" w:color="auto"/>
        <w:right w:val="none" w:sz="0" w:space="0" w:color="auto"/>
      </w:divBdr>
    </w:div>
    <w:div w:id="228424158">
      <w:bodyDiv w:val="1"/>
      <w:marLeft w:val="0"/>
      <w:marRight w:val="0"/>
      <w:marTop w:val="0"/>
      <w:marBottom w:val="0"/>
      <w:divBdr>
        <w:top w:val="none" w:sz="0" w:space="0" w:color="auto"/>
        <w:left w:val="none" w:sz="0" w:space="0" w:color="auto"/>
        <w:bottom w:val="none" w:sz="0" w:space="0" w:color="auto"/>
        <w:right w:val="none" w:sz="0" w:space="0" w:color="auto"/>
      </w:divBdr>
    </w:div>
    <w:div w:id="232350585">
      <w:bodyDiv w:val="1"/>
      <w:marLeft w:val="0"/>
      <w:marRight w:val="0"/>
      <w:marTop w:val="0"/>
      <w:marBottom w:val="0"/>
      <w:divBdr>
        <w:top w:val="none" w:sz="0" w:space="0" w:color="auto"/>
        <w:left w:val="none" w:sz="0" w:space="0" w:color="auto"/>
        <w:bottom w:val="none" w:sz="0" w:space="0" w:color="auto"/>
        <w:right w:val="none" w:sz="0" w:space="0" w:color="auto"/>
      </w:divBdr>
    </w:div>
    <w:div w:id="232474126">
      <w:bodyDiv w:val="1"/>
      <w:marLeft w:val="0"/>
      <w:marRight w:val="0"/>
      <w:marTop w:val="0"/>
      <w:marBottom w:val="0"/>
      <w:divBdr>
        <w:top w:val="none" w:sz="0" w:space="0" w:color="auto"/>
        <w:left w:val="none" w:sz="0" w:space="0" w:color="auto"/>
        <w:bottom w:val="none" w:sz="0" w:space="0" w:color="auto"/>
        <w:right w:val="none" w:sz="0" w:space="0" w:color="auto"/>
      </w:divBdr>
    </w:div>
    <w:div w:id="232855876">
      <w:bodyDiv w:val="1"/>
      <w:marLeft w:val="0"/>
      <w:marRight w:val="0"/>
      <w:marTop w:val="0"/>
      <w:marBottom w:val="0"/>
      <w:divBdr>
        <w:top w:val="none" w:sz="0" w:space="0" w:color="auto"/>
        <w:left w:val="none" w:sz="0" w:space="0" w:color="auto"/>
        <w:bottom w:val="none" w:sz="0" w:space="0" w:color="auto"/>
        <w:right w:val="none" w:sz="0" w:space="0" w:color="auto"/>
      </w:divBdr>
    </w:div>
    <w:div w:id="234246757">
      <w:bodyDiv w:val="1"/>
      <w:marLeft w:val="0"/>
      <w:marRight w:val="0"/>
      <w:marTop w:val="0"/>
      <w:marBottom w:val="0"/>
      <w:divBdr>
        <w:top w:val="none" w:sz="0" w:space="0" w:color="auto"/>
        <w:left w:val="none" w:sz="0" w:space="0" w:color="auto"/>
        <w:bottom w:val="none" w:sz="0" w:space="0" w:color="auto"/>
        <w:right w:val="none" w:sz="0" w:space="0" w:color="auto"/>
      </w:divBdr>
    </w:div>
    <w:div w:id="235674074">
      <w:bodyDiv w:val="1"/>
      <w:marLeft w:val="0"/>
      <w:marRight w:val="0"/>
      <w:marTop w:val="0"/>
      <w:marBottom w:val="0"/>
      <w:divBdr>
        <w:top w:val="none" w:sz="0" w:space="0" w:color="auto"/>
        <w:left w:val="none" w:sz="0" w:space="0" w:color="auto"/>
        <w:bottom w:val="none" w:sz="0" w:space="0" w:color="auto"/>
        <w:right w:val="none" w:sz="0" w:space="0" w:color="auto"/>
      </w:divBdr>
    </w:div>
    <w:div w:id="240138722">
      <w:bodyDiv w:val="1"/>
      <w:marLeft w:val="0"/>
      <w:marRight w:val="0"/>
      <w:marTop w:val="0"/>
      <w:marBottom w:val="0"/>
      <w:divBdr>
        <w:top w:val="none" w:sz="0" w:space="0" w:color="auto"/>
        <w:left w:val="none" w:sz="0" w:space="0" w:color="auto"/>
        <w:bottom w:val="none" w:sz="0" w:space="0" w:color="auto"/>
        <w:right w:val="none" w:sz="0" w:space="0" w:color="auto"/>
      </w:divBdr>
    </w:div>
    <w:div w:id="242448404">
      <w:bodyDiv w:val="1"/>
      <w:marLeft w:val="0"/>
      <w:marRight w:val="0"/>
      <w:marTop w:val="0"/>
      <w:marBottom w:val="0"/>
      <w:divBdr>
        <w:top w:val="none" w:sz="0" w:space="0" w:color="auto"/>
        <w:left w:val="none" w:sz="0" w:space="0" w:color="auto"/>
        <w:bottom w:val="none" w:sz="0" w:space="0" w:color="auto"/>
        <w:right w:val="none" w:sz="0" w:space="0" w:color="auto"/>
      </w:divBdr>
    </w:div>
    <w:div w:id="243999512">
      <w:bodyDiv w:val="1"/>
      <w:marLeft w:val="0"/>
      <w:marRight w:val="0"/>
      <w:marTop w:val="0"/>
      <w:marBottom w:val="0"/>
      <w:divBdr>
        <w:top w:val="none" w:sz="0" w:space="0" w:color="auto"/>
        <w:left w:val="none" w:sz="0" w:space="0" w:color="auto"/>
        <w:bottom w:val="none" w:sz="0" w:space="0" w:color="auto"/>
        <w:right w:val="none" w:sz="0" w:space="0" w:color="auto"/>
      </w:divBdr>
    </w:div>
    <w:div w:id="244993128">
      <w:bodyDiv w:val="1"/>
      <w:marLeft w:val="0"/>
      <w:marRight w:val="0"/>
      <w:marTop w:val="0"/>
      <w:marBottom w:val="0"/>
      <w:divBdr>
        <w:top w:val="none" w:sz="0" w:space="0" w:color="auto"/>
        <w:left w:val="none" w:sz="0" w:space="0" w:color="auto"/>
        <w:bottom w:val="none" w:sz="0" w:space="0" w:color="auto"/>
        <w:right w:val="none" w:sz="0" w:space="0" w:color="auto"/>
      </w:divBdr>
    </w:div>
    <w:div w:id="245848140">
      <w:bodyDiv w:val="1"/>
      <w:marLeft w:val="0"/>
      <w:marRight w:val="0"/>
      <w:marTop w:val="0"/>
      <w:marBottom w:val="0"/>
      <w:divBdr>
        <w:top w:val="none" w:sz="0" w:space="0" w:color="auto"/>
        <w:left w:val="none" w:sz="0" w:space="0" w:color="auto"/>
        <w:bottom w:val="none" w:sz="0" w:space="0" w:color="auto"/>
        <w:right w:val="none" w:sz="0" w:space="0" w:color="auto"/>
      </w:divBdr>
    </w:div>
    <w:div w:id="246548000">
      <w:bodyDiv w:val="1"/>
      <w:marLeft w:val="0"/>
      <w:marRight w:val="0"/>
      <w:marTop w:val="0"/>
      <w:marBottom w:val="0"/>
      <w:divBdr>
        <w:top w:val="none" w:sz="0" w:space="0" w:color="auto"/>
        <w:left w:val="none" w:sz="0" w:space="0" w:color="auto"/>
        <w:bottom w:val="none" w:sz="0" w:space="0" w:color="auto"/>
        <w:right w:val="none" w:sz="0" w:space="0" w:color="auto"/>
      </w:divBdr>
    </w:div>
    <w:div w:id="247345579">
      <w:bodyDiv w:val="1"/>
      <w:marLeft w:val="0"/>
      <w:marRight w:val="0"/>
      <w:marTop w:val="0"/>
      <w:marBottom w:val="0"/>
      <w:divBdr>
        <w:top w:val="none" w:sz="0" w:space="0" w:color="auto"/>
        <w:left w:val="none" w:sz="0" w:space="0" w:color="auto"/>
        <w:bottom w:val="none" w:sz="0" w:space="0" w:color="auto"/>
        <w:right w:val="none" w:sz="0" w:space="0" w:color="auto"/>
      </w:divBdr>
    </w:div>
    <w:div w:id="247421057">
      <w:bodyDiv w:val="1"/>
      <w:marLeft w:val="0"/>
      <w:marRight w:val="0"/>
      <w:marTop w:val="0"/>
      <w:marBottom w:val="0"/>
      <w:divBdr>
        <w:top w:val="none" w:sz="0" w:space="0" w:color="auto"/>
        <w:left w:val="none" w:sz="0" w:space="0" w:color="auto"/>
        <w:bottom w:val="none" w:sz="0" w:space="0" w:color="auto"/>
        <w:right w:val="none" w:sz="0" w:space="0" w:color="auto"/>
      </w:divBdr>
    </w:div>
    <w:div w:id="248662092">
      <w:bodyDiv w:val="1"/>
      <w:marLeft w:val="0"/>
      <w:marRight w:val="0"/>
      <w:marTop w:val="0"/>
      <w:marBottom w:val="0"/>
      <w:divBdr>
        <w:top w:val="none" w:sz="0" w:space="0" w:color="auto"/>
        <w:left w:val="none" w:sz="0" w:space="0" w:color="auto"/>
        <w:bottom w:val="none" w:sz="0" w:space="0" w:color="auto"/>
        <w:right w:val="none" w:sz="0" w:space="0" w:color="auto"/>
      </w:divBdr>
    </w:div>
    <w:div w:id="251166037">
      <w:bodyDiv w:val="1"/>
      <w:marLeft w:val="0"/>
      <w:marRight w:val="0"/>
      <w:marTop w:val="0"/>
      <w:marBottom w:val="0"/>
      <w:divBdr>
        <w:top w:val="none" w:sz="0" w:space="0" w:color="auto"/>
        <w:left w:val="none" w:sz="0" w:space="0" w:color="auto"/>
        <w:bottom w:val="none" w:sz="0" w:space="0" w:color="auto"/>
        <w:right w:val="none" w:sz="0" w:space="0" w:color="auto"/>
      </w:divBdr>
    </w:div>
    <w:div w:id="251357573">
      <w:bodyDiv w:val="1"/>
      <w:marLeft w:val="0"/>
      <w:marRight w:val="0"/>
      <w:marTop w:val="0"/>
      <w:marBottom w:val="0"/>
      <w:divBdr>
        <w:top w:val="none" w:sz="0" w:space="0" w:color="auto"/>
        <w:left w:val="none" w:sz="0" w:space="0" w:color="auto"/>
        <w:bottom w:val="none" w:sz="0" w:space="0" w:color="auto"/>
        <w:right w:val="none" w:sz="0" w:space="0" w:color="auto"/>
      </w:divBdr>
    </w:div>
    <w:div w:id="251478925">
      <w:bodyDiv w:val="1"/>
      <w:marLeft w:val="0"/>
      <w:marRight w:val="0"/>
      <w:marTop w:val="0"/>
      <w:marBottom w:val="0"/>
      <w:divBdr>
        <w:top w:val="none" w:sz="0" w:space="0" w:color="auto"/>
        <w:left w:val="none" w:sz="0" w:space="0" w:color="auto"/>
        <w:bottom w:val="none" w:sz="0" w:space="0" w:color="auto"/>
        <w:right w:val="none" w:sz="0" w:space="0" w:color="auto"/>
      </w:divBdr>
    </w:div>
    <w:div w:id="254215489">
      <w:bodyDiv w:val="1"/>
      <w:marLeft w:val="0"/>
      <w:marRight w:val="0"/>
      <w:marTop w:val="0"/>
      <w:marBottom w:val="0"/>
      <w:divBdr>
        <w:top w:val="none" w:sz="0" w:space="0" w:color="auto"/>
        <w:left w:val="none" w:sz="0" w:space="0" w:color="auto"/>
        <w:bottom w:val="none" w:sz="0" w:space="0" w:color="auto"/>
        <w:right w:val="none" w:sz="0" w:space="0" w:color="auto"/>
      </w:divBdr>
    </w:div>
    <w:div w:id="259069254">
      <w:bodyDiv w:val="1"/>
      <w:marLeft w:val="0"/>
      <w:marRight w:val="0"/>
      <w:marTop w:val="0"/>
      <w:marBottom w:val="0"/>
      <w:divBdr>
        <w:top w:val="none" w:sz="0" w:space="0" w:color="auto"/>
        <w:left w:val="none" w:sz="0" w:space="0" w:color="auto"/>
        <w:bottom w:val="none" w:sz="0" w:space="0" w:color="auto"/>
        <w:right w:val="none" w:sz="0" w:space="0" w:color="auto"/>
      </w:divBdr>
    </w:div>
    <w:div w:id="259415044">
      <w:bodyDiv w:val="1"/>
      <w:marLeft w:val="0"/>
      <w:marRight w:val="0"/>
      <w:marTop w:val="0"/>
      <w:marBottom w:val="0"/>
      <w:divBdr>
        <w:top w:val="none" w:sz="0" w:space="0" w:color="auto"/>
        <w:left w:val="none" w:sz="0" w:space="0" w:color="auto"/>
        <w:bottom w:val="none" w:sz="0" w:space="0" w:color="auto"/>
        <w:right w:val="none" w:sz="0" w:space="0" w:color="auto"/>
      </w:divBdr>
    </w:div>
    <w:div w:id="260139662">
      <w:bodyDiv w:val="1"/>
      <w:marLeft w:val="0"/>
      <w:marRight w:val="0"/>
      <w:marTop w:val="0"/>
      <w:marBottom w:val="0"/>
      <w:divBdr>
        <w:top w:val="none" w:sz="0" w:space="0" w:color="auto"/>
        <w:left w:val="none" w:sz="0" w:space="0" w:color="auto"/>
        <w:bottom w:val="none" w:sz="0" w:space="0" w:color="auto"/>
        <w:right w:val="none" w:sz="0" w:space="0" w:color="auto"/>
      </w:divBdr>
    </w:div>
    <w:div w:id="260838914">
      <w:bodyDiv w:val="1"/>
      <w:marLeft w:val="0"/>
      <w:marRight w:val="0"/>
      <w:marTop w:val="0"/>
      <w:marBottom w:val="0"/>
      <w:divBdr>
        <w:top w:val="none" w:sz="0" w:space="0" w:color="auto"/>
        <w:left w:val="none" w:sz="0" w:space="0" w:color="auto"/>
        <w:bottom w:val="none" w:sz="0" w:space="0" w:color="auto"/>
        <w:right w:val="none" w:sz="0" w:space="0" w:color="auto"/>
      </w:divBdr>
    </w:div>
    <w:div w:id="262032483">
      <w:bodyDiv w:val="1"/>
      <w:marLeft w:val="0"/>
      <w:marRight w:val="0"/>
      <w:marTop w:val="0"/>
      <w:marBottom w:val="0"/>
      <w:divBdr>
        <w:top w:val="none" w:sz="0" w:space="0" w:color="auto"/>
        <w:left w:val="none" w:sz="0" w:space="0" w:color="auto"/>
        <w:bottom w:val="none" w:sz="0" w:space="0" w:color="auto"/>
        <w:right w:val="none" w:sz="0" w:space="0" w:color="auto"/>
      </w:divBdr>
    </w:div>
    <w:div w:id="262152333">
      <w:bodyDiv w:val="1"/>
      <w:marLeft w:val="0"/>
      <w:marRight w:val="0"/>
      <w:marTop w:val="0"/>
      <w:marBottom w:val="0"/>
      <w:divBdr>
        <w:top w:val="none" w:sz="0" w:space="0" w:color="auto"/>
        <w:left w:val="none" w:sz="0" w:space="0" w:color="auto"/>
        <w:bottom w:val="none" w:sz="0" w:space="0" w:color="auto"/>
        <w:right w:val="none" w:sz="0" w:space="0" w:color="auto"/>
      </w:divBdr>
    </w:div>
    <w:div w:id="262230944">
      <w:bodyDiv w:val="1"/>
      <w:marLeft w:val="0"/>
      <w:marRight w:val="0"/>
      <w:marTop w:val="0"/>
      <w:marBottom w:val="0"/>
      <w:divBdr>
        <w:top w:val="none" w:sz="0" w:space="0" w:color="auto"/>
        <w:left w:val="none" w:sz="0" w:space="0" w:color="auto"/>
        <w:bottom w:val="none" w:sz="0" w:space="0" w:color="auto"/>
        <w:right w:val="none" w:sz="0" w:space="0" w:color="auto"/>
      </w:divBdr>
    </w:div>
    <w:div w:id="263613135">
      <w:bodyDiv w:val="1"/>
      <w:marLeft w:val="0"/>
      <w:marRight w:val="0"/>
      <w:marTop w:val="0"/>
      <w:marBottom w:val="0"/>
      <w:divBdr>
        <w:top w:val="none" w:sz="0" w:space="0" w:color="auto"/>
        <w:left w:val="none" w:sz="0" w:space="0" w:color="auto"/>
        <w:bottom w:val="none" w:sz="0" w:space="0" w:color="auto"/>
        <w:right w:val="none" w:sz="0" w:space="0" w:color="auto"/>
      </w:divBdr>
    </w:div>
    <w:div w:id="263732075">
      <w:bodyDiv w:val="1"/>
      <w:marLeft w:val="0"/>
      <w:marRight w:val="0"/>
      <w:marTop w:val="0"/>
      <w:marBottom w:val="0"/>
      <w:divBdr>
        <w:top w:val="none" w:sz="0" w:space="0" w:color="auto"/>
        <w:left w:val="none" w:sz="0" w:space="0" w:color="auto"/>
        <w:bottom w:val="none" w:sz="0" w:space="0" w:color="auto"/>
        <w:right w:val="none" w:sz="0" w:space="0" w:color="auto"/>
      </w:divBdr>
    </w:div>
    <w:div w:id="266043002">
      <w:bodyDiv w:val="1"/>
      <w:marLeft w:val="0"/>
      <w:marRight w:val="0"/>
      <w:marTop w:val="0"/>
      <w:marBottom w:val="0"/>
      <w:divBdr>
        <w:top w:val="none" w:sz="0" w:space="0" w:color="auto"/>
        <w:left w:val="none" w:sz="0" w:space="0" w:color="auto"/>
        <w:bottom w:val="none" w:sz="0" w:space="0" w:color="auto"/>
        <w:right w:val="none" w:sz="0" w:space="0" w:color="auto"/>
      </w:divBdr>
    </w:div>
    <w:div w:id="274021776">
      <w:bodyDiv w:val="1"/>
      <w:marLeft w:val="0"/>
      <w:marRight w:val="0"/>
      <w:marTop w:val="0"/>
      <w:marBottom w:val="0"/>
      <w:divBdr>
        <w:top w:val="none" w:sz="0" w:space="0" w:color="auto"/>
        <w:left w:val="none" w:sz="0" w:space="0" w:color="auto"/>
        <w:bottom w:val="none" w:sz="0" w:space="0" w:color="auto"/>
        <w:right w:val="none" w:sz="0" w:space="0" w:color="auto"/>
      </w:divBdr>
    </w:div>
    <w:div w:id="275646229">
      <w:bodyDiv w:val="1"/>
      <w:marLeft w:val="0"/>
      <w:marRight w:val="0"/>
      <w:marTop w:val="0"/>
      <w:marBottom w:val="0"/>
      <w:divBdr>
        <w:top w:val="none" w:sz="0" w:space="0" w:color="auto"/>
        <w:left w:val="none" w:sz="0" w:space="0" w:color="auto"/>
        <w:bottom w:val="none" w:sz="0" w:space="0" w:color="auto"/>
        <w:right w:val="none" w:sz="0" w:space="0" w:color="auto"/>
      </w:divBdr>
    </w:div>
    <w:div w:id="275797868">
      <w:bodyDiv w:val="1"/>
      <w:marLeft w:val="0"/>
      <w:marRight w:val="0"/>
      <w:marTop w:val="0"/>
      <w:marBottom w:val="0"/>
      <w:divBdr>
        <w:top w:val="none" w:sz="0" w:space="0" w:color="auto"/>
        <w:left w:val="none" w:sz="0" w:space="0" w:color="auto"/>
        <w:bottom w:val="none" w:sz="0" w:space="0" w:color="auto"/>
        <w:right w:val="none" w:sz="0" w:space="0" w:color="auto"/>
      </w:divBdr>
    </w:div>
    <w:div w:id="276059426">
      <w:bodyDiv w:val="1"/>
      <w:marLeft w:val="0"/>
      <w:marRight w:val="0"/>
      <w:marTop w:val="0"/>
      <w:marBottom w:val="0"/>
      <w:divBdr>
        <w:top w:val="none" w:sz="0" w:space="0" w:color="auto"/>
        <w:left w:val="none" w:sz="0" w:space="0" w:color="auto"/>
        <w:bottom w:val="none" w:sz="0" w:space="0" w:color="auto"/>
        <w:right w:val="none" w:sz="0" w:space="0" w:color="auto"/>
      </w:divBdr>
    </w:div>
    <w:div w:id="277956857">
      <w:bodyDiv w:val="1"/>
      <w:marLeft w:val="0"/>
      <w:marRight w:val="0"/>
      <w:marTop w:val="0"/>
      <w:marBottom w:val="0"/>
      <w:divBdr>
        <w:top w:val="none" w:sz="0" w:space="0" w:color="auto"/>
        <w:left w:val="none" w:sz="0" w:space="0" w:color="auto"/>
        <w:bottom w:val="none" w:sz="0" w:space="0" w:color="auto"/>
        <w:right w:val="none" w:sz="0" w:space="0" w:color="auto"/>
      </w:divBdr>
    </w:div>
    <w:div w:id="280696420">
      <w:bodyDiv w:val="1"/>
      <w:marLeft w:val="0"/>
      <w:marRight w:val="0"/>
      <w:marTop w:val="0"/>
      <w:marBottom w:val="0"/>
      <w:divBdr>
        <w:top w:val="none" w:sz="0" w:space="0" w:color="auto"/>
        <w:left w:val="none" w:sz="0" w:space="0" w:color="auto"/>
        <w:bottom w:val="none" w:sz="0" w:space="0" w:color="auto"/>
        <w:right w:val="none" w:sz="0" w:space="0" w:color="auto"/>
      </w:divBdr>
    </w:div>
    <w:div w:id="281494520">
      <w:bodyDiv w:val="1"/>
      <w:marLeft w:val="0"/>
      <w:marRight w:val="0"/>
      <w:marTop w:val="0"/>
      <w:marBottom w:val="0"/>
      <w:divBdr>
        <w:top w:val="none" w:sz="0" w:space="0" w:color="auto"/>
        <w:left w:val="none" w:sz="0" w:space="0" w:color="auto"/>
        <w:bottom w:val="none" w:sz="0" w:space="0" w:color="auto"/>
        <w:right w:val="none" w:sz="0" w:space="0" w:color="auto"/>
      </w:divBdr>
    </w:div>
    <w:div w:id="282004713">
      <w:bodyDiv w:val="1"/>
      <w:marLeft w:val="0"/>
      <w:marRight w:val="0"/>
      <w:marTop w:val="0"/>
      <w:marBottom w:val="0"/>
      <w:divBdr>
        <w:top w:val="none" w:sz="0" w:space="0" w:color="auto"/>
        <w:left w:val="none" w:sz="0" w:space="0" w:color="auto"/>
        <w:bottom w:val="none" w:sz="0" w:space="0" w:color="auto"/>
        <w:right w:val="none" w:sz="0" w:space="0" w:color="auto"/>
      </w:divBdr>
    </w:div>
    <w:div w:id="284308708">
      <w:bodyDiv w:val="1"/>
      <w:marLeft w:val="0"/>
      <w:marRight w:val="0"/>
      <w:marTop w:val="0"/>
      <w:marBottom w:val="0"/>
      <w:divBdr>
        <w:top w:val="none" w:sz="0" w:space="0" w:color="auto"/>
        <w:left w:val="none" w:sz="0" w:space="0" w:color="auto"/>
        <w:bottom w:val="none" w:sz="0" w:space="0" w:color="auto"/>
        <w:right w:val="none" w:sz="0" w:space="0" w:color="auto"/>
      </w:divBdr>
    </w:div>
    <w:div w:id="288557711">
      <w:bodyDiv w:val="1"/>
      <w:marLeft w:val="0"/>
      <w:marRight w:val="0"/>
      <w:marTop w:val="0"/>
      <w:marBottom w:val="0"/>
      <w:divBdr>
        <w:top w:val="none" w:sz="0" w:space="0" w:color="auto"/>
        <w:left w:val="none" w:sz="0" w:space="0" w:color="auto"/>
        <w:bottom w:val="none" w:sz="0" w:space="0" w:color="auto"/>
        <w:right w:val="none" w:sz="0" w:space="0" w:color="auto"/>
      </w:divBdr>
    </w:div>
    <w:div w:id="291441209">
      <w:bodyDiv w:val="1"/>
      <w:marLeft w:val="0"/>
      <w:marRight w:val="0"/>
      <w:marTop w:val="0"/>
      <w:marBottom w:val="0"/>
      <w:divBdr>
        <w:top w:val="none" w:sz="0" w:space="0" w:color="auto"/>
        <w:left w:val="none" w:sz="0" w:space="0" w:color="auto"/>
        <w:bottom w:val="none" w:sz="0" w:space="0" w:color="auto"/>
        <w:right w:val="none" w:sz="0" w:space="0" w:color="auto"/>
      </w:divBdr>
    </w:div>
    <w:div w:id="291637796">
      <w:bodyDiv w:val="1"/>
      <w:marLeft w:val="0"/>
      <w:marRight w:val="0"/>
      <w:marTop w:val="0"/>
      <w:marBottom w:val="0"/>
      <w:divBdr>
        <w:top w:val="none" w:sz="0" w:space="0" w:color="auto"/>
        <w:left w:val="none" w:sz="0" w:space="0" w:color="auto"/>
        <w:bottom w:val="none" w:sz="0" w:space="0" w:color="auto"/>
        <w:right w:val="none" w:sz="0" w:space="0" w:color="auto"/>
      </w:divBdr>
    </w:div>
    <w:div w:id="291911916">
      <w:bodyDiv w:val="1"/>
      <w:marLeft w:val="0"/>
      <w:marRight w:val="0"/>
      <w:marTop w:val="0"/>
      <w:marBottom w:val="0"/>
      <w:divBdr>
        <w:top w:val="none" w:sz="0" w:space="0" w:color="auto"/>
        <w:left w:val="none" w:sz="0" w:space="0" w:color="auto"/>
        <w:bottom w:val="none" w:sz="0" w:space="0" w:color="auto"/>
        <w:right w:val="none" w:sz="0" w:space="0" w:color="auto"/>
      </w:divBdr>
    </w:div>
    <w:div w:id="295642779">
      <w:bodyDiv w:val="1"/>
      <w:marLeft w:val="0"/>
      <w:marRight w:val="0"/>
      <w:marTop w:val="0"/>
      <w:marBottom w:val="0"/>
      <w:divBdr>
        <w:top w:val="none" w:sz="0" w:space="0" w:color="auto"/>
        <w:left w:val="none" w:sz="0" w:space="0" w:color="auto"/>
        <w:bottom w:val="none" w:sz="0" w:space="0" w:color="auto"/>
        <w:right w:val="none" w:sz="0" w:space="0" w:color="auto"/>
      </w:divBdr>
    </w:div>
    <w:div w:id="296692115">
      <w:bodyDiv w:val="1"/>
      <w:marLeft w:val="0"/>
      <w:marRight w:val="0"/>
      <w:marTop w:val="0"/>
      <w:marBottom w:val="0"/>
      <w:divBdr>
        <w:top w:val="none" w:sz="0" w:space="0" w:color="auto"/>
        <w:left w:val="none" w:sz="0" w:space="0" w:color="auto"/>
        <w:bottom w:val="none" w:sz="0" w:space="0" w:color="auto"/>
        <w:right w:val="none" w:sz="0" w:space="0" w:color="auto"/>
      </w:divBdr>
    </w:div>
    <w:div w:id="296838640">
      <w:bodyDiv w:val="1"/>
      <w:marLeft w:val="0"/>
      <w:marRight w:val="0"/>
      <w:marTop w:val="0"/>
      <w:marBottom w:val="0"/>
      <w:divBdr>
        <w:top w:val="none" w:sz="0" w:space="0" w:color="auto"/>
        <w:left w:val="none" w:sz="0" w:space="0" w:color="auto"/>
        <w:bottom w:val="none" w:sz="0" w:space="0" w:color="auto"/>
        <w:right w:val="none" w:sz="0" w:space="0" w:color="auto"/>
      </w:divBdr>
    </w:div>
    <w:div w:id="296958180">
      <w:bodyDiv w:val="1"/>
      <w:marLeft w:val="0"/>
      <w:marRight w:val="0"/>
      <w:marTop w:val="0"/>
      <w:marBottom w:val="0"/>
      <w:divBdr>
        <w:top w:val="none" w:sz="0" w:space="0" w:color="auto"/>
        <w:left w:val="none" w:sz="0" w:space="0" w:color="auto"/>
        <w:bottom w:val="none" w:sz="0" w:space="0" w:color="auto"/>
        <w:right w:val="none" w:sz="0" w:space="0" w:color="auto"/>
      </w:divBdr>
    </w:div>
    <w:div w:id="303779254">
      <w:bodyDiv w:val="1"/>
      <w:marLeft w:val="0"/>
      <w:marRight w:val="0"/>
      <w:marTop w:val="0"/>
      <w:marBottom w:val="0"/>
      <w:divBdr>
        <w:top w:val="none" w:sz="0" w:space="0" w:color="auto"/>
        <w:left w:val="none" w:sz="0" w:space="0" w:color="auto"/>
        <w:bottom w:val="none" w:sz="0" w:space="0" w:color="auto"/>
        <w:right w:val="none" w:sz="0" w:space="0" w:color="auto"/>
      </w:divBdr>
    </w:div>
    <w:div w:id="306207059">
      <w:bodyDiv w:val="1"/>
      <w:marLeft w:val="0"/>
      <w:marRight w:val="0"/>
      <w:marTop w:val="0"/>
      <w:marBottom w:val="0"/>
      <w:divBdr>
        <w:top w:val="none" w:sz="0" w:space="0" w:color="auto"/>
        <w:left w:val="none" w:sz="0" w:space="0" w:color="auto"/>
        <w:bottom w:val="none" w:sz="0" w:space="0" w:color="auto"/>
        <w:right w:val="none" w:sz="0" w:space="0" w:color="auto"/>
      </w:divBdr>
    </w:div>
    <w:div w:id="308874183">
      <w:bodyDiv w:val="1"/>
      <w:marLeft w:val="0"/>
      <w:marRight w:val="0"/>
      <w:marTop w:val="0"/>
      <w:marBottom w:val="0"/>
      <w:divBdr>
        <w:top w:val="none" w:sz="0" w:space="0" w:color="auto"/>
        <w:left w:val="none" w:sz="0" w:space="0" w:color="auto"/>
        <w:bottom w:val="none" w:sz="0" w:space="0" w:color="auto"/>
        <w:right w:val="none" w:sz="0" w:space="0" w:color="auto"/>
      </w:divBdr>
    </w:div>
    <w:div w:id="309332986">
      <w:bodyDiv w:val="1"/>
      <w:marLeft w:val="0"/>
      <w:marRight w:val="0"/>
      <w:marTop w:val="0"/>
      <w:marBottom w:val="0"/>
      <w:divBdr>
        <w:top w:val="none" w:sz="0" w:space="0" w:color="auto"/>
        <w:left w:val="none" w:sz="0" w:space="0" w:color="auto"/>
        <w:bottom w:val="none" w:sz="0" w:space="0" w:color="auto"/>
        <w:right w:val="none" w:sz="0" w:space="0" w:color="auto"/>
      </w:divBdr>
    </w:div>
    <w:div w:id="309334409">
      <w:bodyDiv w:val="1"/>
      <w:marLeft w:val="0"/>
      <w:marRight w:val="0"/>
      <w:marTop w:val="0"/>
      <w:marBottom w:val="0"/>
      <w:divBdr>
        <w:top w:val="none" w:sz="0" w:space="0" w:color="auto"/>
        <w:left w:val="none" w:sz="0" w:space="0" w:color="auto"/>
        <w:bottom w:val="none" w:sz="0" w:space="0" w:color="auto"/>
        <w:right w:val="none" w:sz="0" w:space="0" w:color="auto"/>
      </w:divBdr>
    </w:div>
    <w:div w:id="315036941">
      <w:bodyDiv w:val="1"/>
      <w:marLeft w:val="0"/>
      <w:marRight w:val="0"/>
      <w:marTop w:val="0"/>
      <w:marBottom w:val="0"/>
      <w:divBdr>
        <w:top w:val="none" w:sz="0" w:space="0" w:color="auto"/>
        <w:left w:val="none" w:sz="0" w:space="0" w:color="auto"/>
        <w:bottom w:val="none" w:sz="0" w:space="0" w:color="auto"/>
        <w:right w:val="none" w:sz="0" w:space="0" w:color="auto"/>
      </w:divBdr>
    </w:div>
    <w:div w:id="315960031">
      <w:bodyDiv w:val="1"/>
      <w:marLeft w:val="0"/>
      <w:marRight w:val="0"/>
      <w:marTop w:val="0"/>
      <w:marBottom w:val="0"/>
      <w:divBdr>
        <w:top w:val="none" w:sz="0" w:space="0" w:color="auto"/>
        <w:left w:val="none" w:sz="0" w:space="0" w:color="auto"/>
        <w:bottom w:val="none" w:sz="0" w:space="0" w:color="auto"/>
        <w:right w:val="none" w:sz="0" w:space="0" w:color="auto"/>
      </w:divBdr>
    </w:div>
    <w:div w:id="317462631">
      <w:bodyDiv w:val="1"/>
      <w:marLeft w:val="0"/>
      <w:marRight w:val="0"/>
      <w:marTop w:val="0"/>
      <w:marBottom w:val="0"/>
      <w:divBdr>
        <w:top w:val="none" w:sz="0" w:space="0" w:color="auto"/>
        <w:left w:val="none" w:sz="0" w:space="0" w:color="auto"/>
        <w:bottom w:val="none" w:sz="0" w:space="0" w:color="auto"/>
        <w:right w:val="none" w:sz="0" w:space="0" w:color="auto"/>
      </w:divBdr>
    </w:div>
    <w:div w:id="317654413">
      <w:bodyDiv w:val="1"/>
      <w:marLeft w:val="0"/>
      <w:marRight w:val="0"/>
      <w:marTop w:val="0"/>
      <w:marBottom w:val="0"/>
      <w:divBdr>
        <w:top w:val="none" w:sz="0" w:space="0" w:color="auto"/>
        <w:left w:val="none" w:sz="0" w:space="0" w:color="auto"/>
        <w:bottom w:val="none" w:sz="0" w:space="0" w:color="auto"/>
        <w:right w:val="none" w:sz="0" w:space="0" w:color="auto"/>
      </w:divBdr>
    </w:div>
    <w:div w:id="317805506">
      <w:bodyDiv w:val="1"/>
      <w:marLeft w:val="0"/>
      <w:marRight w:val="0"/>
      <w:marTop w:val="0"/>
      <w:marBottom w:val="0"/>
      <w:divBdr>
        <w:top w:val="none" w:sz="0" w:space="0" w:color="auto"/>
        <w:left w:val="none" w:sz="0" w:space="0" w:color="auto"/>
        <w:bottom w:val="none" w:sz="0" w:space="0" w:color="auto"/>
        <w:right w:val="none" w:sz="0" w:space="0" w:color="auto"/>
      </w:divBdr>
    </w:div>
    <w:div w:id="318118187">
      <w:bodyDiv w:val="1"/>
      <w:marLeft w:val="0"/>
      <w:marRight w:val="0"/>
      <w:marTop w:val="0"/>
      <w:marBottom w:val="0"/>
      <w:divBdr>
        <w:top w:val="none" w:sz="0" w:space="0" w:color="auto"/>
        <w:left w:val="none" w:sz="0" w:space="0" w:color="auto"/>
        <w:bottom w:val="none" w:sz="0" w:space="0" w:color="auto"/>
        <w:right w:val="none" w:sz="0" w:space="0" w:color="auto"/>
      </w:divBdr>
    </w:div>
    <w:div w:id="319190275">
      <w:bodyDiv w:val="1"/>
      <w:marLeft w:val="0"/>
      <w:marRight w:val="0"/>
      <w:marTop w:val="0"/>
      <w:marBottom w:val="0"/>
      <w:divBdr>
        <w:top w:val="none" w:sz="0" w:space="0" w:color="auto"/>
        <w:left w:val="none" w:sz="0" w:space="0" w:color="auto"/>
        <w:bottom w:val="none" w:sz="0" w:space="0" w:color="auto"/>
        <w:right w:val="none" w:sz="0" w:space="0" w:color="auto"/>
      </w:divBdr>
    </w:div>
    <w:div w:id="320043185">
      <w:bodyDiv w:val="1"/>
      <w:marLeft w:val="0"/>
      <w:marRight w:val="0"/>
      <w:marTop w:val="0"/>
      <w:marBottom w:val="0"/>
      <w:divBdr>
        <w:top w:val="none" w:sz="0" w:space="0" w:color="auto"/>
        <w:left w:val="none" w:sz="0" w:space="0" w:color="auto"/>
        <w:bottom w:val="none" w:sz="0" w:space="0" w:color="auto"/>
        <w:right w:val="none" w:sz="0" w:space="0" w:color="auto"/>
      </w:divBdr>
    </w:div>
    <w:div w:id="321008620">
      <w:bodyDiv w:val="1"/>
      <w:marLeft w:val="0"/>
      <w:marRight w:val="0"/>
      <w:marTop w:val="0"/>
      <w:marBottom w:val="0"/>
      <w:divBdr>
        <w:top w:val="none" w:sz="0" w:space="0" w:color="auto"/>
        <w:left w:val="none" w:sz="0" w:space="0" w:color="auto"/>
        <w:bottom w:val="none" w:sz="0" w:space="0" w:color="auto"/>
        <w:right w:val="none" w:sz="0" w:space="0" w:color="auto"/>
      </w:divBdr>
    </w:div>
    <w:div w:id="325285970">
      <w:bodyDiv w:val="1"/>
      <w:marLeft w:val="0"/>
      <w:marRight w:val="0"/>
      <w:marTop w:val="0"/>
      <w:marBottom w:val="0"/>
      <w:divBdr>
        <w:top w:val="none" w:sz="0" w:space="0" w:color="auto"/>
        <w:left w:val="none" w:sz="0" w:space="0" w:color="auto"/>
        <w:bottom w:val="none" w:sz="0" w:space="0" w:color="auto"/>
        <w:right w:val="none" w:sz="0" w:space="0" w:color="auto"/>
      </w:divBdr>
    </w:div>
    <w:div w:id="325666438">
      <w:bodyDiv w:val="1"/>
      <w:marLeft w:val="0"/>
      <w:marRight w:val="0"/>
      <w:marTop w:val="0"/>
      <w:marBottom w:val="0"/>
      <w:divBdr>
        <w:top w:val="none" w:sz="0" w:space="0" w:color="auto"/>
        <w:left w:val="none" w:sz="0" w:space="0" w:color="auto"/>
        <w:bottom w:val="none" w:sz="0" w:space="0" w:color="auto"/>
        <w:right w:val="none" w:sz="0" w:space="0" w:color="auto"/>
      </w:divBdr>
    </w:div>
    <w:div w:id="327755627">
      <w:bodyDiv w:val="1"/>
      <w:marLeft w:val="0"/>
      <w:marRight w:val="0"/>
      <w:marTop w:val="0"/>
      <w:marBottom w:val="0"/>
      <w:divBdr>
        <w:top w:val="none" w:sz="0" w:space="0" w:color="auto"/>
        <w:left w:val="none" w:sz="0" w:space="0" w:color="auto"/>
        <w:bottom w:val="none" w:sz="0" w:space="0" w:color="auto"/>
        <w:right w:val="none" w:sz="0" w:space="0" w:color="auto"/>
      </w:divBdr>
    </w:div>
    <w:div w:id="328951930">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30522097">
      <w:bodyDiv w:val="1"/>
      <w:marLeft w:val="0"/>
      <w:marRight w:val="0"/>
      <w:marTop w:val="0"/>
      <w:marBottom w:val="0"/>
      <w:divBdr>
        <w:top w:val="none" w:sz="0" w:space="0" w:color="auto"/>
        <w:left w:val="none" w:sz="0" w:space="0" w:color="auto"/>
        <w:bottom w:val="none" w:sz="0" w:space="0" w:color="auto"/>
        <w:right w:val="none" w:sz="0" w:space="0" w:color="auto"/>
      </w:divBdr>
    </w:div>
    <w:div w:id="330714887">
      <w:bodyDiv w:val="1"/>
      <w:marLeft w:val="0"/>
      <w:marRight w:val="0"/>
      <w:marTop w:val="0"/>
      <w:marBottom w:val="0"/>
      <w:divBdr>
        <w:top w:val="none" w:sz="0" w:space="0" w:color="auto"/>
        <w:left w:val="none" w:sz="0" w:space="0" w:color="auto"/>
        <w:bottom w:val="none" w:sz="0" w:space="0" w:color="auto"/>
        <w:right w:val="none" w:sz="0" w:space="0" w:color="auto"/>
      </w:divBdr>
    </w:div>
    <w:div w:id="332531240">
      <w:bodyDiv w:val="1"/>
      <w:marLeft w:val="0"/>
      <w:marRight w:val="0"/>
      <w:marTop w:val="0"/>
      <w:marBottom w:val="0"/>
      <w:divBdr>
        <w:top w:val="none" w:sz="0" w:space="0" w:color="auto"/>
        <w:left w:val="none" w:sz="0" w:space="0" w:color="auto"/>
        <w:bottom w:val="none" w:sz="0" w:space="0" w:color="auto"/>
        <w:right w:val="none" w:sz="0" w:space="0" w:color="auto"/>
      </w:divBdr>
    </w:div>
    <w:div w:id="332688980">
      <w:bodyDiv w:val="1"/>
      <w:marLeft w:val="0"/>
      <w:marRight w:val="0"/>
      <w:marTop w:val="0"/>
      <w:marBottom w:val="0"/>
      <w:divBdr>
        <w:top w:val="none" w:sz="0" w:space="0" w:color="auto"/>
        <w:left w:val="none" w:sz="0" w:space="0" w:color="auto"/>
        <w:bottom w:val="none" w:sz="0" w:space="0" w:color="auto"/>
        <w:right w:val="none" w:sz="0" w:space="0" w:color="auto"/>
      </w:divBdr>
    </w:div>
    <w:div w:id="333186498">
      <w:bodyDiv w:val="1"/>
      <w:marLeft w:val="0"/>
      <w:marRight w:val="0"/>
      <w:marTop w:val="0"/>
      <w:marBottom w:val="0"/>
      <w:divBdr>
        <w:top w:val="none" w:sz="0" w:space="0" w:color="auto"/>
        <w:left w:val="none" w:sz="0" w:space="0" w:color="auto"/>
        <w:bottom w:val="none" w:sz="0" w:space="0" w:color="auto"/>
        <w:right w:val="none" w:sz="0" w:space="0" w:color="auto"/>
      </w:divBdr>
    </w:div>
    <w:div w:id="333842309">
      <w:bodyDiv w:val="1"/>
      <w:marLeft w:val="0"/>
      <w:marRight w:val="0"/>
      <w:marTop w:val="0"/>
      <w:marBottom w:val="0"/>
      <w:divBdr>
        <w:top w:val="none" w:sz="0" w:space="0" w:color="auto"/>
        <w:left w:val="none" w:sz="0" w:space="0" w:color="auto"/>
        <w:bottom w:val="none" w:sz="0" w:space="0" w:color="auto"/>
        <w:right w:val="none" w:sz="0" w:space="0" w:color="auto"/>
      </w:divBdr>
    </w:div>
    <w:div w:id="337318692">
      <w:bodyDiv w:val="1"/>
      <w:marLeft w:val="0"/>
      <w:marRight w:val="0"/>
      <w:marTop w:val="0"/>
      <w:marBottom w:val="0"/>
      <w:divBdr>
        <w:top w:val="none" w:sz="0" w:space="0" w:color="auto"/>
        <w:left w:val="none" w:sz="0" w:space="0" w:color="auto"/>
        <w:bottom w:val="none" w:sz="0" w:space="0" w:color="auto"/>
        <w:right w:val="none" w:sz="0" w:space="0" w:color="auto"/>
      </w:divBdr>
    </w:div>
    <w:div w:id="337855416">
      <w:bodyDiv w:val="1"/>
      <w:marLeft w:val="0"/>
      <w:marRight w:val="0"/>
      <w:marTop w:val="0"/>
      <w:marBottom w:val="0"/>
      <w:divBdr>
        <w:top w:val="none" w:sz="0" w:space="0" w:color="auto"/>
        <w:left w:val="none" w:sz="0" w:space="0" w:color="auto"/>
        <w:bottom w:val="none" w:sz="0" w:space="0" w:color="auto"/>
        <w:right w:val="none" w:sz="0" w:space="0" w:color="auto"/>
      </w:divBdr>
    </w:div>
    <w:div w:id="338192249">
      <w:bodyDiv w:val="1"/>
      <w:marLeft w:val="0"/>
      <w:marRight w:val="0"/>
      <w:marTop w:val="0"/>
      <w:marBottom w:val="0"/>
      <w:divBdr>
        <w:top w:val="none" w:sz="0" w:space="0" w:color="auto"/>
        <w:left w:val="none" w:sz="0" w:space="0" w:color="auto"/>
        <w:bottom w:val="none" w:sz="0" w:space="0" w:color="auto"/>
        <w:right w:val="none" w:sz="0" w:space="0" w:color="auto"/>
      </w:divBdr>
    </w:div>
    <w:div w:id="338965945">
      <w:bodyDiv w:val="1"/>
      <w:marLeft w:val="0"/>
      <w:marRight w:val="0"/>
      <w:marTop w:val="0"/>
      <w:marBottom w:val="0"/>
      <w:divBdr>
        <w:top w:val="none" w:sz="0" w:space="0" w:color="auto"/>
        <w:left w:val="none" w:sz="0" w:space="0" w:color="auto"/>
        <w:bottom w:val="none" w:sz="0" w:space="0" w:color="auto"/>
        <w:right w:val="none" w:sz="0" w:space="0" w:color="auto"/>
      </w:divBdr>
    </w:div>
    <w:div w:id="340746669">
      <w:bodyDiv w:val="1"/>
      <w:marLeft w:val="0"/>
      <w:marRight w:val="0"/>
      <w:marTop w:val="0"/>
      <w:marBottom w:val="0"/>
      <w:divBdr>
        <w:top w:val="none" w:sz="0" w:space="0" w:color="auto"/>
        <w:left w:val="none" w:sz="0" w:space="0" w:color="auto"/>
        <w:bottom w:val="none" w:sz="0" w:space="0" w:color="auto"/>
        <w:right w:val="none" w:sz="0" w:space="0" w:color="auto"/>
      </w:divBdr>
    </w:div>
    <w:div w:id="341980874">
      <w:bodyDiv w:val="1"/>
      <w:marLeft w:val="0"/>
      <w:marRight w:val="0"/>
      <w:marTop w:val="0"/>
      <w:marBottom w:val="0"/>
      <w:divBdr>
        <w:top w:val="none" w:sz="0" w:space="0" w:color="auto"/>
        <w:left w:val="none" w:sz="0" w:space="0" w:color="auto"/>
        <w:bottom w:val="none" w:sz="0" w:space="0" w:color="auto"/>
        <w:right w:val="none" w:sz="0" w:space="0" w:color="auto"/>
      </w:divBdr>
    </w:div>
    <w:div w:id="342363897">
      <w:bodyDiv w:val="1"/>
      <w:marLeft w:val="0"/>
      <w:marRight w:val="0"/>
      <w:marTop w:val="0"/>
      <w:marBottom w:val="0"/>
      <w:divBdr>
        <w:top w:val="none" w:sz="0" w:space="0" w:color="auto"/>
        <w:left w:val="none" w:sz="0" w:space="0" w:color="auto"/>
        <w:bottom w:val="none" w:sz="0" w:space="0" w:color="auto"/>
        <w:right w:val="none" w:sz="0" w:space="0" w:color="auto"/>
      </w:divBdr>
    </w:div>
    <w:div w:id="342512260">
      <w:bodyDiv w:val="1"/>
      <w:marLeft w:val="0"/>
      <w:marRight w:val="0"/>
      <w:marTop w:val="0"/>
      <w:marBottom w:val="0"/>
      <w:divBdr>
        <w:top w:val="none" w:sz="0" w:space="0" w:color="auto"/>
        <w:left w:val="none" w:sz="0" w:space="0" w:color="auto"/>
        <w:bottom w:val="none" w:sz="0" w:space="0" w:color="auto"/>
        <w:right w:val="none" w:sz="0" w:space="0" w:color="auto"/>
      </w:divBdr>
    </w:div>
    <w:div w:id="343942869">
      <w:bodyDiv w:val="1"/>
      <w:marLeft w:val="0"/>
      <w:marRight w:val="0"/>
      <w:marTop w:val="0"/>
      <w:marBottom w:val="0"/>
      <w:divBdr>
        <w:top w:val="none" w:sz="0" w:space="0" w:color="auto"/>
        <w:left w:val="none" w:sz="0" w:space="0" w:color="auto"/>
        <w:bottom w:val="none" w:sz="0" w:space="0" w:color="auto"/>
        <w:right w:val="none" w:sz="0" w:space="0" w:color="auto"/>
      </w:divBdr>
    </w:div>
    <w:div w:id="351809880">
      <w:bodyDiv w:val="1"/>
      <w:marLeft w:val="0"/>
      <w:marRight w:val="0"/>
      <w:marTop w:val="0"/>
      <w:marBottom w:val="0"/>
      <w:divBdr>
        <w:top w:val="none" w:sz="0" w:space="0" w:color="auto"/>
        <w:left w:val="none" w:sz="0" w:space="0" w:color="auto"/>
        <w:bottom w:val="none" w:sz="0" w:space="0" w:color="auto"/>
        <w:right w:val="none" w:sz="0" w:space="0" w:color="auto"/>
      </w:divBdr>
    </w:div>
    <w:div w:id="353921569">
      <w:bodyDiv w:val="1"/>
      <w:marLeft w:val="0"/>
      <w:marRight w:val="0"/>
      <w:marTop w:val="0"/>
      <w:marBottom w:val="0"/>
      <w:divBdr>
        <w:top w:val="none" w:sz="0" w:space="0" w:color="auto"/>
        <w:left w:val="none" w:sz="0" w:space="0" w:color="auto"/>
        <w:bottom w:val="none" w:sz="0" w:space="0" w:color="auto"/>
        <w:right w:val="none" w:sz="0" w:space="0" w:color="auto"/>
      </w:divBdr>
    </w:div>
    <w:div w:id="357002319">
      <w:bodyDiv w:val="1"/>
      <w:marLeft w:val="0"/>
      <w:marRight w:val="0"/>
      <w:marTop w:val="0"/>
      <w:marBottom w:val="0"/>
      <w:divBdr>
        <w:top w:val="none" w:sz="0" w:space="0" w:color="auto"/>
        <w:left w:val="none" w:sz="0" w:space="0" w:color="auto"/>
        <w:bottom w:val="none" w:sz="0" w:space="0" w:color="auto"/>
        <w:right w:val="none" w:sz="0" w:space="0" w:color="auto"/>
      </w:divBdr>
    </w:div>
    <w:div w:id="359087499">
      <w:bodyDiv w:val="1"/>
      <w:marLeft w:val="0"/>
      <w:marRight w:val="0"/>
      <w:marTop w:val="0"/>
      <w:marBottom w:val="0"/>
      <w:divBdr>
        <w:top w:val="none" w:sz="0" w:space="0" w:color="auto"/>
        <w:left w:val="none" w:sz="0" w:space="0" w:color="auto"/>
        <w:bottom w:val="none" w:sz="0" w:space="0" w:color="auto"/>
        <w:right w:val="none" w:sz="0" w:space="0" w:color="auto"/>
      </w:divBdr>
    </w:div>
    <w:div w:id="360323297">
      <w:bodyDiv w:val="1"/>
      <w:marLeft w:val="0"/>
      <w:marRight w:val="0"/>
      <w:marTop w:val="0"/>
      <w:marBottom w:val="0"/>
      <w:divBdr>
        <w:top w:val="none" w:sz="0" w:space="0" w:color="auto"/>
        <w:left w:val="none" w:sz="0" w:space="0" w:color="auto"/>
        <w:bottom w:val="none" w:sz="0" w:space="0" w:color="auto"/>
        <w:right w:val="none" w:sz="0" w:space="0" w:color="auto"/>
      </w:divBdr>
    </w:div>
    <w:div w:id="360323665">
      <w:bodyDiv w:val="1"/>
      <w:marLeft w:val="0"/>
      <w:marRight w:val="0"/>
      <w:marTop w:val="0"/>
      <w:marBottom w:val="0"/>
      <w:divBdr>
        <w:top w:val="none" w:sz="0" w:space="0" w:color="auto"/>
        <w:left w:val="none" w:sz="0" w:space="0" w:color="auto"/>
        <w:bottom w:val="none" w:sz="0" w:space="0" w:color="auto"/>
        <w:right w:val="none" w:sz="0" w:space="0" w:color="auto"/>
      </w:divBdr>
    </w:div>
    <w:div w:id="361440641">
      <w:bodyDiv w:val="1"/>
      <w:marLeft w:val="0"/>
      <w:marRight w:val="0"/>
      <w:marTop w:val="0"/>
      <w:marBottom w:val="0"/>
      <w:divBdr>
        <w:top w:val="none" w:sz="0" w:space="0" w:color="auto"/>
        <w:left w:val="none" w:sz="0" w:space="0" w:color="auto"/>
        <w:bottom w:val="none" w:sz="0" w:space="0" w:color="auto"/>
        <w:right w:val="none" w:sz="0" w:space="0" w:color="auto"/>
      </w:divBdr>
    </w:div>
    <w:div w:id="363943624">
      <w:bodyDiv w:val="1"/>
      <w:marLeft w:val="0"/>
      <w:marRight w:val="0"/>
      <w:marTop w:val="0"/>
      <w:marBottom w:val="0"/>
      <w:divBdr>
        <w:top w:val="none" w:sz="0" w:space="0" w:color="auto"/>
        <w:left w:val="none" w:sz="0" w:space="0" w:color="auto"/>
        <w:bottom w:val="none" w:sz="0" w:space="0" w:color="auto"/>
        <w:right w:val="none" w:sz="0" w:space="0" w:color="auto"/>
      </w:divBdr>
    </w:div>
    <w:div w:id="364794003">
      <w:bodyDiv w:val="1"/>
      <w:marLeft w:val="0"/>
      <w:marRight w:val="0"/>
      <w:marTop w:val="0"/>
      <w:marBottom w:val="0"/>
      <w:divBdr>
        <w:top w:val="none" w:sz="0" w:space="0" w:color="auto"/>
        <w:left w:val="none" w:sz="0" w:space="0" w:color="auto"/>
        <w:bottom w:val="none" w:sz="0" w:space="0" w:color="auto"/>
        <w:right w:val="none" w:sz="0" w:space="0" w:color="auto"/>
      </w:divBdr>
    </w:div>
    <w:div w:id="365183509">
      <w:bodyDiv w:val="1"/>
      <w:marLeft w:val="0"/>
      <w:marRight w:val="0"/>
      <w:marTop w:val="0"/>
      <w:marBottom w:val="0"/>
      <w:divBdr>
        <w:top w:val="none" w:sz="0" w:space="0" w:color="auto"/>
        <w:left w:val="none" w:sz="0" w:space="0" w:color="auto"/>
        <w:bottom w:val="none" w:sz="0" w:space="0" w:color="auto"/>
        <w:right w:val="none" w:sz="0" w:space="0" w:color="auto"/>
      </w:divBdr>
    </w:div>
    <w:div w:id="366443293">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369573697">
      <w:bodyDiv w:val="1"/>
      <w:marLeft w:val="0"/>
      <w:marRight w:val="0"/>
      <w:marTop w:val="0"/>
      <w:marBottom w:val="0"/>
      <w:divBdr>
        <w:top w:val="none" w:sz="0" w:space="0" w:color="auto"/>
        <w:left w:val="none" w:sz="0" w:space="0" w:color="auto"/>
        <w:bottom w:val="none" w:sz="0" w:space="0" w:color="auto"/>
        <w:right w:val="none" w:sz="0" w:space="0" w:color="auto"/>
      </w:divBdr>
    </w:div>
    <w:div w:id="370690021">
      <w:bodyDiv w:val="1"/>
      <w:marLeft w:val="0"/>
      <w:marRight w:val="0"/>
      <w:marTop w:val="0"/>
      <w:marBottom w:val="0"/>
      <w:divBdr>
        <w:top w:val="none" w:sz="0" w:space="0" w:color="auto"/>
        <w:left w:val="none" w:sz="0" w:space="0" w:color="auto"/>
        <w:bottom w:val="none" w:sz="0" w:space="0" w:color="auto"/>
        <w:right w:val="none" w:sz="0" w:space="0" w:color="auto"/>
      </w:divBdr>
    </w:div>
    <w:div w:id="370807300">
      <w:bodyDiv w:val="1"/>
      <w:marLeft w:val="0"/>
      <w:marRight w:val="0"/>
      <w:marTop w:val="0"/>
      <w:marBottom w:val="0"/>
      <w:divBdr>
        <w:top w:val="none" w:sz="0" w:space="0" w:color="auto"/>
        <w:left w:val="none" w:sz="0" w:space="0" w:color="auto"/>
        <w:bottom w:val="none" w:sz="0" w:space="0" w:color="auto"/>
        <w:right w:val="none" w:sz="0" w:space="0" w:color="auto"/>
      </w:divBdr>
    </w:div>
    <w:div w:id="371074237">
      <w:bodyDiv w:val="1"/>
      <w:marLeft w:val="0"/>
      <w:marRight w:val="0"/>
      <w:marTop w:val="0"/>
      <w:marBottom w:val="0"/>
      <w:divBdr>
        <w:top w:val="none" w:sz="0" w:space="0" w:color="auto"/>
        <w:left w:val="none" w:sz="0" w:space="0" w:color="auto"/>
        <w:bottom w:val="none" w:sz="0" w:space="0" w:color="auto"/>
        <w:right w:val="none" w:sz="0" w:space="0" w:color="auto"/>
      </w:divBdr>
    </w:div>
    <w:div w:id="371157699">
      <w:bodyDiv w:val="1"/>
      <w:marLeft w:val="0"/>
      <w:marRight w:val="0"/>
      <w:marTop w:val="0"/>
      <w:marBottom w:val="0"/>
      <w:divBdr>
        <w:top w:val="none" w:sz="0" w:space="0" w:color="auto"/>
        <w:left w:val="none" w:sz="0" w:space="0" w:color="auto"/>
        <w:bottom w:val="none" w:sz="0" w:space="0" w:color="auto"/>
        <w:right w:val="none" w:sz="0" w:space="0" w:color="auto"/>
      </w:divBdr>
    </w:div>
    <w:div w:id="371343073">
      <w:bodyDiv w:val="1"/>
      <w:marLeft w:val="0"/>
      <w:marRight w:val="0"/>
      <w:marTop w:val="0"/>
      <w:marBottom w:val="0"/>
      <w:divBdr>
        <w:top w:val="none" w:sz="0" w:space="0" w:color="auto"/>
        <w:left w:val="none" w:sz="0" w:space="0" w:color="auto"/>
        <w:bottom w:val="none" w:sz="0" w:space="0" w:color="auto"/>
        <w:right w:val="none" w:sz="0" w:space="0" w:color="auto"/>
      </w:divBdr>
    </w:div>
    <w:div w:id="373847080">
      <w:bodyDiv w:val="1"/>
      <w:marLeft w:val="0"/>
      <w:marRight w:val="0"/>
      <w:marTop w:val="0"/>
      <w:marBottom w:val="0"/>
      <w:divBdr>
        <w:top w:val="none" w:sz="0" w:space="0" w:color="auto"/>
        <w:left w:val="none" w:sz="0" w:space="0" w:color="auto"/>
        <w:bottom w:val="none" w:sz="0" w:space="0" w:color="auto"/>
        <w:right w:val="none" w:sz="0" w:space="0" w:color="auto"/>
      </w:divBdr>
    </w:div>
    <w:div w:id="374307308">
      <w:bodyDiv w:val="1"/>
      <w:marLeft w:val="0"/>
      <w:marRight w:val="0"/>
      <w:marTop w:val="0"/>
      <w:marBottom w:val="0"/>
      <w:divBdr>
        <w:top w:val="none" w:sz="0" w:space="0" w:color="auto"/>
        <w:left w:val="none" w:sz="0" w:space="0" w:color="auto"/>
        <w:bottom w:val="none" w:sz="0" w:space="0" w:color="auto"/>
        <w:right w:val="none" w:sz="0" w:space="0" w:color="auto"/>
      </w:divBdr>
    </w:div>
    <w:div w:id="374473186">
      <w:bodyDiv w:val="1"/>
      <w:marLeft w:val="0"/>
      <w:marRight w:val="0"/>
      <w:marTop w:val="0"/>
      <w:marBottom w:val="0"/>
      <w:divBdr>
        <w:top w:val="none" w:sz="0" w:space="0" w:color="auto"/>
        <w:left w:val="none" w:sz="0" w:space="0" w:color="auto"/>
        <w:bottom w:val="none" w:sz="0" w:space="0" w:color="auto"/>
        <w:right w:val="none" w:sz="0" w:space="0" w:color="auto"/>
      </w:divBdr>
    </w:div>
    <w:div w:id="376781451">
      <w:bodyDiv w:val="1"/>
      <w:marLeft w:val="0"/>
      <w:marRight w:val="0"/>
      <w:marTop w:val="0"/>
      <w:marBottom w:val="0"/>
      <w:divBdr>
        <w:top w:val="none" w:sz="0" w:space="0" w:color="auto"/>
        <w:left w:val="none" w:sz="0" w:space="0" w:color="auto"/>
        <w:bottom w:val="none" w:sz="0" w:space="0" w:color="auto"/>
        <w:right w:val="none" w:sz="0" w:space="0" w:color="auto"/>
      </w:divBdr>
    </w:div>
    <w:div w:id="377583000">
      <w:bodyDiv w:val="1"/>
      <w:marLeft w:val="0"/>
      <w:marRight w:val="0"/>
      <w:marTop w:val="0"/>
      <w:marBottom w:val="0"/>
      <w:divBdr>
        <w:top w:val="none" w:sz="0" w:space="0" w:color="auto"/>
        <w:left w:val="none" w:sz="0" w:space="0" w:color="auto"/>
        <w:bottom w:val="none" w:sz="0" w:space="0" w:color="auto"/>
        <w:right w:val="none" w:sz="0" w:space="0" w:color="auto"/>
      </w:divBdr>
    </w:div>
    <w:div w:id="377821012">
      <w:bodyDiv w:val="1"/>
      <w:marLeft w:val="0"/>
      <w:marRight w:val="0"/>
      <w:marTop w:val="0"/>
      <w:marBottom w:val="0"/>
      <w:divBdr>
        <w:top w:val="none" w:sz="0" w:space="0" w:color="auto"/>
        <w:left w:val="none" w:sz="0" w:space="0" w:color="auto"/>
        <w:bottom w:val="none" w:sz="0" w:space="0" w:color="auto"/>
        <w:right w:val="none" w:sz="0" w:space="0" w:color="auto"/>
      </w:divBdr>
    </w:div>
    <w:div w:id="381289186">
      <w:bodyDiv w:val="1"/>
      <w:marLeft w:val="0"/>
      <w:marRight w:val="0"/>
      <w:marTop w:val="0"/>
      <w:marBottom w:val="0"/>
      <w:divBdr>
        <w:top w:val="none" w:sz="0" w:space="0" w:color="auto"/>
        <w:left w:val="none" w:sz="0" w:space="0" w:color="auto"/>
        <w:bottom w:val="none" w:sz="0" w:space="0" w:color="auto"/>
        <w:right w:val="none" w:sz="0" w:space="0" w:color="auto"/>
      </w:divBdr>
    </w:div>
    <w:div w:id="381557484">
      <w:bodyDiv w:val="1"/>
      <w:marLeft w:val="0"/>
      <w:marRight w:val="0"/>
      <w:marTop w:val="0"/>
      <w:marBottom w:val="0"/>
      <w:divBdr>
        <w:top w:val="none" w:sz="0" w:space="0" w:color="auto"/>
        <w:left w:val="none" w:sz="0" w:space="0" w:color="auto"/>
        <w:bottom w:val="none" w:sz="0" w:space="0" w:color="auto"/>
        <w:right w:val="none" w:sz="0" w:space="0" w:color="auto"/>
      </w:divBdr>
    </w:div>
    <w:div w:id="381681801">
      <w:bodyDiv w:val="1"/>
      <w:marLeft w:val="0"/>
      <w:marRight w:val="0"/>
      <w:marTop w:val="0"/>
      <w:marBottom w:val="0"/>
      <w:divBdr>
        <w:top w:val="none" w:sz="0" w:space="0" w:color="auto"/>
        <w:left w:val="none" w:sz="0" w:space="0" w:color="auto"/>
        <w:bottom w:val="none" w:sz="0" w:space="0" w:color="auto"/>
        <w:right w:val="none" w:sz="0" w:space="0" w:color="auto"/>
      </w:divBdr>
    </w:div>
    <w:div w:id="382487025">
      <w:bodyDiv w:val="1"/>
      <w:marLeft w:val="0"/>
      <w:marRight w:val="0"/>
      <w:marTop w:val="0"/>
      <w:marBottom w:val="0"/>
      <w:divBdr>
        <w:top w:val="none" w:sz="0" w:space="0" w:color="auto"/>
        <w:left w:val="none" w:sz="0" w:space="0" w:color="auto"/>
        <w:bottom w:val="none" w:sz="0" w:space="0" w:color="auto"/>
        <w:right w:val="none" w:sz="0" w:space="0" w:color="auto"/>
      </w:divBdr>
    </w:div>
    <w:div w:id="382606553">
      <w:bodyDiv w:val="1"/>
      <w:marLeft w:val="0"/>
      <w:marRight w:val="0"/>
      <w:marTop w:val="0"/>
      <w:marBottom w:val="0"/>
      <w:divBdr>
        <w:top w:val="none" w:sz="0" w:space="0" w:color="auto"/>
        <w:left w:val="none" w:sz="0" w:space="0" w:color="auto"/>
        <w:bottom w:val="none" w:sz="0" w:space="0" w:color="auto"/>
        <w:right w:val="none" w:sz="0" w:space="0" w:color="auto"/>
      </w:divBdr>
    </w:div>
    <w:div w:id="382755208">
      <w:bodyDiv w:val="1"/>
      <w:marLeft w:val="0"/>
      <w:marRight w:val="0"/>
      <w:marTop w:val="0"/>
      <w:marBottom w:val="0"/>
      <w:divBdr>
        <w:top w:val="none" w:sz="0" w:space="0" w:color="auto"/>
        <w:left w:val="none" w:sz="0" w:space="0" w:color="auto"/>
        <w:bottom w:val="none" w:sz="0" w:space="0" w:color="auto"/>
        <w:right w:val="none" w:sz="0" w:space="0" w:color="auto"/>
      </w:divBdr>
    </w:div>
    <w:div w:id="383144061">
      <w:bodyDiv w:val="1"/>
      <w:marLeft w:val="0"/>
      <w:marRight w:val="0"/>
      <w:marTop w:val="0"/>
      <w:marBottom w:val="0"/>
      <w:divBdr>
        <w:top w:val="none" w:sz="0" w:space="0" w:color="auto"/>
        <w:left w:val="none" w:sz="0" w:space="0" w:color="auto"/>
        <w:bottom w:val="none" w:sz="0" w:space="0" w:color="auto"/>
        <w:right w:val="none" w:sz="0" w:space="0" w:color="auto"/>
      </w:divBdr>
    </w:div>
    <w:div w:id="384451260">
      <w:bodyDiv w:val="1"/>
      <w:marLeft w:val="0"/>
      <w:marRight w:val="0"/>
      <w:marTop w:val="0"/>
      <w:marBottom w:val="0"/>
      <w:divBdr>
        <w:top w:val="none" w:sz="0" w:space="0" w:color="auto"/>
        <w:left w:val="none" w:sz="0" w:space="0" w:color="auto"/>
        <w:bottom w:val="none" w:sz="0" w:space="0" w:color="auto"/>
        <w:right w:val="none" w:sz="0" w:space="0" w:color="auto"/>
      </w:divBdr>
    </w:div>
    <w:div w:id="387998755">
      <w:bodyDiv w:val="1"/>
      <w:marLeft w:val="0"/>
      <w:marRight w:val="0"/>
      <w:marTop w:val="0"/>
      <w:marBottom w:val="0"/>
      <w:divBdr>
        <w:top w:val="none" w:sz="0" w:space="0" w:color="auto"/>
        <w:left w:val="none" w:sz="0" w:space="0" w:color="auto"/>
        <w:bottom w:val="none" w:sz="0" w:space="0" w:color="auto"/>
        <w:right w:val="none" w:sz="0" w:space="0" w:color="auto"/>
      </w:divBdr>
    </w:div>
    <w:div w:id="393044624">
      <w:bodyDiv w:val="1"/>
      <w:marLeft w:val="0"/>
      <w:marRight w:val="0"/>
      <w:marTop w:val="0"/>
      <w:marBottom w:val="0"/>
      <w:divBdr>
        <w:top w:val="none" w:sz="0" w:space="0" w:color="auto"/>
        <w:left w:val="none" w:sz="0" w:space="0" w:color="auto"/>
        <w:bottom w:val="none" w:sz="0" w:space="0" w:color="auto"/>
        <w:right w:val="none" w:sz="0" w:space="0" w:color="auto"/>
      </w:divBdr>
    </w:div>
    <w:div w:id="393357525">
      <w:bodyDiv w:val="1"/>
      <w:marLeft w:val="0"/>
      <w:marRight w:val="0"/>
      <w:marTop w:val="0"/>
      <w:marBottom w:val="0"/>
      <w:divBdr>
        <w:top w:val="none" w:sz="0" w:space="0" w:color="auto"/>
        <w:left w:val="none" w:sz="0" w:space="0" w:color="auto"/>
        <w:bottom w:val="none" w:sz="0" w:space="0" w:color="auto"/>
        <w:right w:val="none" w:sz="0" w:space="0" w:color="auto"/>
      </w:divBdr>
    </w:div>
    <w:div w:id="393546283">
      <w:bodyDiv w:val="1"/>
      <w:marLeft w:val="0"/>
      <w:marRight w:val="0"/>
      <w:marTop w:val="0"/>
      <w:marBottom w:val="0"/>
      <w:divBdr>
        <w:top w:val="none" w:sz="0" w:space="0" w:color="auto"/>
        <w:left w:val="none" w:sz="0" w:space="0" w:color="auto"/>
        <w:bottom w:val="none" w:sz="0" w:space="0" w:color="auto"/>
        <w:right w:val="none" w:sz="0" w:space="0" w:color="auto"/>
      </w:divBdr>
    </w:div>
    <w:div w:id="395469684">
      <w:bodyDiv w:val="1"/>
      <w:marLeft w:val="0"/>
      <w:marRight w:val="0"/>
      <w:marTop w:val="0"/>
      <w:marBottom w:val="0"/>
      <w:divBdr>
        <w:top w:val="none" w:sz="0" w:space="0" w:color="auto"/>
        <w:left w:val="none" w:sz="0" w:space="0" w:color="auto"/>
        <w:bottom w:val="none" w:sz="0" w:space="0" w:color="auto"/>
        <w:right w:val="none" w:sz="0" w:space="0" w:color="auto"/>
      </w:divBdr>
    </w:div>
    <w:div w:id="395663688">
      <w:bodyDiv w:val="1"/>
      <w:marLeft w:val="0"/>
      <w:marRight w:val="0"/>
      <w:marTop w:val="0"/>
      <w:marBottom w:val="0"/>
      <w:divBdr>
        <w:top w:val="none" w:sz="0" w:space="0" w:color="auto"/>
        <w:left w:val="none" w:sz="0" w:space="0" w:color="auto"/>
        <w:bottom w:val="none" w:sz="0" w:space="0" w:color="auto"/>
        <w:right w:val="none" w:sz="0" w:space="0" w:color="auto"/>
      </w:divBdr>
    </w:div>
    <w:div w:id="395789392">
      <w:bodyDiv w:val="1"/>
      <w:marLeft w:val="0"/>
      <w:marRight w:val="0"/>
      <w:marTop w:val="0"/>
      <w:marBottom w:val="0"/>
      <w:divBdr>
        <w:top w:val="none" w:sz="0" w:space="0" w:color="auto"/>
        <w:left w:val="none" w:sz="0" w:space="0" w:color="auto"/>
        <w:bottom w:val="none" w:sz="0" w:space="0" w:color="auto"/>
        <w:right w:val="none" w:sz="0" w:space="0" w:color="auto"/>
      </w:divBdr>
    </w:div>
    <w:div w:id="397828589">
      <w:bodyDiv w:val="1"/>
      <w:marLeft w:val="0"/>
      <w:marRight w:val="0"/>
      <w:marTop w:val="0"/>
      <w:marBottom w:val="0"/>
      <w:divBdr>
        <w:top w:val="none" w:sz="0" w:space="0" w:color="auto"/>
        <w:left w:val="none" w:sz="0" w:space="0" w:color="auto"/>
        <w:bottom w:val="none" w:sz="0" w:space="0" w:color="auto"/>
        <w:right w:val="none" w:sz="0" w:space="0" w:color="auto"/>
      </w:divBdr>
    </w:div>
    <w:div w:id="398017765">
      <w:bodyDiv w:val="1"/>
      <w:marLeft w:val="0"/>
      <w:marRight w:val="0"/>
      <w:marTop w:val="0"/>
      <w:marBottom w:val="0"/>
      <w:divBdr>
        <w:top w:val="none" w:sz="0" w:space="0" w:color="auto"/>
        <w:left w:val="none" w:sz="0" w:space="0" w:color="auto"/>
        <w:bottom w:val="none" w:sz="0" w:space="0" w:color="auto"/>
        <w:right w:val="none" w:sz="0" w:space="0" w:color="auto"/>
      </w:divBdr>
    </w:div>
    <w:div w:id="403066164">
      <w:bodyDiv w:val="1"/>
      <w:marLeft w:val="0"/>
      <w:marRight w:val="0"/>
      <w:marTop w:val="0"/>
      <w:marBottom w:val="0"/>
      <w:divBdr>
        <w:top w:val="none" w:sz="0" w:space="0" w:color="auto"/>
        <w:left w:val="none" w:sz="0" w:space="0" w:color="auto"/>
        <w:bottom w:val="none" w:sz="0" w:space="0" w:color="auto"/>
        <w:right w:val="none" w:sz="0" w:space="0" w:color="auto"/>
      </w:divBdr>
    </w:div>
    <w:div w:id="403071079">
      <w:bodyDiv w:val="1"/>
      <w:marLeft w:val="0"/>
      <w:marRight w:val="0"/>
      <w:marTop w:val="0"/>
      <w:marBottom w:val="0"/>
      <w:divBdr>
        <w:top w:val="none" w:sz="0" w:space="0" w:color="auto"/>
        <w:left w:val="none" w:sz="0" w:space="0" w:color="auto"/>
        <w:bottom w:val="none" w:sz="0" w:space="0" w:color="auto"/>
        <w:right w:val="none" w:sz="0" w:space="0" w:color="auto"/>
      </w:divBdr>
    </w:div>
    <w:div w:id="404911519">
      <w:bodyDiv w:val="1"/>
      <w:marLeft w:val="0"/>
      <w:marRight w:val="0"/>
      <w:marTop w:val="0"/>
      <w:marBottom w:val="0"/>
      <w:divBdr>
        <w:top w:val="none" w:sz="0" w:space="0" w:color="auto"/>
        <w:left w:val="none" w:sz="0" w:space="0" w:color="auto"/>
        <w:bottom w:val="none" w:sz="0" w:space="0" w:color="auto"/>
        <w:right w:val="none" w:sz="0" w:space="0" w:color="auto"/>
      </w:divBdr>
    </w:div>
    <w:div w:id="405567300">
      <w:bodyDiv w:val="1"/>
      <w:marLeft w:val="0"/>
      <w:marRight w:val="0"/>
      <w:marTop w:val="0"/>
      <w:marBottom w:val="0"/>
      <w:divBdr>
        <w:top w:val="none" w:sz="0" w:space="0" w:color="auto"/>
        <w:left w:val="none" w:sz="0" w:space="0" w:color="auto"/>
        <w:bottom w:val="none" w:sz="0" w:space="0" w:color="auto"/>
        <w:right w:val="none" w:sz="0" w:space="0" w:color="auto"/>
      </w:divBdr>
    </w:div>
    <w:div w:id="407771006">
      <w:bodyDiv w:val="1"/>
      <w:marLeft w:val="0"/>
      <w:marRight w:val="0"/>
      <w:marTop w:val="0"/>
      <w:marBottom w:val="0"/>
      <w:divBdr>
        <w:top w:val="none" w:sz="0" w:space="0" w:color="auto"/>
        <w:left w:val="none" w:sz="0" w:space="0" w:color="auto"/>
        <w:bottom w:val="none" w:sz="0" w:space="0" w:color="auto"/>
        <w:right w:val="none" w:sz="0" w:space="0" w:color="auto"/>
      </w:divBdr>
    </w:div>
    <w:div w:id="410470874">
      <w:bodyDiv w:val="1"/>
      <w:marLeft w:val="0"/>
      <w:marRight w:val="0"/>
      <w:marTop w:val="0"/>
      <w:marBottom w:val="0"/>
      <w:divBdr>
        <w:top w:val="none" w:sz="0" w:space="0" w:color="auto"/>
        <w:left w:val="none" w:sz="0" w:space="0" w:color="auto"/>
        <w:bottom w:val="none" w:sz="0" w:space="0" w:color="auto"/>
        <w:right w:val="none" w:sz="0" w:space="0" w:color="auto"/>
      </w:divBdr>
    </w:div>
    <w:div w:id="412507561">
      <w:bodyDiv w:val="1"/>
      <w:marLeft w:val="0"/>
      <w:marRight w:val="0"/>
      <w:marTop w:val="0"/>
      <w:marBottom w:val="0"/>
      <w:divBdr>
        <w:top w:val="none" w:sz="0" w:space="0" w:color="auto"/>
        <w:left w:val="none" w:sz="0" w:space="0" w:color="auto"/>
        <w:bottom w:val="none" w:sz="0" w:space="0" w:color="auto"/>
        <w:right w:val="none" w:sz="0" w:space="0" w:color="auto"/>
      </w:divBdr>
    </w:div>
    <w:div w:id="415249798">
      <w:bodyDiv w:val="1"/>
      <w:marLeft w:val="0"/>
      <w:marRight w:val="0"/>
      <w:marTop w:val="0"/>
      <w:marBottom w:val="0"/>
      <w:divBdr>
        <w:top w:val="none" w:sz="0" w:space="0" w:color="auto"/>
        <w:left w:val="none" w:sz="0" w:space="0" w:color="auto"/>
        <w:bottom w:val="none" w:sz="0" w:space="0" w:color="auto"/>
        <w:right w:val="none" w:sz="0" w:space="0" w:color="auto"/>
      </w:divBdr>
    </w:div>
    <w:div w:id="415592048">
      <w:bodyDiv w:val="1"/>
      <w:marLeft w:val="0"/>
      <w:marRight w:val="0"/>
      <w:marTop w:val="0"/>
      <w:marBottom w:val="0"/>
      <w:divBdr>
        <w:top w:val="none" w:sz="0" w:space="0" w:color="auto"/>
        <w:left w:val="none" w:sz="0" w:space="0" w:color="auto"/>
        <w:bottom w:val="none" w:sz="0" w:space="0" w:color="auto"/>
        <w:right w:val="none" w:sz="0" w:space="0" w:color="auto"/>
      </w:divBdr>
    </w:div>
    <w:div w:id="416443640">
      <w:bodyDiv w:val="1"/>
      <w:marLeft w:val="0"/>
      <w:marRight w:val="0"/>
      <w:marTop w:val="0"/>
      <w:marBottom w:val="0"/>
      <w:divBdr>
        <w:top w:val="none" w:sz="0" w:space="0" w:color="auto"/>
        <w:left w:val="none" w:sz="0" w:space="0" w:color="auto"/>
        <w:bottom w:val="none" w:sz="0" w:space="0" w:color="auto"/>
        <w:right w:val="none" w:sz="0" w:space="0" w:color="auto"/>
      </w:divBdr>
    </w:div>
    <w:div w:id="416899656">
      <w:bodyDiv w:val="1"/>
      <w:marLeft w:val="0"/>
      <w:marRight w:val="0"/>
      <w:marTop w:val="0"/>
      <w:marBottom w:val="0"/>
      <w:divBdr>
        <w:top w:val="none" w:sz="0" w:space="0" w:color="auto"/>
        <w:left w:val="none" w:sz="0" w:space="0" w:color="auto"/>
        <w:bottom w:val="none" w:sz="0" w:space="0" w:color="auto"/>
        <w:right w:val="none" w:sz="0" w:space="0" w:color="auto"/>
      </w:divBdr>
    </w:div>
    <w:div w:id="417023738">
      <w:bodyDiv w:val="1"/>
      <w:marLeft w:val="0"/>
      <w:marRight w:val="0"/>
      <w:marTop w:val="0"/>
      <w:marBottom w:val="0"/>
      <w:divBdr>
        <w:top w:val="none" w:sz="0" w:space="0" w:color="auto"/>
        <w:left w:val="none" w:sz="0" w:space="0" w:color="auto"/>
        <w:bottom w:val="none" w:sz="0" w:space="0" w:color="auto"/>
        <w:right w:val="none" w:sz="0" w:space="0" w:color="auto"/>
      </w:divBdr>
    </w:div>
    <w:div w:id="418722534">
      <w:bodyDiv w:val="1"/>
      <w:marLeft w:val="0"/>
      <w:marRight w:val="0"/>
      <w:marTop w:val="0"/>
      <w:marBottom w:val="0"/>
      <w:divBdr>
        <w:top w:val="none" w:sz="0" w:space="0" w:color="auto"/>
        <w:left w:val="none" w:sz="0" w:space="0" w:color="auto"/>
        <w:bottom w:val="none" w:sz="0" w:space="0" w:color="auto"/>
        <w:right w:val="none" w:sz="0" w:space="0" w:color="auto"/>
      </w:divBdr>
    </w:div>
    <w:div w:id="418990691">
      <w:bodyDiv w:val="1"/>
      <w:marLeft w:val="0"/>
      <w:marRight w:val="0"/>
      <w:marTop w:val="0"/>
      <w:marBottom w:val="0"/>
      <w:divBdr>
        <w:top w:val="none" w:sz="0" w:space="0" w:color="auto"/>
        <w:left w:val="none" w:sz="0" w:space="0" w:color="auto"/>
        <w:bottom w:val="none" w:sz="0" w:space="0" w:color="auto"/>
        <w:right w:val="none" w:sz="0" w:space="0" w:color="auto"/>
      </w:divBdr>
    </w:div>
    <w:div w:id="420611720">
      <w:bodyDiv w:val="1"/>
      <w:marLeft w:val="0"/>
      <w:marRight w:val="0"/>
      <w:marTop w:val="0"/>
      <w:marBottom w:val="0"/>
      <w:divBdr>
        <w:top w:val="none" w:sz="0" w:space="0" w:color="auto"/>
        <w:left w:val="none" w:sz="0" w:space="0" w:color="auto"/>
        <w:bottom w:val="none" w:sz="0" w:space="0" w:color="auto"/>
        <w:right w:val="none" w:sz="0" w:space="0" w:color="auto"/>
      </w:divBdr>
    </w:div>
    <w:div w:id="420949528">
      <w:bodyDiv w:val="1"/>
      <w:marLeft w:val="0"/>
      <w:marRight w:val="0"/>
      <w:marTop w:val="0"/>
      <w:marBottom w:val="0"/>
      <w:divBdr>
        <w:top w:val="none" w:sz="0" w:space="0" w:color="auto"/>
        <w:left w:val="none" w:sz="0" w:space="0" w:color="auto"/>
        <w:bottom w:val="none" w:sz="0" w:space="0" w:color="auto"/>
        <w:right w:val="none" w:sz="0" w:space="0" w:color="auto"/>
      </w:divBdr>
    </w:div>
    <w:div w:id="423039658">
      <w:bodyDiv w:val="1"/>
      <w:marLeft w:val="0"/>
      <w:marRight w:val="0"/>
      <w:marTop w:val="0"/>
      <w:marBottom w:val="0"/>
      <w:divBdr>
        <w:top w:val="none" w:sz="0" w:space="0" w:color="auto"/>
        <w:left w:val="none" w:sz="0" w:space="0" w:color="auto"/>
        <w:bottom w:val="none" w:sz="0" w:space="0" w:color="auto"/>
        <w:right w:val="none" w:sz="0" w:space="0" w:color="auto"/>
      </w:divBdr>
    </w:div>
    <w:div w:id="424695649">
      <w:bodyDiv w:val="1"/>
      <w:marLeft w:val="0"/>
      <w:marRight w:val="0"/>
      <w:marTop w:val="0"/>
      <w:marBottom w:val="0"/>
      <w:divBdr>
        <w:top w:val="none" w:sz="0" w:space="0" w:color="auto"/>
        <w:left w:val="none" w:sz="0" w:space="0" w:color="auto"/>
        <w:bottom w:val="none" w:sz="0" w:space="0" w:color="auto"/>
        <w:right w:val="none" w:sz="0" w:space="0" w:color="auto"/>
      </w:divBdr>
    </w:div>
    <w:div w:id="425884755">
      <w:bodyDiv w:val="1"/>
      <w:marLeft w:val="0"/>
      <w:marRight w:val="0"/>
      <w:marTop w:val="0"/>
      <w:marBottom w:val="0"/>
      <w:divBdr>
        <w:top w:val="none" w:sz="0" w:space="0" w:color="auto"/>
        <w:left w:val="none" w:sz="0" w:space="0" w:color="auto"/>
        <w:bottom w:val="none" w:sz="0" w:space="0" w:color="auto"/>
        <w:right w:val="none" w:sz="0" w:space="0" w:color="auto"/>
      </w:divBdr>
    </w:div>
    <w:div w:id="426967264">
      <w:bodyDiv w:val="1"/>
      <w:marLeft w:val="0"/>
      <w:marRight w:val="0"/>
      <w:marTop w:val="0"/>
      <w:marBottom w:val="0"/>
      <w:divBdr>
        <w:top w:val="none" w:sz="0" w:space="0" w:color="auto"/>
        <w:left w:val="none" w:sz="0" w:space="0" w:color="auto"/>
        <w:bottom w:val="none" w:sz="0" w:space="0" w:color="auto"/>
        <w:right w:val="none" w:sz="0" w:space="0" w:color="auto"/>
      </w:divBdr>
    </w:div>
    <w:div w:id="428159427">
      <w:bodyDiv w:val="1"/>
      <w:marLeft w:val="0"/>
      <w:marRight w:val="0"/>
      <w:marTop w:val="0"/>
      <w:marBottom w:val="0"/>
      <w:divBdr>
        <w:top w:val="none" w:sz="0" w:space="0" w:color="auto"/>
        <w:left w:val="none" w:sz="0" w:space="0" w:color="auto"/>
        <w:bottom w:val="none" w:sz="0" w:space="0" w:color="auto"/>
        <w:right w:val="none" w:sz="0" w:space="0" w:color="auto"/>
      </w:divBdr>
    </w:div>
    <w:div w:id="429663635">
      <w:bodyDiv w:val="1"/>
      <w:marLeft w:val="0"/>
      <w:marRight w:val="0"/>
      <w:marTop w:val="0"/>
      <w:marBottom w:val="0"/>
      <w:divBdr>
        <w:top w:val="none" w:sz="0" w:space="0" w:color="auto"/>
        <w:left w:val="none" w:sz="0" w:space="0" w:color="auto"/>
        <w:bottom w:val="none" w:sz="0" w:space="0" w:color="auto"/>
        <w:right w:val="none" w:sz="0" w:space="0" w:color="auto"/>
      </w:divBdr>
    </w:div>
    <w:div w:id="431703617">
      <w:bodyDiv w:val="1"/>
      <w:marLeft w:val="0"/>
      <w:marRight w:val="0"/>
      <w:marTop w:val="0"/>
      <w:marBottom w:val="0"/>
      <w:divBdr>
        <w:top w:val="none" w:sz="0" w:space="0" w:color="auto"/>
        <w:left w:val="none" w:sz="0" w:space="0" w:color="auto"/>
        <w:bottom w:val="none" w:sz="0" w:space="0" w:color="auto"/>
        <w:right w:val="none" w:sz="0" w:space="0" w:color="auto"/>
      </w:divBdr>
    </w:div>
    <w:div w:id="434324908">
      <w:bodyDiv w:val="1"/>
      <w:marLeft w:val="0"/>
      <w:marRight w:val="0"/>
      <w:marTop w:val="0"/>
      <w:marBottom w:val="0"/>
      <w:divBdr>
        <w:top w:val="none" w:sz="0" w:space="0" w:color="auto"/>
        <w:left w:val="none" w:sz="0" w:space="0" w:color="auto"/>
        <w:bottom w:val="none" w:sz="0" w:space="0" w:color="auto"/>
        <w:right w:val="none" w:sz="0" w:space="0" w:color="auto"/>
      </w:divBdr>
    </w:div>
    <w:div w:id="435758353">
      <w:bodyDiv w:val="1"/>
      <w:marLeft w:val="0"/>
      <w:marRight w:val="0"/>
      <w:marTop w:val="0"/>
      <w:marBottom w:val="0"/>
      <w:divBdr>
        <w:top w:val="none" w:sz="0" w:space="0" w:color="auto"/>
        <w:left w:val="none" w:sz="0" w:space="0" w:color="auto"/>
        <w:bottom w:val="none" w:sz="0" w:space="0" w:color="auto"/>
        <w:right w:val="none" w:sz="0" w:space="0" w:color="auto"/>
      </w:divBdr>
    </w:div>
    <w:div w:id="436604588">
      <w:bodyDiv w:val="1"/>
      <w:marLeft w:val="0"/>
      <w:marRight w:val="0"/>
      <w:marTop w:val="0"/>
      <w:marBottom w:val="0"/>
      <w:divBdr>
        <w:top w:val="none" w:sz="0" w:space="0" w:color="auto"/>
        <w:left w:val="none" w:sz="0" w:space="0" w:color="auto"/>
        <w:bottom w:val="none" w:sz="0" w:space="0" w:color="auto"/>
        <w:right w:val="none" w:sz="0" w:space="0" w:color="auto"/>
      </w:divBdr>
    </w:div>
    <w:div w:id="439449376">
      <w:bodyDiv w:val="1"/>
      <w:marLeft w:val="0"/>
      <w:marRight w:val="0"/>
      <w:marTop w:val="0"/>
      <w:marBottom w:val="0"/>
      <w:divBdr>
        <w:top w:val="none" w:sz="0" w:space="0" w:color="auto"/>
        <w:left w:val="none" w:sz="0" w:space="0" w:color="auto"/>
        <w:bottom w:val="none" w:sz="0" w:space="0" w:color="auto"/>
        <w:right w:val="none" w:sz="0" w:space="0" w:color="auto"/>
      </w:divBdr>
    </w:div>
    <w:div w:id="441612252">
      <w:bodyDiv w:val="1"/>
      <w:marLeft w:val="0"/>
      <w:marRight w:val="0"/>
      <w:marTop w:val="0"/>
      <w:marBottom w:val="0"/>
      <w:divBdr>
        <w:top w:val="none" w:sz="0" w:space="0" w:color="auto"/>
        <w:left w:val="none" w:sz="0" w:space="0" w:color="auto"/>
        <w:bottom w:val="none" w:sz="0" w:space="0" w:color="auto"/>
        <w:right w:val="none" w:sz="0" w:space="0" w:color="auto"/>
      </w:divBdr>
    </w:div>
    <w:div w:id="441808480">
      <w:bodyDiv w:val="1"/>
      <w:marLeft w:val="0"/>
      <w:marRight w:val="0"/>
      <w:marTop w:val="0"/>
      <w:marBottom w:val="0"/>
      <w:divBdr>
        <w:top w:val="none" w:sz="0" w:space="0" w:color="auto"/>
        <w:left w:val="none" w:sz="0" w:space="0" w:color="auto"/>
        <w:bottom w:val="none" w:sz="0" w:space="0" w:color="auto"/>
        <w:right w:val="none" w:sz="0" w:space="0" w:color="auto"/>
      </w:divBdr>
    </w:div>
    <w:div w:id="442116620">
      <w:bodyDiv w:val="1"/>
      <w:marLeft w:val="0"/>
      <w:marRight w:val="0"/>
      <w:marTop w:val="0"/>
      <w:marBottom w:val="0"/>
      <w:divBdr>
        <w:top w:val="none" w:sz="0" w:space="0" w:color="auto"/>
        <w:left w:val="none" w:sz="0" w:space="0" w:color="auto"/>
        <w:bottom w:val="none" w:sz="0" w:space="0" w:color="auto"/>
        <w:right w:val="none" w:sz="0" w:space="0" w:color="auto"/>
      </w:divBdr>
    </w:div>
    <w:div w:id="442385649">
      <w:bodyDiv w:val="1"/>
      <w:marLeft w:val="0"/>
      <w:marRight w:val="0"/>
      <w:marTop w:val="0"/>
      <w:marBottom w:val="0"/>
      <w:divBdr>
        <w:top w:val="none" w:sz="0" w:space="0" w:color="auto"/>
        <w:left w:val="none" w:sz="0" w:space="0" w:color="auto"/>
        <w:bottom w:val="none" w:sz="0" w:space="0" w:color="auto"/>
        <w:right w:val="none" w:sz="0" w:space="0" w:color="auto"/>
      </w:divBdr>
    </w:div>
    <w:div w:id="442772977">
      <w:bodyDiv w:val="1"/>
      <w:marLeft w:val="0"/>
      <w:marRight w:val="0"/>
      <w:marTop w:val="0"/>
      <w:marBottom w:val="0"/>
      <w:divBdr>
        <w:top w:val="none" w:sz="0" w:space="0" w:color="auto"/>
        <w:left w:val="none" w:sz="0" w:space="0" w:color="auto"/>
        <w:bottom w:val="none" w:sz="0" w:space="0" w:color="auto"/>
        <w:right w:val="none" w:sz="0" w:space="0" w:color="auto"/>
      </w:divBdr>
    </w:div>
    <w:div w:id="443353404">
      <w:bodyDiv w:val="1"/>
      <w:marLeft w:val="0"/>
      <w:marRight w:val="0"/>
      <w:marTop w:val="0"/>
      <w:marBottom w:val="0"/>
      <w:divBdr>
        <w:top w:val="none" w:sz="0" w:space="0" w:color="auto"/>
        <w:left w:val="none" w:sz="0" w:space="0" w:color="auto"/>
        <w:bottom w:val="none" w:sz="0" w:space="0" w:color="auto"/>
        <w:right w:val="none" w:sz="0" w:space="0" w:color="auto"/>
      </w:divBdr>
    </w:div>
    <w:div w:id="444541128">
      <w:bodyDiv w:val="1"/>
      <w:marLeft w:val="0"/>
      <w:marRight w:val="0"/>
      <w:marTop w:val="0"/>
      <w:marBottom w:val="0"/>
      <w:divBdr>
        <w:top w:val="none" w:sz="0" w:space="0" w:color="auto"/>
        <w:left w:val="none" w:sz="0" w:space="0" w:color="auto"/>
        <w:bottom w:val="none" w:sz="0" w:space="0" w:color="auto"/>
        <w:right w:val="none" w:sz="0" w:space="0" w:color="auto"/>
      </w:divBdr>
    </w:div>
    <w:div w:id="445126546">
      <w:bodyDiv w:val="1"/>
      <w:marLeft w:val="0"/>
      <w:marRight w:val="0"/>
      <w:marTop w:val="0"/>
      <w:marBottom w:val="0"/>
      <w:divBdr>
        <w:top w:val="none" w:sz="0" w:space="0" w:color="auto"/>
        <w:left w:val="none" w:sz="0" w:space="0" w:color="auto"/>
        <w:bottom w:val="none" w:sz="0" w:space="0" w:color="auto"/>
        <w:right w:val="none" w:sz="0" w:space="0" w:color="auto"/>
      </w:divBdr>
    </w:div>
    <w:div w:id="445739456">
      <w:bodyDiv w:val="1"/>
      <w:marLeft w:val="0"/>
      <w:marRight w:val="0"/>
      <w:marTop w:val="0"/>
      <w:marBottom w:val="0"/>
      <w:divBdr>
        <w:top w:val="none" w:sz="0" w:space="0" w:color="auto"/>
        <w:left w:val="none" w:sz="0" w:space="0" w:color="auto"/>
        <w:bottom w:val="none" w:sz="0" w:space="0" w:color="auto"/>
        <w:right w:val="none" w:sz="0" w:space="0" w:color="auto"/>
      </w:divBdr>
    </w:div>
    <w:div w:id="446195242">
      <w:bodyDiv w:val="1"/>
      <w:marLeft w:val="0"/>
      <w:marRight w:val="0"/>
      <w:marTop w:val="0"/>
      <w:marBottom w:val="0"/>
      <w:divBdr>
        <w:top w:val="none" w:sz="0" w:space="0" w:color="auto"/>
        <w:left w:val="none" w:sz="0" w:space="0" w:color="auto"/>
        <w:bottom w:val="none" w:sz="0" w:space="0" w:color="auto"/>
        <w:right w:val="none" w:sz="0" w:space="0" w:color="auto"/>
      </w:divBdr>
    </w:div>
    <w:div w:id="446849335">
      <w:bodyDiv w:val="1"/>
      <w:marLeft w:val="0"/>
      <w:marRight w:val="0"/>
      <w:marTop w:val="0"/>
      <w:marBottom w:val="0"/>
      <w:divBdr>
        <w:top w:val="none" w:sz="0" w:space="0" w:color="auto"/>
        <w:left w:val="none" w:sz="0" w:space="0" w:color="auto"/>
        <w:bottom w:val="none" w:sz="0" w:space="0" w:color="auto"/>
        <w:right w:val="none" w:sz="0" w:space="0" w:color="auto"/>
      </w:divBdr>
    </w:div>
    <w:div w:id="447042447">
      <w:bodyDiv w:val="1"/>
      <w:marLeft w:val="0"/>
      <w:marRight w:val="0"/>
      <w:marTop w:val="0"/>
      <w:marBottom w:val="0"/>
      <w:divBdr>
        <w:top w:val="none" w:sz="0" w:space="0" w:color="auto"/>
        <w:left w:val="none" w:sz="0" w:space="0" w:color="auto"/>
        <w:bottom w:val="none" w:sz="0" w:space="0" w:color="auto"/>
        <w:right w:val="none" w:sz="0" w:space="0" w:color="auto"/>
      </w:divBdr>
    </w:div>
    <w:div w:id="447546208">
      <w:bodyDiv w:val="1"/>
      <w:marLeft w:val="0"/>
      <w:marRight w:val="0"/>
      <w:marTop w:val="0"/>
      <w:marBottom w:val="0"/>
      <w:divBdr>
        <w:top w:val="none" w:sz="0" w:space="0" w:color="auto"/>
        <w:left w:val="none" w:sz="0" w:space="0" w:color="auto"/>
        <w:bottom w:val="none" w:sz="0" w:space="0" w:color="auto"/>
        <w:right w:val="none" w:sz="0" w:space="0" w:color="auto"/>
      </w:divBdr>
    </w:div>
    <w:div w:id="447742179">
      <w:bodyDiv w:val="1"/>
      <w:marLeft w:val="0"/>
      <w:marRight w:val="0"/>
      <w:marTop w:val="0"/>
      <w:marBottom w:val="0"/>
      <w:divBdr>
        <w:top w:val="none" w:sz="0" w:space="0" w:color="auto"/>
        <w:left w:val="none" w:sz="0" w:space="0" w:color="auto"/>
        <w:bottom w:val="none" w:sz="0" w:space="0" w:color="auto"/>
        <w:right w:val="none" w:sz="0" w:space="0" w:color="auto"/>
      </w:divBdr>
    </w:div>
    <w:div w:id="451218348">
      <w:bodyDiv w:val="1"/>
      <w:marLeft w:val="0"/>
      <w:marRight w:val="0"/>
      <w:marTop w:val="0"/>
      <w:marBottom w:val="0"/>
      <w:divBdr>
        <w:top w:val="none" w:sz="0" w:space="0" w:color="auto"/>
        <w:left w:val="none" w:sz="0" w:space="0" w:color="auto"/>
        <w:bottom w:val="none" w:sz="0" w:space="0" w:color="auto"/>
        <w:right w:val="none" w:sz="0" w:space="0" w:color="auto"/>
      </w:divBdr>
    </w:div>
    <w:div w:id="452483165">
      <w:bodyDiv w:val="1"/>
      <w:marLeft w:val="0"/>
      <w:marRight w:val="0"/>
      <w:marTop w:val="0"/>
      <w:marBottom w:val="0"/>
      <w:divBdr>
        <w:top w:val="none" w:sz="0" w:space="0" w:color="auto"/>
        <w:left w:val="none" w:sz="0" w:space="0" w:color="auto"/>
        <w:bottom w:val="none" w:sz="0" w:space="0" w:color="auto"/>
        <w:right w:val="none" w:sz="0" w:space="0" w:color="auto"/>
      </w:divBdr>
    </w:div>
    <w:div w:id="453792440">
      <w:bodyDiv w:val="1"/>
      <w:marLeft w:val="0"/>
      <w:marRight w:val="0"/>
      <w:marTop w:val="0"/>
      <w:marBottom w:val="0"/>
      <w:divBdr>
        <w:top w:val="none" w:sz="0" w:space="0" w:color="auto"/>
        <w:left w:val="none" w:sz="0" w:space="0" w:color="auto"/>
        <w:bottom w:val="none" w:sz="0" w:space="0" w:color="auto"/>
        <w:right w:val="none" w:sz="0" w:space="0" w:color="auto"/>
      </w:divBdr>
    </w:div>
    <w:div w:id="457264989">
      <w:bodyDiv w:val="1"/>
      <w:marLeft w:val="0"/>
      <w:marRight w:val="0"/>
      <w:marTop w:val="0"/>
      <w:marBottom w:val="0"/>
      <w:divBdr>
        <w:top w:val="none" w:sz="0" w:space="0" w:color="auto"/>
        <w:left w:val="none" w:sz="0" w:space="0" w:color="auto"/>
        <w:bottom w:val="none" w:sz="0" w:space="0" w:color="auto"/>
        <w:right w:val="none" w:sz="0" w:space="0" w:color="auto"/>
      </w:divBdr>
    </w:div>
    <w:div w:id="458958286">
      <w:bodyDiv w:val="1"/>
      <w:marLeft w:val="0"/>
      <w:marRight w:val="0"/>
      <w:marTop w:val="0"/>
      <w:marBottom w:val="0"/>
      <w:divBdr>
        <w:top w:val="none" w:sz="0" w:space="0" w:color="auto"/>
        <w:left w:val="none" w:sz="0" w:space="0" w:color="auto"/>
        <w:bottom w:val="none" w:sz="0" w:space="0" w:color="auto"/>
        <w:right w:val="none" w:sz="0" w:space="0" w:color="auto"/>
      </w:divBdr>
    </w:div>
    <w:div w:id="459106660">
      <w:bodyDiv w:val="1"/>
      <w:marLeft w:val="0"/>
      <w:marRight w:val="0"/>
      <w:marTop w:val="0"/>
      <w:marBottom w:val="0"/>
      <w:divBdr>
        <w:top w:val="none" w:sz="0" w:space="0" w:color="auto"/>
        <w:left w:val="none" w:sz="0" w:space="0" w:color="auto"/>
        <w:bottom w:val="none" w:sz="0" w:space="0" w:color="auto"/>
        <w:right w:val="none" w:sz="0" w:space="0" w:color="auto"/>
      </w:divBdr>
    </w:div>
    <w:div w:id="461776405">
      <w:bodyDiv w:val="1"/>
      <w:marLeft w:val="0"/>
      <w:marRight w:val="0"/>
      <w:marTop w:val="0"/>
      <w:marBottom w:val="0"/>
      <w:divBdr>
        <w:top w:val="none" w:sz="0" w:space="0" w:color="auto"/>
        <w:left w:val="none" w:sz="0" w:space="0" w:color="auto"/>
        <w:bottom w:val="none" w:sz="0" w:space="0" w:color="auto"/>
        <w:right w:val="none" w:sz="0" w:space="0" w:color="auto"/>
      </w:divBdr>
    </w:div>
    <w:div w:id="462621824">
      <w:bodyDiv w:val="1"/>
      <w:marLeft w:val="0"/>
      <w:marRight w:val="0"/>
      <w:marTop w:val="0"/>
      <w:marBottom w:val="0"/>
      <w:divBdr>
        <w:top w:val="none" w:sz="0" w:space="0" w:color="auto"/>
        <w:left w:val="none" w:sz="0" w:space="0" w:color="auto"/>
        <w:bottom w:val="none" w:sz="0" w:space="0" w:color="auto"/>
        <w:right w:val="none" w:sz="0" w:space="0" w:color="auto"/>
      </w:divBdr>
    </w:div>
    <w:div w:id="466364936">
      <w:bodyDiv w:val="1"/>
      <w:marLeft w:val="0"/>
      <w:marRight w:val="0"/>
      <w:marTop w:val="0"/>
      <w:marBottom w:val="0"/>
      <w:divBdr>
        <w:top w:val="none" w:sz="0" w:space="0" w:color="auto"/>
        <w:left w:val="none" w:sz="0" w:space="0" w:color="auto"/>
        <w:bottom w:val="none" w:sz="0" w:space="0" w:color="auto"/>
        <w:right w:val="none" w:sz="0" w:space="0" w:color="auto"/>
      </w:divBdr>
    </w:div>
    <w:div w:id="469513736">
      <w:bodyDiv w:val="1"/>
      <w:marLeft w:val="0"/>
      <w:marRight w:val="0"/>
      <w:marTop w:val="0"/>
      <w:marBottom w:val="0"/>
      <w:divBdr>
        <w:top w:val="none" w:sz="0" w:space="0" w:color="auto"/>
        <w:left w:val="none" w:sz="0" w:space="0" w:color="auto"/>
        <w:bottom w:val="none" w:sz="0" w:space="0" w:color="auto"/>
        <w:right w:val="none" w:sz="0" w:space="0" w:color="auto"/>
      </w:divBdr>
    </w:div>
    <w:div w:id="469710434">
      <w:bodyDiv w:val="1"/>
      <w:marLeft w:val="0"/>
      <w:marRight w:val="0"/>
      <w:marTop w:val="0"/>
      <w:marBottom w:val="0"/>
      <w:divBdr>
        <w:top w:val="none" w:sz="0" w:space="0" w:color="auto"/>
        <w:left w:val="none" w:sz="0" w:space="0" w:color="auto"/>
        <w:bottom w:val="none" w:sz="0" w:space="0" w:color="auto"/>
        <w:right w:val="none" w:sz="0" w:space="0" w:color="auto"/>
      </w:divBdr>
    </w:div>
    <w:div w:id="470369645">
      <w:bodyDiv w:val="1"/>
      <w:marLeft w:val="0"/>
      <w:marRight w:val="0"/>
      <w:marTop w:val="0"/>
      <w:marBottom w:val="0"/>
      <w:divBdr>
        <w:top w:val="none" w:sz="0" w:space="0" w:color="auto"/>
        <w:left w:val="none" w:sz="0" w:space="0" w:color="auto"/>
        <w:bottom w:val="none" w:sz="0" w:space="0" w:color="auto"/>
        <w:right w:val="none" w:sz="0" w:space="0" w:color="auto"/>
      </w:divBdr>
    </w:div>
    <w:div w:id="470633965">
      <w:bodyDiv w:val="1"/>
      <w:marLeft w:val="0"/>
      <w:marRight w:val="0"/>
      <w:marTop w:val="0"/>
      <w:marBottom w:val="0"/>
      <w:divBdr>
        <w:top w:val="none" w:sz="0" w:space="0" w:color="auto"/>
        <w:left w:val="none" w:sz="0" w:space="0" w:color="auto"/>
        <w:bottom w:val="none" w:sz="0" w:space="0" w:color="auto"/>
        <w:right w:val="none" w:sz="0" w:space="0" w:color="auto"/>
      </w:divBdr>
    </w:div>
    <w:div w:id="471140857">
      <w:bodyDiv w:val="1"/>
      <w:marLeft w:val="0"/>
      <w:marRight w:val="0"/>
      <w:marTop w:val="0"/>
      <w:marBottom w:val="0"/>
      <w:divBdr>
        <w:top w:val="none" w:sz="0" w:space="0" w:color="auto"/>
        <w:left w:val="none" w:sz="0" w:space="0" w:color="auto"/>
        <w:bottom w:val="none" w:sz="0" w:space="0" w:color="auto"/>
        <w:right w:val="none" w:sz="0" w:space="0" w:color="auto"/>
      </w:divBdr>
    </w:div>
    <w:div w:id="472917098">
      <w:bodyDiv w:val="1"/>
      <w:marLeft w:val="0"/>
      <w:marRight w:val="0"/>
      <w:marTop w:val="0"/>
      <w:marBottom w:val="0"/>
      <w:divBdr>
        <w:top w:val="none" w:sz="0" w:space="0" w:color="auto"/>
        <w:left w:val="none" w:sz="0" w:space="0" w:color="auto"/>
        <w:bottom w:val="none" w:sz="0" w:space="0" w:color="auto"/>
        <w:right w:val="none" w:sz="0" w:space="0" w:color="auto"/>
      </w:divBdr>
    </w:div>
    <w:div w:id="473525386">
      <w:bodyDiv w:val="1"/>
      <w:marLeft w:val="0"/>
      <w:marRight w:val="0"/>
      <w:marTop w:val="0"/>
      <w:marBottom w:val="0"/>
      <w:divBdr>
        <w:top w:val="none" w:sz="0" w:space="0" w:color="auto"/>
        <w:left w:val="none" w:sz="0" w:space="0" w:color="auto"/>
        <w:bottom w:val="none" w:sz="0" w:space="0" w:color="auto"/>
        <w:right w:val="none" w:sz="0" w:space="0" w:color="auto"/>
      </w:divBdr>
    </w:div>
    <w:div w:id="474303310">
      <w:bodyDiv w:val="1"/>
      <w:marLeft w:val="0"/>
      <w:marRight w:val="0"/>
      <w:marTop w:val="0"/>
      <w:marBottom w:val="0"/>
      <w:divBdr>
        <w:top w:val="none" w:sz="0" w:space="0" w:color="auto"/>
        <w:left w:val="none" w:sz="0" w:space="0" w:color="auto"/>
        <w:bottom w:val="none" w:sz="0" w:space="0" w:color="auto"/>
        <w:right w:val="none" w:sz="0" w:space="0" w:color="auto"/>
      </w:divBdr>
    </w:div>
    <w:div w:id="474421380">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477456723">
      <w:bodyDiv w:val="1"/>
      <w:marLeft w:val="0"/>
      <w:marRight w:val="0"/>
      <w:marTop w:val="0"/>
      <w:marBottom w:val="0"/>
      <w:divBdr>
        <w:top w:val="none" w:sz="0" w:space="0" w:color="auto"/>
        <w:left w:val="none" w:sz="0" w:space="0" w:color="auto"/>
        <w:bottom w:val="none" w:sz="0" w:space="0" w:color="auto"/>
        <w:right w:val="none" w:sz="0" w:space="0" w:color="auto"/>
      </w:divBdr>
    </w:div>
    <w:div w:id="478153779">
      <w:bodyDiv w:val="1"/>
      <w:marLeft w:val="0"/>
      <w:marRight w:val="0"/>
      <w:marTop w:val="0"/>
      <w:marBottom w:val="0"/>
      <w:divBdr>
        <w:top w:val="none" w:sz="0" w:space="0" w:color="auto"/>
        <w:left w:val="none" w:sz="0" w:space="0" w:color="auto"/>
        <w:bottom w:val="none" w:sz="0" w:space="0" w:color="auto"/>
        <w:right w:val="none" w:sz="0" w:space="0" w:color="auto"/>
      </w:divBdr>
    </w:div>
    <w:div w:id="478498144">
      <w:bodyDiv w:val="1"/>
      <w:marLeft w:val="0"/>
      <w:marRight w:val="0"/>
      <w:marTop w:val="0"/>
      <w:marBottom w:val="0"/>
      <w:divBdr>
        <w:top w:val="none" w:sz="0" w:space="0" w:color="auto"/>
        <w:left w:val="none" w:sz="0" w:space="0" w:color="auto"/>
        <w:bottom w:val="none" w:sz="0" w:space="0" w:color="auto"/>
        <w:right w:val="none" w:sz="0" w:space="0" w:color="auto"/>
      </w:divBdr>
    </w:div>
    <w:div w:id="480537640">
      <w:bodyDiv w:val="1"/>
      <w:marLeft w:val="0"/>
      <w:marRight w:val="0"/>
      <w:marTop w:val="0"/>
      <w:marBottom w:val="0"/>
      <w:divBdr>
        <w:top w:val="none" w:sz="0" w:space="0" w:color="auto"/>
        <w:left w:val="none" w:sz="0" w:space="0" w:color="auto"/>
        <w:bottom w:val="none" w:sz="0" w:space="0" w:color="auto"/>
        <w:right w:val="none" w:sz="0" w:space="0" w:color="auto"/>
      </w:divBdr>
    </w:div>
    <w:div w:id="480656536">
      <w:bodyDiv w:val="1"/>
      <w:marLeft w:val="0"/>
      <w:marRight w:val="0"/>
      <w:marTop w:val="0"/>
      <w:marBottom w:val="0"/>
      <w:divBdr>
        <w:top w:val="none" w:sz="0" w:space="0" w:color="auto"/>
        <w:left w:val="none" w:sz="0" w:space="0" w:color="auto"/>
        <w:bottom w:val="none" w:sz="0" w:space="0" w:color="auto"/>
        <w:right w:val="none" w:sz="0" w:space="0" w:color="auto"/>
      </w:divBdr>
    </w:div>
    <w:div w:id="480855579">
      <w:bodyDiv w:val="1"/>
      <w:marLeft w:val="0"/>
      <w:marRight w:val="0"/>
      <w:marTop w:val="0"/>
      <w:marBottom w:val="0"/>
      <w:divBdr>
        <w:top w:val="none" w:sz="0" w:space="0" w:color="auto"/>
        <w:left w:val="none" w:sz="0" w:space="0" w:color="auto"/>
        <w:bottom w:val="none" w:sz="0" w:space="0" w:color="auto"/>
        <w:right w:val="none" w:sz="0" w:space="0" w:color="auto"/>
      </w:divBdr>
    </w:div>
    <w:div w:id="485172368">
      <w:bodyDiv w:val="1"/>
      <w:marLeft w:val="0"/>
      <w:marRight w:val="0"/>
      <w:marTop w:val="0"/>
      <w:marBottom w:val="0"/>
      <w:divBdr>
        <w:top w:val="none" w:sz="0" w:space="0" w:color="auto"/>
        <w:left w:val="none" w:sz="0" w:space="0" w:color="auto"/>
        <w:bottom w:val="none" w:sz="0" w:space="0" w:color="auto"/>
        <w:right w:val="none" w:sz="0" w:space="0" w:color="auto"/>
      </w:divBdr>
    </w:div>
    <w:div w:id="486098048">
      <w:bodyDiv w:val="1"/>
      <w:marLeft w:val="0"/>
      <w:marRight w:val="0"/>
      <w:marTop w:val="0"/>
      <w:marBottom w:val="0"/>
      <w:divBdr>
        <w:top w:val="none" w:sz="0" w:space="0" w:color="auto"/>
        <w:left w:val="none" w:sz="0" w:space="0" w:color="auto"/>
        <w:bottom w:val="none" w:sz="0" w:space="0" w:color="auto"/>
        <w:right w:val="none" w:sz="0" w:space="0" w:color="auto"/>
      </w:divBdr>
    </w:div>
    <w:div w:id="486747804">
      <w:bodyDiv w:val="1"/>
      <w:marLeft w:val="0"/>
      <w:marRight w:val="0"/>
      <w:marTop w:val="0"/>
      <w:marBottom w:val="0"/>
      <w:divBdr>
        <w:top w:val="none" w:sz="0" w:space="0" w:color="auto"/>
        <w:left w:val="none" w:sz="0" w:space="0" w:color="auto"/>
        <w:bottom w:val="none" w:sz="0" w:space="0" w:color="auto"/>
        <w:right w:val="none" w:sz="0" w:space="0" w:color="auto"/>
      </w:divBdr>
    </w:div>
    <w:div w:id="487210675">
      <w:bodyDiv w:val="1"/>
      <w:marLeft w:val="0"/>
      <w:marRight w:val="0"/>
      <w:marTop w:val="0"/>
      <w:marBottom w:val="0"/>
      <w:divBdr>
        <w:top w:val="none" w:sz="0" w:space="0" w:color="auto"/>
        <w:left w:val="none" w:sz="0" w:space="0" w:color="auto"/>
        <w:bottom w:val="none" w:sz="0" w:space="0" w:color="auto"/>
        <w:right w:val="none" w:sz="0" w:space="0" w:color="auto"/>
      </w:divBdr>
    </w:div>
    <w:div w:id="487283257">
      <w:bodyDiv w:val="1"/>
      <w:marLeft w:val="0"/>
      <w:marRight w:val="0"/>
      <w:marTop w:val="0"/>
      <w:marBottom w:val="0"/>
      <w:divBdr>
        <w:top w:val="none" w:sz="0" w:space="0" w:color="auto"/>
        <w:left w:val="none" w:sz="0" w:space="0" w:color="auto"/>
        <w:bottom w:val="none" w:sz="0" w:space="0" w:color="auto"/>
        <w:right w:val="none" w:sz="0" w:space="0" w:color="auto"/>
      </w:divBdr>
    </w:div>
    <w:div w:id="487475323">
      <w:bodyDiv w:val="1"/>
      <w:marLeft w:val="0"/>
      <w:marRight w:val="0"/>
      <w:marTop w:val="0"/>
      <w:marBottom w:val="0"/>
      <w:divBdr>
        <w:top w:val="none" w:sz="0" w:space="0" w:color="auto"/>
        <w:left w:val="none" w:sz="0" w:space="0" w:color="auto"/>
        <w:bottom w:val="none" w:sz="0" w:space="0" w:color="auto"/>
        <w:right w:val="none" w:sz="0" w:space="0" w:color="auto"/>
      </w:divBdr>
    </w:div>
    <w:div w:id="487674502">
      <w:bodyDiv w:val="1"/>
      <w:marLeft w:val="0"/>
      <w:marRight w:val="0"/>
      <w:marTop w:val="0"/>
      <w:marBottom w:val="0"/>
      <w:divBdr>
        <w:top w:val="none" w:sz="0" w:space="0" w:color="auto"/>
        <w:left w:val="none" w:sz="0" w:space="0" w:color="auto"/>
        <w:bottom w:val="none" w:sz="0" w:space="0" w:color="auto"/>
        <w:right w:val="none" w:sz="0" w:space="0" w:color="auto"/>
      </w:divBdr>
    </w:div>
    <w:div w:id="488642085">
      <w:bodyDiv w:val="1"/>
      <w:marLeft w:val="0"/>
      <w:marRight w:val="0"/>
      <w:marTop w:val="0"/>
      <w:marBottom w:val="0"/>
      <w:divBdr>
        <w:top w:val="none" w:sz="0" w:space="0" w:color="auto"/>
        <w:left w:val="none" w:sz="0" w:space="0" w:color="auto"/>
        <w:bottom w:val="none" w:sz="0" w:space="0" w:color="auto"/>
        <w:right w:val="none" w:sz="0" w:space="0" w:color="auto"/>
      </w:divBdr>
    </w:div>
    <w:div w:id="490368702">
      <w:bodyDiv w:val="1"/>
      <w:marLeft w:val="0"/>
      <w:marRight w:val="0"/>
      <w:marTop w:val="0"/>
      <w:marBottom w:val="0"/>
      <w:divBdr>
        <w:top w:val="none" w:sz="0" w:space="0" w:color="auto"/>
        <w:left w:val="none" w:sz="0" w:space="0" w:color="auto"/>
        <w:bottom w:val="none" w:sz="0" w:space="0" w:color="auto"/>
        <w:right w:val="none" w:sz="0" w:space="0" w:color="auto"/>
      </w:divBdr>
    </w:div>
    <w:div w:id="492647579">
      <w:bodyDiv w:val="1"/>
      <w:marLeft w:val="0"/>
      <w:marRight w:val="0"/>
      <w:marTop w:val="0"/>
      <w:marBottom w:val="0"/>
      <w:divBdr>
        <w:top w:val="none" w:sz="0" w:space="0" w:color="auto"/>
        <w:left w:val="none" w:sz="0" w:space="0" w:color="auto"/>
        <w:bottom w:val="none" w:sz="0" w:space="0" w:color="auto"/>
        <w:right w:val="none" w:sz="0" w:space="0" w:color="auto"/>
      </w:divBdr>
    </w:div>
    <w:div w:id="501891278">
      <w:bodyDiv w:val="1"/>
      <w:marLeft w:val="0"/>
      <w:marRight w:val="0"/>
      <w:marTop w:val="0"/>
      <w:marBottom w:val="0"/>
      <w:divBdr>
        <w:top w:val="none" w:sz="0" w:space="0" w:color="auto"/>
        <w:left w:val="none" w:sz="0" w:space="0" w:color="auto"/>
        <w:bottom w:val="none" w:sz="0" w:space="0" w:color="auto"/>
        <w:right w:val="none" w:sz="0" w:space="0" w:color="auto"/>
      </w:divBdr>
    </w:div>
    <w:div w:id="501968290">
      <w:bodyDiv w:val="1"/>
      <w:marLeft w:val="0"/>
      <w:marRight w:val="0"/>
      <w:marTop w:val="0"/>
      <w:marBottom w:val="0"/>
      <w:divBdr>
        <w:top w:val="none" w:sz="0" w:space="0" w:color="auto"/>
        <w:left w:val="none" w:sz="0" w:space="0" w:color="auto"/>
        <w:bottom w:val="none" w:sz="0" w:space="0" w:color="auto"/>
        <w:right w:val="none" w:sz="0" w:space="0" w:color="auto"/>
      </w:divBdr>
    </w:div>
    <w:div w:id="503056236">
      <w:bodyDiv w:val="1"/>
      <w:marLeft w:val="0"/>
      <w:marRight w:val="0"/>
      <w:marTop w:val="0"/>
      <w:marBottom w:val="0"/>
      <w:divBdr>
        <w:top w:val="none" w:sz="0" w:space="0" w:color="auto"/>
        <w:left w:val="none" w:sz="0" w:space="0" w:color="auto"/>
        <w:bottom w:val="none" w:sz="0" w:space="0" w:color="auto"/>
        <w:right w:val="none" w:sz="0" w:space="0" w:color="auto"/>
      </w:divBdr>
    </w:div>
    <w:div w:id="503403207">
      <w:bodyDiv w:val="1"/>
      <w:marLeft w:val="0"/>
      <w:marRight w:val="0"/>
      <w:marTop w:val="0"/>
      <w:marBottom w:val="0"/>
      <w:divBdr>
        <w:top w:val="none" w:sz="0" w:space="0" w:color="auto"/>
        <w:left w:val="none" w:sz="0" w:space="0" w:color="auto"/>
        <w:bottom w:val="none" w:sz="0" w:space="0" w:color="auto"/>
        <w:right w:val="none" w:sz="0" w:space="0" w:color="auto"/>
      </w:divBdr>
    </w:div>
    <w:div w:id="504830664">
      <w:bodyDiv w:val="1"/>
      <w:marLeft w:val="0"/>
      <w:marRight w:val="0"/>
      <w:marTop w:val="0"/>
      <w:marBottom w:val="0"/>
      <w:divBdr>
        <w:top w:val="none" w:sz="0" w:space="0" w:color="auto"/>
        <w:left w:val="none" w:sz="0" w:space="0" w:color="auto"/>
        <w:bottom w:val="none" w:sz="0" w:space="0" w:color="auto"/>
        <w:right w:val="none" w:sz="0" w:space="0" w:color="auto"/>
      </w:divBdr>
    </w:div>
    <w:div w:id="504976439">
      <w:bodyDiv w:val="1"/>
      <w:marLeft w:val="0"/>
      <w:marRight w:val="0"/>
      <w:marTop w:val="0"/>
      <w:marBottom w:val="0"/>
      <w:divBdr>
        <w:top w:val="none" w:sz="0" w:space="0" w:color="auto"/>
        <w:left w:val="none" w:sz="0" w:space="0" w:color="auto"/>
        <w:bottom w:val="none" w:sz="0" w:space="0" w:color="auto"/>
        <w:right w:val="none" w:sz="0" w:space="0" w:color="auto"/>
      </w:divBdr>
    </w:div>
    <w:div w:id="507133008">
      <w:bodyDiv w:val="1"/>
      <w:marLeft w:val="0"/>
      <w:marRight w:val="0"/>
      <w:marTop w:val="0"/>
      <w:marBottom w:val="0"/>
      <w:divBdr>
        <w:top w:val="none" w:sz="0" w:space="0" w:color="auto"/>
        <w:left w:val="none" w:sz="0" w:space="0" w:color="auto"/>
        <w:bottom w:val="none" w:sz="0" w:space="0" w:color="auto"/>
        <w:right w:val="none" w:sz="0" w:space="0" w:color="auto"/>
      </w:divBdr>
    </w:div>
    <w:div w:id="507644645">
      <w:bodyDiv w:val="1"/>
      <w:marLeft w:val="0"/>
      <w:marRight w:val="0"/>
      <w:marTop w:val="0"/>
      <w:marBottom w:val="0"/>
      <w:divBdr>
        <w:top w:val="none" w:sz="0" w:space="0" w:color="auto"/>
        <w:left w:val="none" w:sz="0" w:space="0" w:color="auto"/>
        <w:bottom w:val="none" w:sz="0" w:space="0" w:color="auto"/>
        <w:right w:val="none" w:sz="0" w:space="0" w:color="auto"/>
      </w:divBdr>
    </w:div>
    <w:div w:id="509025212">
      <w:bodyDiv w:val="1"/>
      <w:marLeft w:val="0"/>
      <w:marRight w:val="0"/>
      <w:marTop w:val="0"/>
      <w:marBottom w:val="0"/>
      <w:divBdr>
        <w:top w:val="none" w:sz="0" w:space="0" w:color="auto"/>
        <w:left w:val="none" w:sz="0" w:space="0" w:color="auto"/>
        <w:bottom w:val="none" w:sz="0" w:space="0" w:color="auto"/>
        <w:right w:val="none" w:sz="0" w:space="0" w:color="auto"/>
      </w:divBdr>
    </w:div>
    <w:div w:id="509370372">
      <w:bodyDiv w:val="1"/>
      <w:marLeft w:val="0"/>
      <w:marRight w:val="0"/>
      <w:marTop w:val="0"/>
      <w:marBottom w:val="0"/>
      <w:divBdr>
        <w:top w:val="none" w:sz="0" w:space="0" w:color="auto"/>
        <w:left w:val="none" w:sz="0" w:space="0" w:color="auto"/>
        <w:bottom w:val="none" w:sz="0" w:space="0" w:color="auto"/>
        <w:right w:val="none" w:sz="0" w:space="0" w:color="auto"/>
      </w:divBdr>
    </w:div>
    <w:div w:id="511382143">
      <w:bodyDiv w:val="1"/>
      <w:marLeft w:val="0"/>
      <w:marRight w:val="0"/>
      <w:marTop w:val="0"/>
      <w:marBottom w:val="0"/>
      <w:divBdr>
        <w:top w:val="none" w:sz="0" w:space="0" w:color="auto"/>
        <w:left w:val="none" w:sz="0" w:space="0" w:color="auto"/>
        <w:bottom w:val="none" w:sz="0" w:space="0" w:color="auto"/>
        <w:right w:val="none" w:sz="0" w:space="0" w:color="auto"/>
      </w:divBdr>
    </w:div>
    <w:div w:id="513303806">
      <w:bodyDiv w:val="1"/>
      <w:marLeft w:val="0"/>
      <w:marRight w:val="0"/>
      <w:marTop w:val="0"/>
      <w:marBottom w:val="0"/>
      <w:divBdr>
        <w:top w:val="none" w:sz="0" w:space="0" w:color="auto"/>
        <w:left w:val="none" w:sz="0" w:space="0" w:color="auto"/>
        <w:bottom w:val="none" w:sz="0" w:space="0" w:color="auto"/>
        <w:right w:val="none" w:sz="0" w:space="0" w:color="auto"/>
      </w:divBdr>
    </w:div>
    <w:div w:id="514004645">
      <w:bodyDiv w:val="1"/>
      <w:marLeft w:val="0"/>
      <w:marRight w:val="0"/>
      <w:marTop w:val="0"/>
      <w:marBottom w:val="0"/>
      <w:divBdr>
        <w:top w:val="none" w:sz="0" w:space="0" w:color="auto"/>
        <w:left w:val="none" w:sz="0" w:space="0" w:color="auto"/>
        <w:bottom w:val="none" w:sz="0" w:space="0" w:color="auto"/>
        <w:right w:val="none" w:sz="0" w:space="0" w:color="auto"/>
      </w:divBdr>
    </w:div>
    <w:div w:id="515193919">
      <w:bodyDiv w:val="1"/>
      <w:marLeft w:val="0"/>
      <w:marRight w:val="0"/>
      <w:marTop w:val="0"/>
      <w:marBottom w:val="0"/>
      <w:divBdr>
        <w:top w:val="none" w:sz="0" w:space="0" w:color="auto"/>
        <w:left w:val="none" w:sz="0" w:space="0" w:color="auto"/>
        <w:bottom w:val="none" w:sz="0" w:space="0" w:color="auto"/>
        <w:right w:val="none" w:sz="0" w:space="0" w:color="auto"/>
      </w:divBdr>
    </w:div>
    <w:div w:id="518354633">
      <w:bodyDiv w:val="1"/>
      <w:marLeft w:val="0"/>
      <w:marRight w:val="0"/>
      <w:marTop w:val="0"/>
      <w:marBottom w:val="0"/>
      <w:divBdr>
        <w:top w:val="none" w:sz="0" w:space="0" w:color="auto"/>
        <w:left w:val="none" w:sz="0" w:space="0" w:color="auto"/>
        <w:bottom w:val="none" w:sz="0" w:space="0" w:color="auto"/>
        <w:right w:val="none" w:sz="0" w:space="0" w:color="auto"/>
      </w:divBdr>
    </w:div>
    <w:div w:id="520120364">
      <w:bodyDiv w:val="1"/>
      <w:marLeft w:val="0"/>
      <w:marRight w:val="0"/>
      <w:marTop w:val="0"/>
      <w:marBottom w:val="0"/>
      <w:divBdr>
        <w:top w:val="none" w:sz="0" w:space="0" w:color="auto"/>
        <w:left w:val="none" w:sz="0" w:space="0" w:color="auto"/>
        <w:bottom w:val="none" w:sz="0" w:space="0" w:color="auto"/>
        <w:right w:val="none" w:sz="0" w:space="0" w:color="auto"/>
      </w:divBdr>
    </w:div>
    <w:div w:id="521208732">
      <w:bodyDiv w:val="1"/>
      <w:marLeft w:val="0"/>
      <w:marRight w:val="0"/>
      <w:marTop w:val="0"/>
      <w:marBottom w:val="0"/>
      <w:divBdr>
        <w:top w:val="none" w:sz="0" w:space="0" w:color="auto"/>
        <w:left w:val="none" w:sz="0" w:space="0" w:color="auto"/>
        <w:bottom w:val="none" w:sz="0" w:space="0" w:color="auto"/>
        <w:right w:val="none" w:sz="0" w:space="0" w:color="auto"/>
      </w:divBdr>
    </w:div>
    <w:div w:id="522206233">
      <w:bodyDiv w:val="1"/>
      <w:marLeft w:val="0"/>
      <w:marRight w:val="0"/>
      <w:marTop w:val="0"/>
      <w:marBottom w:val="0"/>
      <w:divBdr>
        <w:top w:val="none" w:sz="0" w:space="0" w:color="auto"/>
        <w:left w:val="none" w:sz="0" w:space="0" w:color="auto"/>
        <w:bottom w:val="none" w:sz="0" w:space="0" w:color="auto"/>
        <w:right w:val="none" w:sz="0" w:space="0" w:color="auto"/>
      </w:divBdr>
    </w:div>
    <w:div w:id="524056424">
      <w:bodyDiv w:val="1"/>
      <w:marLeft w:val="0"/>
      <w:marRight w:val="0"/>
      <w:marTop w:val="0"/>
      <w:marBottom w:val="0"/>
      <w:divBdr>
        <w:top w:val="none" w:sz="0" w:space="0" w:color="auto"/>
        <w:left w:val="none" w:sz="0" w:space="0" w:color="auto"/>
        <w:bottom w:val="none" w:sz="0" w:space="0" w:color="auto"/>
        <w:right w:val="none" w:sz="0" w:space="0" w:color="auto"/>
      </w:divBdr>
    </w:div>
    <w:div w:id="525873193">
      <w:bodyDiv w:val="1"/>
      <w:marLeft w:val="0"/>
      <w:marRight w:val="0"/>
      <w:marTop w:val="0"/>
      <w:marBottom w:val="0"/>
      <w:divBdr>
        <w:top w:val="none" w:sz="0" w:space="0" w:color="auto"/>
        <w:left w:val="none" w:sz="0" w:space="0" w:color="auto"/>
        <w:bottom w:val="none" w:sz="0" w:space="0" w:color="auto"/>
        <w:right w:val="none" w:sz="0" w:space="0" w:color="auto"/>
      </w:divBdr>
    </w:div>
    <w:div w:id="528494190">
      <w:bodyDiv w:val="1"/>
      <w:marLeft w:val="0"/>
      <w:marRight w:val="0"/>
      <w:marTop w:val="0"/>
      <w:marBottom w:val="0"/>
      <w:divBdr>
        <w:top w:val="none" w:sz="0" w:space="0" w:color="auto"/>
        <w:left w:val="none" w:sz="0" w:space="0" w:color="auto"/>
        <w:bottom w:val="none" w:sz="0" w:space="0" w:color="auto"/>
        <w:right w:val="none" w:sz="0" w:space="0" w:color="auto"/>
      </w:divBdr>
    </w:div>
    <w:div w:id="531959437">
      <w:bodyDiv w:val="1"/>
      <w:marLeft w:val="0"/>
      <w:marRight w:val="0"/>
      <w:marTop w:val="0"/>
      <w:marBottom w:val="0"/>
      <w:divBdr>
        <w:top w:val="none" w:sz="0" w:space="0" w:color="auto"/>
        <w:left w:val="none" w:sz="0" w:space="0" w:color="auto"/>
        <w:bottom w:val="none" w:sz="0" w:space="0" w:color="auto"/>
        <w:right w:val="none" w:sz="0" w:space="0" w:color="auto"/>
      </w:divBdr>
    </w:div>
    <w:div w:id="532033288">
      <w:bodyDiv w:val="1"/>
      <w:marLeft w:val="0"/>
      <w:marRight w:val="0"/>
      <w:marTop w:val="0"/>
      <w:marBottom w:val="0"/>
      <w:divBdr>
        <w:top w:val="none" w:sz="0" w:space="0" w:color="auto"/>
        <w:left w:val="none" w:sz="0" w:space="0" w:color="auto"/>
        <w:bottom w:val="none" w:sz="0" w:space="0" w:color="auto"/>
        <w:right w:val="none" w:sz="0" w:space="0" w:color="auto"/>
      </w:divBdr>
    </w:div>
    <w:div w:id="532232326">
      <w:bodyDiv w:val="1"/>
      <w:marLeft w:val="0"/>
      <w:marRight w:val="0"/>
      <w:marTop w:val="0"/>
      <w:marBottom w:val="0"/>
      <w:divBdr>
        <w:top w:val="none" w:sz="0" w:space="0" w:color="auto"/>
        <w:left w:val="none" w:sz="0" w:space="0" w:color="auto"/>
        <w:bottom w:val="none" w:sz="0" w:space="0" w:color="auto"/>
        <w:right w:val="none" w:sz="0" w:space="0" w:color="auto"/>
      </w:divBdr>
    </w:div>
    <w:div w:id="533150268">
      <w:bodyDiv w:val="1"/>
      <w:marLeft w:val="0"/>
      <w:marRight w:val="0"/>
      <w:marTop w:val="0"/>
      <w:marBottom w:val="0"/>
      <w:divBdr>
        <w:top w:val="none" w:sz="0" w:space="0" w:color="auto"/>
        <w:left w:val="none" w:sz="0" w:space="0" w:color="auto"/>
        <w:bottom w:val="none" w:sz="0" w:space="0" w:color="auto"/>
        <w:right w:val="none" w:sz="0" w:space="0" w:color="auto"/>
      </w:divBdr>
    </w:div>
    <w:div w:id="533540629">
      <w:bodyDiv w:val="1"/>
      <w:marLeft w:val="0"/>
      <w:marRight w:val="0"/>
      <w:marTop w:val="0"/>
      <w:marBottom w:val="0"/>
      <w:divBdr>
        <w:top w:val="none" w:sz="0" w:space="0" w:color="auto"/>
        <w:left w:val="none" w:sz="0" w:space="0" w:color="auto"/>
        <w:bottom w:val="none" w:sz="0" w:space="0" w:color="auto"/>
        <w:right w:val="none" w:sz="0" w:space="0" w:color="auto"/>
      </w:divBdr>
    </w:div>
    <w:div w:id="534119578">
      <w:bodyDiv w:val="1"/>
      <w:marLeft w:val="0"/>
      <w:marRight w:val="0"/>
      <w:marTop w:val="0"/>
      <w:marBottom w:val="0"/>
      <w:divBdr>
        <w:top w:val="none" w:sz="0" w:space="0" w:color="auto"/>
        <w:left w:val="none" w:sz="0" w:space="0" w:color="auto"/>
        <w:bottom w:val="none" w:sz="0" w:space="0" w:color="auto"/>
        <w:right w:val="none" w:sz="0" w:space="0" w:color="auto"/>
      </w:divBdr>
    </w:div>
    <w:div w:id="537622979">
      <w:bodyDiv w:val="1"/>
      <w:marLeft w:val="0"/>
      <w:marRight w:val="0"/>
      <w:marTop w:val="0"/>
      <w:marBottom w:val="0"/>
      <w:divBdr>
        <w:top w:val="none" w:sz="0" w:space="0" w:color="auto"/>
        <w:left w:val="none" w:sz="0" w:space="0" w:color="auto"/>
        <w:bottom w:val="none" w:sz="0" w:space="0" w:color="auto"/>
        <w:right w:val="none" w:sz="0" w:space="0" w:color="auto"/>
      </w:divBdr>
    </w:div>
    <w:div w:id="541676206">
      <w:bodyDiv w:val="1"/>
      <w:marLeft w:val="0"/>
      <w:marRight w:val="0"/>
      <w:marTop w:val="0"/>
      <w:marBottom w:val="0"/>
      <w:divBdr>
        <w:top w:val="none" w:sz="0" w:space="0" w:color="auto"/>
        <w:left w:val="none" w:sz="0" w:space="0" w:color="auto"/>
        <w:bottom w:val="none" w:sz="0" w:space="0" w:color="auto"/>
        <w:right w:val="none" w:sz="0" w:space="0" w:color="auto"/>
      </w:divBdr>
    </w:div>
    <w:div w:id="542401721">
      <w:bodyDiv w:val="1"/>
      <w:marLeft w:val="0"/>
      <w:marRight w:val="0"/>
      <w:marTop w:val="0"/>
      <w:marBottom w:val="0"/>
      <w:divBdr>
        <w:top w:val="none" w:sz="0" w:space="0" w:color="auto"/>
        <w:left w:val="none" w:sz="0" w:space="0" w:color="auto"/>
        <w:bottom w:val="none" w:sz="0" w:space="0" w:color="auto"/>
        <w:right w:val="none" w:sz="0" w:space="0" w:color="auto"/>
      </w:divBdr>
    </w:div>
    <w:div w:id="542669876">
      <w:bodyDiv w:val="1"/>
      <w:marLeft w:val="0"/>
      <w:marRight w:val="0"/>
      <w:marTop w:val="0"/>
      <w:marBottom w:val="0"/>
      <w:divBdr>
        <w:top w:val="none" w:sz="0" w:space="0" w:color="auto"/>
        <w:left w:val="none" w:sz="0" w:space="0" w:color="auto"/>
        <w:bottom w:val="none" w:sz="0" w:space="0" w:color="auto"/>
        <w:right w:val="none" w:sz="0" w:space="0" w:color="auto"/>
      </w:divBdr>
    </w:div>
    <w:div w:id="543713014">
      <w:bodyDiv w:val="1"/>
      <w:marLeft w:val="0"/>
      <w:marRight w:val="0"/>
      <w:marTop w:val="0"/>
      <w:marBottom w:val="0"/>
      <w:divBdr>
        <w:top w:val="none" w:sz="0" w:space="0" w:color="auto"/>
        <w:left w:val="none" w:sz="0" w:space="0" w:color="auto"/>
        <w:bottom w:val="none" w:sz="0" w:space="0" w:color="auto"/>
        <w:right w:val="none" w:sz="0" w:space="0" w:color="auto"/>
      </w:divBdr>
    </w:div>
    <w:div w:id="549459138">
      <w:bodyDiv w:val="1"/>
      <w:marLeft w:val="0"/>
      <w:marRight w:val="0"/>
      <w:marTop w:val="0"/>
      <w:marBottom w:val="0"/>
      <w:divBdr>
        <w:top w:val="none" w:sz="0" w:space="0" w:color="auto"/>
        <w:left w:val="none" w:sz="0" w:space="0" w:color="auto"/>
        <w:bottom w:val="none" w:sz="0" w:space="0" w:color="auto"/>
        <w:right w:val="none" w:sz="0" w:space="0" w:color="auto"/>
      </w:divBdr>
    </w:div>
    <w:div w:id="549613548">
      <w:bodyDiv w:val="1"/>
      <w:marLeft w:val="0"/>
      <w:marRight w:val="0"/>
      <w:marTop w:val="0"/>
      <w:marBottom w:val="0"/>
      <w:divBdr>
        <w:top w:val="none" w:sz="0" w:space="0" w:color="auto"/>
        <w:left w:val="none" w:sz="0" w:space="0" w:color="auto"/>
        <w:bottom w:val="none" w:sz="0" w:space="0" w:color="auto"/>
        <w:right w:val="none" w:sz="0" w:space="0" w:color="auto"/>
      </w:divBdr>
    </w:div>
    <w:div w:id="549926267">
      <w:bodyDiv w:val="1"/>
      <w:marLeft w:val="0"/>
      <w:marRight w:val="0"/>
      <w:marTop w:val="0"/>
      <w:marBottom w:val="0"/>
      <w:divBdr>
        <w:top w:val="none" w:sz="0" w:space="0" w:color="auto"/>
        <w:left w:val="none" w:sz="0" w:space="0" w:color="auto"/>
        <w:bottom w:val="none" w:sz="0" w:space="0" w:color="auto"/>
        <w:right w:val="none" w:sz="0" w:space="0" w:color="auto"/>
      </w:divBdr>
    </w:div>
    <w:div w:id="552425355">
      <w:bodyDiv w:val="1"/>
      <w:marLeft w:val="0"/>
      <w:marRight w:val="0"/>
      <w:marTop w:val="0"/>
      <w:marBottom w:val="0"/>
      <w:divBdr>
        <w:top w:val="none" w:sz="0" w:space="0" w:color="auto"/>
        <w:left w:val="none" w:sz="0" w:space="0" w:color="auto"/>
        <w:bottom w:val="none" w:sz="0" w:space="0" w:color="auto"/>
        <w:right w:val="none" w:sz="0" w:space="0" w:color="auto"/>
      </w:divBdr>
    </w:div>
    <w:div w:id="553662893">
      <w:bodyDiv w:val="1"/>
      <w:marLeft w:val="0"/>
      <w:marRight w:val="0"/>
      <w:marTop w:val="0"/>
      <w:marBottom w:val="0"/>
      <w:divBdr>
        <w:top w:val="none" w:sz="0" w:space="0" w:color="auto"/>
        <w:left w:val="none" w:sz="0" w:space="0" w:color="auto"/>
        <w:bottom w:val="none" w:sz="0" w:space="0" w:color="auto"/>
        <w:right w:val="none" w:sz="0" w:space="0" w:color="auto"/>
      </w:divBdr>
    </w:div>
    <w:div w:id="557012695">
      <w:bodyDiv w:val="1"/>
      <w:marLeft w:val="0"/>
      <w:marRight w:val="0"/>
      <w:marTop w:val="0"/>
      <w:marBottom w:val="0"/>
      <w:divBdr>
        <w:top w:val="none" w:sz="0" w:space="0" w:color="auto"/>
        <w:left w:val="none" w:sz="0" w:space="0" w:color="auto"/>
        <w:bottom w:val="none" w:sz="0" w:space="0" w:color="auto"/>
        <w:right w:val="none" w:sz="0" w:space="0" w:color="auto"/>
      </w:divBdr>
    </w:div>
    <w:div w:id="559638648">
      <w:bodyDiv w:val="1"/>
      <w:marLeft w:val="0"/>
      <w:marRight w:val="0"/>
      <w:marTop w:val="0"/>
      <w:marBottom w:val="0"/>
      <w:divBdr>
        <w:top w:val="none" w:sz="0" w:space="0" w:color="auto"/>
        <w:left w:val="none" w:sz="0" w:space="0" w:color="auto"/>
        <w:bottom w:val="none" w:sz="0" w:space="0" w:color="auto"/>
        <w:right w:val="none" w:sz="0" w:space="0" w:color="auto"/>
      </w:divBdr>
    </w:div>
    <w:div w:id="559708561">
      <w:bodyDiv w:val="1"/>
      <w:marLeft w:val="0"/>
      <w:marRight w:val="0"/>
      <w:marTop w:val="0"/>
      <w:marBottom w:val="0"/>
      <w:divBdr>
        <w:top w:val="none" w:sz="0" w:space="0" w:color="auto"/>
        <w:left w:val="none" w:sz="0" w:space="0" w:color="auto"/>
        <w:bottom w:val="none" w:sz="0" w:space="0" w:color="auto"/>
        <w:right w:val="none" w:sz="0" w:space="0" w:color="auto"/>
      </w:divBdr>
    </w:div>
    <w:div w:id="563760425">
      <w:bodyDiv w:val="1"/>
      <w:marLeft w:val="0"/>
      <w:marRight w:val="0"/>
      <w:marTop w:val="0"/>
      <w:marBottom w:val="0"/>
      <w:divBdr>
        <w:top w:val="none" w:sz="0" w:space="0" w:color="auto"/>
        <w:left w:val="none" w:sz="0" w:space="0" w:color="auto"/>
        <w:bottom w:val="none" w:sz="0" w:space="0" w:color="auto"/>
        <w:right w:val="none" w:sz="0" w:space="0" w:color="auto"/>
      </w:divBdr>
    </w:div>
    <w:div w:id="563955248">
      <w:bodyDiv w:val="1"/>
      <w:marLeft w:val="0"/>
      <w:marRight w:val="0"/>
      <w:marTop w:val="0"/>
      <w:marBottom w:val="0"/>
      <w:divBdr>
        <w:top w:val="none" w:sz="0" w:space="0" w:color="auto"/>
        <w:left w:val="none" w:sz="0" w:space="0" w:color="auto"/>
        <w:bottom w:val="none" w:sz="0" w:space="0" w:color="auto"/>
        <w:right w:val="none" w:sz="0" w:space="0" w:color="auto"/>
      </w:divBdr>
    </w:div>
    <w:div w:id="564344168">
      <w:bodyDiv w:val="1"/>
      <w:marLeft w:val="0"/>
      <w:marRight w:val="0"/>
      <w:marTop w:val="0"/>
      <w:marBottom w:val="0"/>
      <w:divBdr>
        <w:top w:val="none" w:sz="0" w:space="0" w:color="auto"/>
        <w:left w:val="none" w:sz="0" w:space="0" w:color="auto"/>
        <w:bottom w:val="none" w:sz="0" w:space="0" w:color="auto"/>
        <w:right w:val="none" w:sz="0" w:space="0" w:color="auto"/>
      </w:divBdr>
    </w:div>
    <w:div w:id="565071573">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567425878">
      <w:bodyDiv w:val="1"/>
      <w:marLeft w:val="0"/>
      <w:marRight w:val="0"/>
      <w:marTop w:val="0"/>
      <w:marBottom w:val="0"/>
      <w:divBdr>
        <w:top w:val="none" w:sz="0" w:space="0" w:color="auto"/>
        <w:left w:val="none" w:sz="0" w:space="0" w:color="auto"/>
        <w:bottom w:val="none" w:sz="0" w:space="0" w:color="auto"/>
        <w:right w:val="none" w:sz="0" w:space="0" w:color="auto"/>
      </w:divBdr>
    </w:div>
    <w:div w:id="567963458">
      <w:bodyDiv w:val="1"/>
      <w:marLeft w:val="0"/>
      <w:marRight w:val="0"/>
      <w:marTop w:val="0"/>
      <w:marBottom w:val="0"/>
      <w:divBdr>
        <w:top w:val="none" w:sz="0" w:space="0" w:color="auto"/>
        <w:left w:val="none" w:sz="0" w:space="0" w:color="auto"/>
        <w:bottom w:val="none" w:sz="0" w:space="0" w:color="auto"/>
        <w:right w:val="none" w:sz="0" w:space="0" w:color="auto"/>
      </w:divBdr>
    </w:div>
    <w:div w:id="571308697">
      <w:bodyDiv w:val="1"/>
      <w:marLeft w:val="0"/>
      <w:marRight w:val="0"/>
      <w:marTop w:val="0"/>
      <w:marBottom w:val="0"/>
      <w:divBdr>
        <w:top w:val="none" w:sz="0" w:space="0" w:color="auto"/>
        <w:left w:val="none" w:sz="0" w:space="0" w:color="auto"/>
        <w:bottom w:val="none" w:sz="0" w:space="0" w:color="auto"/>
        <w:right w:val="none" w:sz="0" w:space="0" w:color="auto"/>
      </w:divBdr>
    </w:div>
    <w:div w:id="573901774">
      <w:bodyDiv w:val="1"/>
      <w:marLeft w:val="0"/>
      <w:marRight w:val="0"/>
      <w:marTop w:val="0"/>
      <w:marBottom w:val="0"/>
      <w:divBdr>
        <w:top w:val="none" w:sz="0" w:space="0" w:color="auto"/>
        <w:left w:val="none" w:sz="0" w:space="0" w:color="auto"/>
        <w:bottom w:val="none" w:sz="0" w:space="0" w:color="auto"/>
        <w:right w:val="none" w:sz="0" w:space="0" w:color="auto"/>
      </w:divBdr>
    </w:div>
    <w:div w:id="574049028">
      <w:bodyDiv w:val="1"/>
      <w:marLeft w:val="0"/>
      <w:marRight w:val="0"/>
      <w:marTop w:val="0"/>
      <w:marBottom w:val="0"/>
      <w:divBdr>
        <w:top w:val="none" w:sz="0" w:space="0" w:color="auto"/>
        <w:left w:val="none" w:sz="0" w:space="0" w:color="auto"/>
        <w:bottom w:val="none" w:sz="0" w:space="0" w:color="auto"/>
        <w:right w:val="none" w:sz="0" w:space="0" w:color="auto"/>
      </w:divBdr>
    </w:div>
    <w:div w:id="575474399">
      <w:bodyDiv w:val="1"/>
      <w:marLeft w:val="0"/>
      <w:marRight w:val="0"/>
      <w:marTop w:val="0"/>
      <w:marBottom w:val="0"/>
      <w:divBdr>
        <w:top w:val="none" w:sz="0" w:space="0" w:color="auto"/>
        <w:left w:val="none" w:sz="0" w:space="0" w:color="auto"/>
        <w:bottom w:val="none" w:sz="0" w:space="0" w:color="auto"/>
        <w:right w:val="none" w:sz="0" w:space="0" w:color="auto"/>
      </w:divBdr>
    </w:div>
    <w:div w:id="575628261">
      <w:bodyDiv w:val="1"/>
      <w:marLeft w:val="0"/>
      <w:marRight w:val="0"/>
      <w:marTop w:val="0"/>
      <w:marBottom w:val="0"/>
      <w:divBdr>
        <w:top w:val="none" w:sz="0" w:space="0" w:color="auto"/>
        <w:left w:val="none" w:sz="0" w:space="0" w:color="auto"/>
        <w:bottom w:val="none" w:sz="0" w:space="0" w:color="auto"/>
        <w:right w:val="none" w:sz="0" w:space="0" w:color="auto"/>
      </w:divBdr>
    </w:div>
    <w:div w:id="576062101">
      <w:bodyDiv w:val="1"/>
      <w:marLeft w:val="0"/>
      <w:marRight w:val="0"/>
      <w:marTop w:val="0"/>
      <w:marBottom w:val="0"/>
      <w:divBdr>
        <w:top w:val="none" w:sz="0" w:space="0" w:color="auto"/>
        <w:left w:val="none" w:sz="0" w:space="0" w:color="auto"/>
        <w:bottom w:val="none" w:sz="0" w:space="0" w:color="auto"/>
        <w:right w:val="none" w:sz="0" w:space="0" w:color="auto"/>
      </w:divBdr>
    </w:div>
    <w:div w:id="579101479">
      <w:bodyDiv w:val="1"/>
      <w:marLeft w:val="0"/>
      <w:marRight w:val="0"/>
      <w:marTop w:val="0"/>
      <w:marBottom w:val="0"/>
      <w:divBdr>
        <w:top w:val="none" w:sz="0" w:space="0" w:color="auto"/>
        <w:left w:val="none" w:sz="0" w:space="0" w:color="auto"/>
        <w:bottom w:val="none" w:sz="0" w:space="0" w:color="auto"/>
        <w:right w:val="none" w:sz="0" w:space="0" w:color="auto"/>
      </w:divBdr>
    </w:div>
    <w:div w:id="579368051">
      <w:bodyDiv w:val="1"/>
      <w:marLeft w:val="0"/>
      <w:marRight w:val="0"/>
      <w:marTop w:val="0"/>
      <w:marBottom w:val="0"/>
      <w:divBdr>
        <w:top w:val="none" w:sz="0" w:space="0" w:color="auto"/>
        <w:left w:val="none" w:sz="0" w:space="0" w:color="auto"/>
        <w:bottom w:val="none" w:sz="0" w:space="0" w:color="auto"/>
        <w:right w:val="none" w:sz="0" w:space="0" w:color="auto"/>
      </w:divBdr>
    </w:div>
    <w:div w:id="579411468">
      <w:bodyDiv w:val="1"/>
      <w:marLeft w:val="0"/>
      <w:marRight w:val="0"/>
      <w:marTop w:val="0"/>
      <w:marBottom w:val="0"/>
      <w:divBdr>
        <w:top w:val="none" w:sz="0" w:space="0" w:color="auto"/>
        <w:left w:val="none" w:sz="0" w:space="0" w:color="auto"/>
        <w:bottom w:val="none" w:sz="0" w:space="0" w:color="auto"/>
        <w:right w:val="none" w:sz="0" w:space="0" w:color="auto"/>
      </w:divBdr>
    </w:div>
    <w:div w:id="579682255">
      <w:bodyDiv w:val="1"/>
      <w:marLeft w:val="0"/>
      <w:marRight w:val="0"/>
      <w:marTop w:val="0"/>
      <w:marBottom w:val="0"/>
      <w:divBdr>
        <w:top w:val="none" w:sz="0" w:space="0" w:color="auto"/>
        <w:left w:val="none" w:sz="0" w:space="0" w:color="auto"/>
        <w:bottom w:val="none" w:sz="0" w:space="0" w:color="auto"/>
        <w:right w:val="none" w:sz="0" w:space="0" w:color="auto"/>
      </w:divBdr>
    </w:div>
    <w:div w:id="579801212">
      <w:bodyDiv w:val="1"/>
      <w:marLeft w:val="0"/>
      <w:marRight w:val="0"/>
      <w:marTop w:val="0"/>
      <w:marBottom w:val="0"/>
      <w:divBdr>
        <w:top w:val="none" w:sz="0" w:space="0" w:color="auto"/>
        <w:left w:val="none" w:sz="0" w:space="0" w:color="auto"/>
        <w:bottom w:val="none" w:sz="0" w:space="0" w:color="auto"/>
        <w:right w:val="none" w:sz="0" w:space="0" w:color="auto"/>
      </w:divBdr>
    </w:div>
    <w:div w:id="580259525">
      <w:bodyDiv w:val="1"/>
      <w:marLeft w:val="0"/>
      <w:marRight w:val="0"/>
      <w:marTop w:val="0"/>
      <w:marBottom w:val="0"/>
      <w:divBdr>
        <w:top w:val="none" w:sz="0" w:space="0" w:color="auto"/>
        <w:left w:val="none" w:sz="0" w:space="0" w:color="auto"/>
        <w:bottom w:val="none" w:sz="0" w:space="0" w:color="auto"/>
        <w:right w:val="none" w:sz="0" w:space="0" w:color="auto"/>
      </w:divBdr>
    </w:div>
    <w:div w:id="584612863">
      <w:bodyDiv w:val="1"/>
      <w:marLeft w:val="0"/>
      <w:marRight w:val="0"/>
      <w:marTop w:val="0"/>
      <w:marBottom w:val="0"/>
      <w:divBdr>
        <w:top w:val="none" w:sz="0" w:space="0" w:color="auto"/>
        <w:left w:val="none" w:sz="0" w:space="0" w:color="auto"/>
        <w:bottom w:val="none" w:sz="0" w:space="0" w:color="auto"/>
        <w:right w:val="none" w:sz="0" w:space="0" w:color="auto"/>
      </w:divBdr>
    </w:div>
    <w:div w:id="587154806">
      <w:bodyDiv w:val="1"/>
      <w:marLeft w:val="0"/>
      <w:marRight w:val="0"/>
      <w:marTop w:val="0"/>
      <w:marBottom w:val="0"/>
      <w:divBdr>
        <w:top w:val="none" w:sz="0" w:space="0" w:color="auto"/>
        <w:left w:val="none" w:sz="0" w:space="0" w:color="auto"/>
        <w:bottom w:val="none" w:sz="0" w:space="0" w:color="auto"/>
        <w:right w:val="none" w:sz="0" w:space="0" w:color="auto"/>
      </w:divBdr>
    </w:div>
    <w:div w:id="590236638">
      <w:bodyDiv w:val="1"/>
      <w:marLeft w:val="0"/>
      <w:marRight w:val="0"/>
      <w:marTop w:val="0"/>
      <w:marBottom w:val="0"/>
      <w:divBdr>
        <w:top w:val="none" w:sz="0" w:space="0" w:color="auto"/>
        <w:left w:val="none" w:sz="0" w:space="0" w:color="auto"/>
        <w:bottom w:val="none" w:sz="0" w:space="0" w:color="auto"/>
        <w:right w:val="none" w:sz="0" w:space="0" w:color="auto"/>
      </w:divBdr>
    </w:div>
    <w:div w:id="591162743">
      <w:bodyDiv w:val="1"/>
      <w:marLeft w:val="0"/>
      <w:marRight w:val="0"/>
      <w:marTop w:val="0"/>
      <w:marBottom w:val="0"/>
      <w:divBdr>
        <w:top w:val="none" w:sz="0" w:space="0" w:color="auto"/>
        <w:left w:val="none" w:sz="0" w:space="0" w:color="auto"/>
        <w:bottom w:val="none" w:sz="0" w:space="0" w:color="auto"/>
        <w:right w:val="none" w:sz="0" w:space="0" w:color="auto"/>
      </w:divBdr>
    </w:div>
    <w:div w:id="593321367">
      <w:bodyDiv w:val="1"/>
      <w:marLeft w:val="0"/>
      <w:marRight w:val="0"/>
      <w:marTop w:val="0"/>
      <w:marBottom w:val="0"/>
      <w:divBdr>
        <w:top w:val="none" w:sz="0" w:space="0" w:color="auto"/>
        <w:left w:val="none" w:sz="0" w:space="0" w:color="auto"/>
        <w:bottom w:val="none" w:sz="0" w:space="0" w:color="auto"/>
        <w:right w:val="none" w:sz="0" w:space="0" w:color="auto"/>
      </w:divBdr>
    </w:div>
    <w:div w:id="593897515">
      <w:bodyDiv w:val="1"/>
      <w:marLeft w:val="0"/>
      <w:marRight w:val="0"/>
      <w:marTop w:val="0"/>
      <w:marBottom w:val="0"/>
      <w:divBdr>
        <w:top w:val="none" w:sz="0" w:space="0" w:color="auto"/>
        <w:left w:val="none" w:sz="0" w:space="0" w:color="auto"/>
        <w:bottom w:val="none" w:sz="0" w:space="0" w:color="auto"/>
        <w:right w:val="none" w:sz="0" w:space="0" w:color="auto"/>
      </w:divBdr>
    </w:div>
    <w:div w:id="594093833">
      <w:bodyDiv w:val="1"/>
      <w:marLeft w:val="0"/>
      <w:marRight w:val="0"/>
      <w:marTop w:val="0"/>
      <w:marBottom w:val="0"/>
      <w:divBdr>
        <w:top w:val="none" w:sz="0" w:space="0" w:color="auto"/>
        <w:left w:val="none" w:sz="0" w:space="0" w:color="auto"/>
        <w:bottom w:val="none" w:sz="0" w:space="0" w:color="auto"/>
        <w:right w:val="none" w:sz="0" w:space="0" w:color="auto"/>
      </w:divBdr>
    </w:div>
    <w:div w:id="596400761">
      <w:bodyDiv w:val="1"/>
      <w:marLeft w:val="0"/>
      <w:marRight w:val="0"/>
      <w:marTop w:val="0"/>
      <w:marBottom w:val="0"/>
      <w:divBdr>
        <w:top w:val="none" w:sz="0" w:space="0" w:color="auto"/>
        <w:left w:val="none" w:sz="0" w:space="0" w:color="auto"/>
        <w:bottom w:val="none" w:sz="0" w:space="0" w:color="auto"/>
        <w:right w:val="none" w:sz="0" w:space="0" w:color="auto"/>
      </w:divBdr>
    </w:div>
    <w:div w:id="596914117">
      <w:bodyDiv w:val="1"/>
      <w:marLeft w:val="0"/>
      <w:marRight w:val="0"/>
      <w:marTop w:val="0"/>
      <w:marBottom w:val="0"/>
      <w:divBdr>
        <w:top w:val="none" w:sz="0" w:space="0" w:color="auto"/>
        <w:left w:val="none" w:sz="0" w:space="0" w:color="auto"/>
        <w:bottom w:val="none" w:sz="0" w:space="0" w:color="auto"/>
        <w:right w:val="none" w:sz="0" w:space="0" w:color="auto"/>
      </w:divBdr>
    </w:div>
    <w:div w:id="597254597">
      <w:bodyDiv w:val="1"/>
      <w:marLeft w:val="0"/>
      <w:marRight w:val="0"/>
      <w:marTop w:val="0"/>
      <w:marBottom w:val="0"/>
      <w:divBdr>
        <w:top w:val="none" w:sz="0" w:space="0" w:color="auto"/>
        <w:left w:val="none" w:sz="0" w:space="0" w:color="auto"/>
        <w:bottom w:val="none" w:sz="0" w:space="0" w:color="auto"/>
        <w:right w:val="none" w:sz="0" w:space="0" w:color="auto"/>
      </w:divBdr>
    </w:div>
    <w:div w:id="597831790">
      <w:bodyDiv w:val="1"/>
      <w:marLeft w:val="0"/>
      <w:marRight w:val="0"/>
      <w:marTop w:val="0"/>
      <w:marBottom w:val="0"/>
      <w:divBdr>
        <w:top w:val="none" w:sz="0" w:space="0" w:color="auto"/>
        <w:left w:val="none" w:sz="0" w:space="0" w:color="auto"/>
        <w:bottom w:val="none" w:sz="0" w:space="0" w:color="auto"/>
        <w:right w:val="none" w:sz="0" w:space="0" w:color="auto"/>
      </w:divBdr>
    </w:div>
    <w:div w:id="599071910">
      <w:bodyDiv w:val="1"/>
      <w:marLeft w:val="0"/>
      <w:marRight w:val="0"/>
      <w:marTop w:val="0"/>
      <w:marBottom w:val="0"/>
      <w:divBdr>
        <w:top w:val="none" w:sz="0" w:space="0" w:color="auto"/>
        <w:left w:val="none" w:sz="0" w:space="0" w:color="auto"/>
        <w:bottom w:val="none" w:sz="0" w:space="0" w:color="auto"/>
        <w:right w:val="none" w:sz="0" w:space="0" w:color="auto"/>
      </w:divBdr>
    </w:div>
    <w:div w:id="599919498">
      <w:bodyDiv w:val="1"/>
      <w:marLeft w:val="0"/>
      <w:marRight w:val="0"/>
      <w:marTop w:val="0"/>
      <w:marBottom w:val="0"/>
      <w:divBdr>
        <w:top w:val="none" w:sz="0" w:space="0" w:color="auto"/>
        <w:left w:val="none" w:sz="0" w:space="0" w:color="auto"/>
        <w:bottom w:val="none" w:sz="0" w:space="0" w:color="auto"/>
        <w:right w:val="none" w:sz="0" w:space="0" w:color="auto"/>
      </w:divBdr>
    </w:div>
    <w:div w:id="599988493">
      <w:bodyDiv w:val="1"/>
      <w:marLeft w:val="0"/>
      <w:marRight w:val="0"/>
      <w:marTop w:val="0"/>
      <w:marBottom w:val="0"/>
      <w:divBdr>
        <w:top w:val="none" w:sz="0" w:space="0" w:color="auto"/>
        <w:left w:val="none" w:sz="0" w:space="0" w:color="auto"/>
        <w:bottom w:val="none" w:sz="0" w:space="0" w:color="auto"/>
        <w:right w:val="none" w:sz="0" w:space="0" w:color="auto"/>
      </w:divBdr>
    </w:div>
    <w:div w:id="600336505">
      <w:bodyDiv w:val="1"/>
      <w:marLeft w:val="0"/>
      <w:marRight w:val="0"/>
      <w:marTop w:val="0"/>
      <w:marBottom w:val="0"/>
      <w:divBdr>
        <w:top w:val="none" w:sz="0" w:space="0" w:color="auto"/>
        <w:left w:val="none" w:sz="0" w:space="0" w:color="auto"/>
        <w:bottom w:val="none" w:sz="0" w:space="0" w:color="auto"/>
        <w:right w:val="none" w:sz="0" w:space="0" w:color="auto"/>
      </w:divBdr>
    </w:div>
    <w:div w:id="601913370">
      <w:bodyDiv w:val="1"/>
      <w:marLeft w:val="0"/>
      <w:marRight w:val="0"/>
      <w:marTop w:val="0"/>
      <w:marBottom w:val="0"/>
      <w:divBdr>
        <w:top w:val="none" w:sz="0" w:space="0" w:color="auto"/>
        <w:left w:val="none" w:sz="0" w:space="0" w:color="auto"/>
        <w:bottom w:val="none" w:sz="0" w:space="0" w:color="auto"/>
        <w:right w:val="none" w:sz="0" w:space="0" w:color="auto"/>
      </w:divBdr>
    </w:div>
    <w:div w:id="602610597">
      <w:bodyDiv w:val="1"/>
      <w:marLeft w:val="0"/>
      <w:marRight w:val="0"/>
      <w:marTop w:val="0"/>
      <w:marBottom w:val="0"/>
      <w:divBdr>
        <w:top w:val="none" w:sz="0" w:space="0" w:color="auto"/>
        <w:left w:val="none" w:sz="0" w:space="0" w:color="auto"/>
        <w:bottom w:val="none" w:sz="0" w:space="0" w:color="auto"/>
        <w:right w:val="none" w:sz="0" w:space="0" w:color="auto"/>
      </w:divBdr>
    </w:div>
    <w:div w:id="603391572">
      <w:bodyDiv w:val="1"/>
      <w:marLeft w:val="0"/>
      <w:marRight w:val="0"/>
      <w:marTop w:val="0"/>
      <w:marBottom w:val="0"/>
      <w:divBdr>
        <w:top w:val="none" w:sz="0" w:space="0" w:color="auto"/>
        <w:left w:val="none" w:sz="0" w:space="0" w:color="auto"/>
        <w:bottom w:val="none" w:sz="0" w:space="0" w:color="auto"/>
        <w:right w:val="none" w:sz="0" w:space="0" w:color="auto"/>
      </w:divBdr>
    </w:div>
    <w:div w:id="603733715">
      <w:bodyDiv w:val="1"/>
      <w:marLeft w:val="0"/>
      <w:marRight w:val="0"/>
      <w:marTop w:val="0"/>
      <w:marBottom w:val="0"/>
      <w:divBdr>
        <w:top w:val="none" w:sz="0" w:space="0" w:color="auto"/>
        <w:left w:val="none" w:sz="0" w:space="0" w:color="auto"/>
        <w:bottom w:val="none" w:sz="0" w:space="0" w:color="auto"/>
        <w:right w:val="none" w:sz="0" w:space="0" w:color="auto"/>
      </w:divBdr>
    </w:div>
    <w:div w:id="604272105">
      <w:bodyDiv w:val="1"/>
      <w:marLeft w:val="0"/>
      <w:marRight w:val="0"/>
      <w:marTop w:val="0"/>
      <w:marBottom w:val="0"/>
      <w:divBdr>
        <w:top w:val="none" w:sz="0" w:space="0" w:color="auto"/>
        <w:left w:val="none" w:sz="0" w:space="0" w:color="auto"/>
        <w:bottom w:val="none" w:sz="0" w:space="0" w:color="auto"/>
        <w:right w:val="none" w:sz="0" w:space="0" w:color="auto"/>
      </w:divBdr>
    </w:div>
    <w:div w:id="604464813">
      <w:bodyDiv w:val="1"/>
      <w:marLeft w:val="0"/>
      <w:marRight w:val="0"/>
      <w:marTop w:val="0"/>
      <w:marBottom w:val="0"/>
      <w:divBdr>
        <w:top w:val="none" w:sz="0" w:space="0" w:color="auto"/>
        <w:left w:val="none" w:sz="0" w:space="0" w:color="auto"/>
        <w:bottom w:val="none" w:sz="0" w:space="0" w:color="auto"/>
        <w:right w:val="none" w:sz="0" w:space="0" w:color="auto"/>
      </w:divBdr>
    </w:div>
    <w:div w:id="605429197">
      <w:bodyDiv w:val="1"/>
      <w:marLeft w:val="0"/>
      <w:marRight w:val="0"/>
      <w:marTop w:val="0"/>
      <w:marBottom w:val="0"/>
      <w:divBdr>
        <w:top w:val="none" w:sz="0" w:space="0" w:color="auto"/>
        <w:left w:val="none" w:sz="0" w:space="0" w:color="auto"/>
        <w:bottom w:val="none" w:sz="0" w:space="0" w:color="auto"/>
        <w:right w:val="none" w:sz="0" w:space="0" w:color="auto"/>
      </w:divBdr>
    </w:div>
    <w:div w:id="607153416">
      <w:bodyDiv w:val="1"/>
      <w:marLeft w:val="0"/>
      <w:marRight w:val="0"/>
      <w:marTop w:val="0"/>
      <w:marBottom w:val="0"/>
      <w:divBdr>
        <w:top w:val="none" w:sz="0" w:space="0" w:color="auto"/>
        <w:left w:val="none" w:sz="0" w:space="0" w:color="auto"/>
        <w:bottom w:val="none" w:sz="0" w:space="0" w:color="auto"/>
        <w:right w:val="none" w:sz="0" w:space="0" w:color="auto"/>
      </w:divBdr>
    </w:div>
    <w:div w:id="608314664">
      <w:bodyDiv w:val="1"/>
      <w:marLeft w:val="0"/>
      <w:marRight w:val="0"/>
      <w:marTop w:val="0"/>
      <w:marBottom w:val="0"/>
      <w:divBdr>
        <w:top w:val="none" w:sz="0" w:space="0" w:color="auto"/>
        <w:left w:val="none" w:sz="0" w:space="0" w:color="auto"/>
        <w:bottom w:val="none" w:sz="0" w:space="0" w:color="auto"/>
        <w:right w:val="none" w:sz="0" w:space="0" w:color="auto"/>
      </w:divBdr>
    </w:div>
    <w:div w:id="608782289">
      <w:bodyDiv w:val="1"/>
      <w:marLeft w:val="0"/>
      <w:marRight w:val="0"/>
      <w:marTop w:val="0"/>
      <w:marBottom w:val="0"/>
      <w:divBdr>
        <w:top w:val="none" w:sz="0" w:space="0" w:color="auto"/>
        <w:left w:val="none" w:sz="0" w:space="0" w:color="auto"/>
        <w:bottom w:val="none" w:sz="0" w:space="0" w:color="auto"/>
        <w:right w:val="none" w:sz="0" w:space="0" w:color="auto"/>
      </w:divBdr>
    </w:div>
    <w:div w:id="609355278">
      <w:bodyDiv w:val="1"/>
      <w:marLeft w:val="0"/>
      <w:marRight w:val="0"/>
      <w:marTop w:val="0"/>
      <w:marBottom w:val="0"/>
      <w:divBdr>
        <w:top w:val="none" w:sz="0" w:space="0" w:color="auto"/>
        <w:left w:val="none" w:sz="0" w:space="0" w:color="auto"/>
        <w:bottom w:val="none" w:sz="0" w:space="0" w:color="auto"/>
        <w:right w:val="none" w:sz="0" w:space="0" w:color="auto"/>
      </w:divBdr>
    </w:div>
    <w:div w:id="609510025">
      <w:bodyDiv w:val="1"/>
      <w:marLeft w:val="0"/>
      <w:marRight w:val="0"/>
      <w:marTop w:val="0"/>
      <w:marBottom w:val="0"/>
      <w:divBdr>
        <w:top w:val="none" w:sz="0" w:space="0" w:color="auto"/>
        <w:left w:val="none" w:sz="0" w:space="0" w:color="auto"/>
        <w:bottom w:val="none" w:sz="0" w:space="0" w:color="auto"/>
        <w:right w:val="none" w:sz="0" w:space="0" w:color="auto"/>
      </w:divBdr>
    </w:div>
    <w:div w:id="609898033">
      <w:bodyDiv w:val="1"/>
      <w:marLeft w:val="0"/>
      <w:marRight w:val="0"/>
      <w:marTop w:val="0"/>
      <w:marBottom w:val="0"/>
      <w:divBdr>
        <w:top w:val="none" w:sz="0" w:space="0" w:color="auto"/>
        <w:left w:val="none" w:sz="0" w:space="0" w:color="auto"/>
        <w:bottom w:val="none" w:sz="0" w:space="0" w:color="auto"/>
        <w:right w:val="none" w:sz="0" w:space="0" w:color="auto"/>
      </w:divBdr>
    </w:div>
    <w:div w:id="610361830">
      <w:bodyDiv w:val="1"/>
      <w:marLeft w:val="0"/>
      <w:marRight w:val="0"/>
      <w:marTop w:val="0"/>
      <w:marBottom w:val="0"/>
      <w:divBdr>
        <w:top w:val="none" w:sz="0" w:space="0" w:color="auto"/>
        <w:left w:val="none" w:sz="0" w:space="0" w:color="auto"/>
        <w:bottom w:val="none" w:sz="0" w:space="0" w:color="auto"/>
        <w:right w:val="none" w:sz="0" w:space="0" w:color="auto"/>
      </w:divBdr>
    </w:div>
    <w:div w:id="611480636">
      <w:bodyDiv w:val="1"/>
      <w:marLeft w:val="0"/>
      <w:marRight w:val="0"/>
      <w:marTop w:val="0"/>
      <w:marBottom w:val="0"/>
      <w:divBdr>
        <w:top w:val="none" w:sz="0" w:space="0" w:color="auto"/>
        <w:left w:val="none" w:sz="0" w:space="0" w:color="auto"/>
        <w:bottom w:val="none" w:sz="0" w:space="0" w:color="auto"/>
        <w:right w:val="none" w:sz="0" w:space="0" w:color="auto"/>
      </w:divBdr>
    </w:div>
    <w:div w:id="613094487">
      <w:bodyDiv w:val="1"/>
      <w:marLeft w:val="0"/>
      <w:marRight w:val="0"/>
      <w:marTop w:val="0"/>
      <w:marBottom w:val="0"/>
      <w:divBdr>
        <w:top w:val="none" w:sz="0" w:space="0" w:color="auto"/>
        <w:left w:val="none" w:sz="0" w:space="0" w:color="auto"/>
        <w:bottom w:val="none" w:sz="0" w:space="0" w:color="auto"/>
        <w:right w:val="none" w:sz="0" w:space="0" w:color="auto"/>
      </w:divBdr>
    </w:div>
    <w:div w:id="614794306">
      <w:bodyDiv w:val="1"/>
      <w:marLeft w:val="0"/>
      <w:marRight w:val="0"/>
      <w:marTop w:val="0"/>
      <w:marBottom w:val="0"/>
      <w:divBdr>
        <w:top w:val="none" w:sz="0" w:space="0" w:color="auto"/>
        <w:left w:val="none" w:sz="0" w:space="0" w:color="auto"/>
        <w:bottom w:val="none" w:sz="0" w:space="0" w:color="auto"/>
        <w:right w:val="none" w:sz="0" w:space="0" w:color="auto"/>
      </w:divBdr>
    </w:div>
    <w:div w:id="615136688">
      <w:bodyDiv w:val="1"/>
      <w:marLeft w:val="0"/>
      <w:marRight w:val="0"/>
      <w:marTop w:val="0"/>
      <w:marBottom w:val="0"/>
      <w:divBdr>
        <w:top w:val="none" w:sz="0" w:space="0" w:color="auto"/>
        <w:left w:val="none" w:sz="0" w:space="0" w:color="auto"/>
        <w:bottom w:val="none" w:sz="0" w:space="0" w:color="auto"/>
        <w:right w:val="none" w:sz="0" w:space="0" w:color="auto"/>
      </w:divBdr>
    </w:div>
    <w:div w:id="615137183">
      <w:bodyDiv w:val="1"/>
      <w:marLeft w:val="0"/>
      <w:marRight w:val="0"/>
      <w:marTop w:val="0"/>
      <w:marBottom w:val="0"/>
      <w:divBdr>
        <w:top w:val="none" w:sz="0" w:space="0" w:color="auto"/>
        <w:left w:val="none" w:sz="0" w:space="0" w:color="auto"/>
        <w:bottom w:val="none" w:sz="0" w:space="0" w:color="auto"/>
        <w:right w:val="none" w:sz="0" w:space="0" w:color="auto"/>
      </w:divBdr>
    </w:div>
    <w:div w:id="616956655">
      <w:bodyDiv w:val="1"/>
      <w:marLeft w:val="0"/>
      <w:marRight w:val="0"/>
      <w:marTop w:val="0"/>
      <w:marBottom w:val="0"/>
      <w:divBdr>
        <w:top w:val="none" w:sz="0" w:space="0" w:color="auto"/>
        <w:left w:val="none" w:sz="0" w:space="0" w:color="auto"/>
        <w:bottom w:val="none" w:sz="0" w:space="0" w:color="auto"/>
        <w:right w:val="none" w:sz="0" w:space="0" w:color="auto"/>
      </w:divBdr>
    </w:div>
    <w:div w:id="618876156">
      <w:bodyDiv w:val="1"/>
      <w:marLeft w:val="0"/>
      <w:marRight w:val="0"/>
      <w:marTop w:val="0"/>
      <w:marBottom w:val="0"/>
      <w:divBdr>
        <w:top w:val="none" w:sz="0" w:space="0" w:color="auto"/>
        <w:left w:val="none" w:sz="0" w:space="0" w:color="auto"/>
        <w:bottom w:val="none" w:sz="0" w:space="0" w:color="auto"/>
        <w:right w:val="none" w:sz="0" w:space="0" w:color="auto"/>
      </w:divBdr>
    </w:div>
    <w:div w:id="619578461">
      <w:bodyDiv w:val="1"/>
      <w:marLeft w:val="0"/>
      <w:marRight w:val="0"/>
      <w:marTop w:val="0"/>
      <w:marBottom w:val="0"/>
      <w:divBdr>
        <w:top w:val="none" w:sz="0" w:space="0" w:color="auto"/>
        <w:left w:val="none" w:sz="0" w:space="0" w:color="auto"/>
        <w:bottom w:val="none" w:sz="0" w:space="0" w:color="auto"/>
        <w:right w:val="none" w:sz="0" w:space="0" w:color="auto"/>
      </w:divBdr>
    </w:div>
    <w:div w:id="620913685">
      <w:bodyDiv w:val="1"/>
      <w:marLeft w:val="0"/>
      <w:marRight w:val="0"/>
      <w:marTop w:val="0"/>
      <w:marBottom w:val="0"/>
      <w:divBdr>
        <w:top w:val="none" w:sz="0" w:space="0" w:color="auto"/>
        <w:left w:val="none" w:sz="0" w:space="0" w:color="auto"/>
        <w:bottom w:val="none" w:sz="0" w:space="0" w:color="auto"/>
        <w:right w:val="none" w:sz="0" w:space="0" w:color="auto"/>
      </w:divBdr>
    </w:div>
    <w:div w:id="621613083">
      <w:bodyDiv w:val="1"/>
      <w:marLeft w:val="0"/>
      <w:marRight w:val="0"/>
      <w:marTop w:val="0"/>
      <w:marBottom w:val="0"/>
      <w:divBdr>
        <w:top w:val="none" w:sz="0" w:space="0" w:color="auto"/>
        <w:left w:val="none" w:sz="0" w:space="0" w:color="auto"/>
        <w:bottom w:val="none" w:sz="0" w:space="0" w:color="auto"/>
        <w:right w:val="none" w:sz="0" w:space="0" w:color="auto"/>
      </w:divBdr>
    </w:div>
    <w:div w:id="623731111">
      <w:bodyDiv w:val="1"/>
      <w:marLeft w:val="0"/>
      <w:marRight w:val="0"/>
      <w:marTop w:val="0"/>
      <w:marBottom w:val="0"/>
      <w:divBdr>
        <w:top w:val="none" w:sz="0" w:space="0" w:color="auto"/>
        <w:left w:val="none" w:sz="0" w:space="0" w:color="auto"/>
        <w:bottom w:val="none" w:sz="0" w:space="0" w:color="auto"/>
        <w:right w:val="none" w:sz="0" w:space="0" w:color="auto"/>
      </w:divBdr>
    </w:div>
    <w:div w:id="624123568">
      <w:bodyDiv w:val="1"/>
      <w:marLeft w:val="0"/>
      <w:marRight w:val="0"/>
      <w:marTop w:val="0"/>
      <w:marBottom w:val="0"/>
      <w:divBdr>
        <w:top w:val="none" w:sz="0" w:space="0" w:color="auto"/>
        <w:left w:val="none" w:sz="0" w:space="0" w:color="auto"/>
        <w:bottom w:val="none" w:sz="0" w:space="0" w:color="auto"/>
        <w:right w:val="none" w:sz="0" w:space="0" w:color="auto"/>
      </w:divBdr>
    </w:div>
    <w:div w:id="625158498">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626401227">
      <w:bodyDiv w:val="1"/>
      <w:marLeft w:val="0"/>
      <w:marRight w:val="0"/>
      <w:marTop w:val="0"/>
      <w:marBottom w:val="0"/>
      <w:divBdr>
        <w:top w:val="none" w:sz="0" w:space="0" w:color="auto"/>
        <w:left w:val="none" w:sz="0" w:space="0" w:color="auto"/>
        <w:bottom w:val="none" w:sz="0" w:space="0" w:color="auto"/>
        <w:right w:val="none" w:sz="0" w:space="0" w:color="auto"/>
      </w:divBdr>
    </w:div>
    <w:div w:id="629166026">
      <w:bodyDiv w:val="1"/>
      <w:marLeft w:val="0"/>
      <w:marRight w:val="0"/>
      <w:marTop w:val="0"/>
      <w:marBottom w:val="0"/>
      <w:divBdr>
        <w:top w:val="none" w:sz="0" w:space="0" w:color="auto"/>
        <w:left w:val="none" w:sz="0" w:space="0" w:color="auto"/>
        <w:bottom w:val="none" w:sz="0" w:space="0" w:color="auto"/>
        <w:right w:val="none" w:sz="0" w:space="0" w:color="auto"/>
      </w:divBdr>
    </w:div>
    <w:div w:id="629936785">
      <w:bodyDiv w:val="1"/>
      <w:marLeft w:val="0"/>
      <w:marRight w:val="0"/>
      <w:marTop w:val="0"/>
      <w:marBottom w:val="0"/>
      <w:divBdr>
        <w:top w:val="none" w:sz="0" w:space="0" w:color="auto"/>
        <w:left w:val="none" w:sz="0" w:space="0" w:color="auto"/>
        <w:bottom w:val="none" w:sz="0" w:space="0" w:color="auto"/>
        <w:right w:val="none" w:sz="0" w:space="0" w:color="auto"/>
      </w:divBdr>
    </w:div>
    <w:div w:id="635379816">
      <w:bodyDiv w:val="1"/>
      <w:marLeft w:val="0"/>
      <w:marRight w:val="0"/>
      <w:marTop w:val="0"/>
      <w:marBottom w:val="0"/>
      <w:divBdr>
        <w:top w:val="none" w:sz="0" w:space="0" w:color="auto"/>
        <w:left w:val="none" w:sz="0" w:space="0" w:color="auto"/>
        <w:bottom w:val="none" w:sz="0" w:space="0" w:color="auto"/>
        <w:right w:val="none" w:sz="0" w:space="0" w:color="auto"/>
      </w:divBdr>
    </w:div>
    <w:div w:id="635575008">
      <w:bodyDiv w:val="1"/>
      <w:marLeft w:val="0"/>
      <w:marRight w:val="0"/>
      <w:marTop w:val="0"/>
      <w:marBottom w:val="0"/>
      <w:divBdr>
        <w:top w:val="none" w:sz="0" w:space="0" w:color="auto"/>
        <w:left w:val="none" w:sz="0" w:space="0" w:color="auto"/>
        <w:bottom w:val="none" w:sz="0" w:space="0" w:color="auto"/>
        <w:right w:val="none" w:sz="0" w:space="0" w:color="auto"/>
      </w:divBdr>
    </w:div>
    <w:div w:id="638463997">
      <w:bodyDiv w:val="1"/>
      <w:marLeft w:val="0"/>
      <w:marRight w:val="0"/>
      <w:marTop w:val="0"/>
      <w:marBottom w:val="0"/>
      <w:divBdr>
        <w:top w:val="none" w:sz="0" w:space="0" w:color="auto"/>
        <w:left w:val="none" w:sz="0" w:space="0" w:color="auto"/>
        <w:bottom w:val="none" w:sz="0" w:space="0" w:color="auto"/>
        <w:right w:val="none" w:sz="0" w:space="0" w:color="auto"/>
      </w:divBdr>
    </w:div>
    <w:div w:id="639041561">
      <w:bodyDiv w:val="1"/>
      <w:marLeft w:val="0"/>
      <w:marRight w:val="0"/>
      <w:marTop w:val="0"/>
      <w:marBottom w:val="0"/>
      <w:divBdr>
        <w:top w:val="none" w:sz="0" w:space="0" w:color="auto"/>
        <w:left w:val="none" w:sz="0" w:space="0" w:color="auto"/>
        <w:bottom w:val="none" w:sz="0" w:space="0" w:color="auto"/>
        <w:right w:val="none" w:sz="0" w:space="0" w:color="auto"/>
      </w:divBdr>
    </w:div>
    <w:div w:id="639650828">
      <w:bodyDiv w:val="1"/>
      <w:marLeft w:val="0"/>
      <w:marRight w:val="0"/>
      <w:marTop w:val="0"/>
      <w:marBottom w:val="0"/>
      <w:divBdr>
        <w:top w:val="none" w:sz="0" w:space="0" w:color="auto"/>
        <w:left w:val="none" w:sz="0" w:space="0" w:color="auto"/>
        <w:bottom w:val="none" w:sz="0" w:space="0" w:color="auto"/>
        <w:right w:val="none" w:sz="0" w:space="0" w:color="auto"/>
      </w:divBdr>
    </w:div>
    <w:div w:id="640156835">
      <w:bodyDiv w:val="1"/>
      <w:marLeft w:val="0"/>
      <w:marRight w:val="0"/>
      <w:marTop w:val="0"/>
      <w:marBottom w:val="0"/>
      <w:divBdr>
        <w:top w:val="none" w:sz="0" w:space="0" w:color="auto"/>
        <w:left w:val="none" w:sz="0" w:space="0" w:color="auto"/>
        <w:bottom w:val="none" w:sz="0" w:space="0" w:color="auto"/>
        <w:right w:val="none" w:sz="0" w:space="0" w:color="auto"/>
      </w:divBdr>
    </w:div>
    <w:div w:id="640885401">
      <w:bodyDiv w:val="1"/>
      <w:marLeft w:val="0"/>
      <w:marRight w:val="0"/>
      <w:marTop w:val="0"/>
      <w:marBottom w:val="0"/>
      <w:divBdr>
        <w:top w:val="none" w:sz="0" w:space="0" w:color="auto"/>
        <w:left w:val="none" w:sz="0" w:space="0" w:color="auto"/>
        <w:bottom w:val="none" w:sz="0" w:space="0" w:color="auto"/>
        <w:right w:val="none" w:sz="0" w:space="0" w:color="auto"/>
      </w:divBdr>
    </w:div>
    <w:div w:id="641421616">
      <w:bodyDiv w:val="1"/>
      <w:marLeft w:val="0"/>
      <w:marRight w:val="0"/>
      <w:marTop w:val="0"/>
      <w:marBottom w:val="0"/>
      <w:divBdr>
        <w:top w:val="none" w:sz="0" w:space="0" w:color="auto"/>
        <w:left w:val="none" w:sz="0" w:space="0" w:color="auto"/>
        <w:bottom w:val="none" w:sz="0" w:space="0" w:color="auto"/>
        <w:right w:val="none" w:sz="0" w:space="0" w:color="auto"/>
      </w:divBdr>
    </w:div>
    <w:div w:id="642807230">
      <w:bodyDiv w:val="1"/>
      <w:marLeft w:val="0"/>
      <w:marRight w:val="0"/>
      <w:marTop w:val="0"/>
      <w:marBottom w:val="0"/>
      <w:divBdr>
        <w:top w:val="none" w:sz="0" w:space="0" w:color="auto"/>
        <w:left w:val="none" w:sz="0" w:space="0" w:color="auto"/>
        <w:bottom w:val="none" w:sz="0" w:space="0" w:color="auto"/>
        <w:right w:val="none" w:sz="0" w:space="0" w:color="auto"/>
      </w:divBdr>
    </w:div>
    <w:div w:id="644434377">
      <w:bodyDiv w:val="1"/>
      <w:marLeft w:val="0"/>
      <w:marRight w:val="0"/>
      <w:marTop w:val="0"/>
      <w:marBottom w:val="0"/>
      <w:divBdr>
        <w:top w:val="none" w:sz="0" w:space="0" w:color="auto"/>
        <w:left w:val="none" w:sz="0" w:space="0" w:color="auto"/>
        <w:bottom w:val="none" w:sz="0" w:space="0" w:color="auto"/>
        <w:right w:val="none" w:sz="0" w:space="0" w:color="auto"/>
      </w:divBdr>
    </w:div>
    <w:div w:id="645820565">
      <w:bodyDiv w:val="1"/>
      <w:marLeft w:val="0"/>
      <w:marRight w:val="0"/>
      <w:marTop w:val="0"/>
      <w:marBottom w:val="0"/>
      <w:divBdr>
        <w:top w:val="none" w:sz="0" w:space="0" w:color="auto"/>
        <w:left w:val="none" w:sz="0" w:space="0" w:color="auto"/>
        <w:bottom w:val="none" w:sz="0" w:space="0" w:color="auto"/>
        <w:right w:val="none" w:sz="0" w:space="0" w:color="auto"/>
      </w:divBdr>
    </w:div>
    <w:div w:id="654409553">
      <w:bodyDiv w:val="1"/>
      <w:marLeft w:val="0"/>
      <w:marRight w:val="0"/>
      <w:marTop w:val="0"/>
      <w:marBottom w:val="0"/>
      <w:divBdr>
        <w:top w:val="none" w:sz="0" w:space="0" w:color="auto"/>
        <w:left w:val="none" w:sz="0" w:space="0" w:color="auto"/>
        <w:bottom w:val="none" w:sz="0" w:space="0" w:color="auto"/>
        <w:right w:val="none" w:sz="0" w:space="0" w:color="auto"/>
      </w:divBdr>
    </w:div>
    <w:div w:id="655186367">
      <w:bodyDiv w:val="1"/>
      <w:marLeft w:val="0"/>
      <w:marRight w:val="0"/>
      <w:marTop w:val="0"/>
      <w:marBottom w:val="0"/>
      <w:divBdr>
        <w:top w:val="none" w:sz="0" w:space="0" w:color="auto"/>
        <w:left w:val="none" w:sz="0" w:space="0" w:color="auto"/>
        <w:bottom w:val="none" w:sz="0" w:space="0" w:color="auto"/>
        <w:right w:val="none" w:sz="0" w:space="0" w:color="auto"/>
      </w:divBdr>
    </w:div>
    <w:div w:id="656956273">
      <w:bodyDiv w:val="1"/>
      <w:marLeft w:val="0"/>
      <w:marRight w:val="0"/>
      <w:marTop w:val="0"/>
      <w:marBottom w:val="0"/>
      <w:divBdr>
        <w:top w:val="none" w:sz="0" w:space="0" w:color="auto"/>
        <w:left w:val="none" w:sz="0" w:space="0" w:color="auto"/>
        <w:bottom w:val="none" w:sz="0" w:space="0" w:color="auto"/>
        <w:right w:val="none" w:sz="0" w:space="0" w:color="auto"/>
      </w:divBdr>
    </w:div>
    <w:div w:id="657071579">
      <w:bodyDiv w:val="1"/>
      <w:marLeft w:val="0"/>
      <w:marRight w:val="0"/>
      <w:marTop w:val="0"/>
      <w:marBottom w:val="0"/>
      <w:divBdr>
        <w:top w:val="none" w:sz="0" w:space="0" w:color="auto"/>
        <w:left w:val="none" w:sz="0" w:space="0" w:color="auto"/>
        <w:bottom w:val="none" w:sz="0" w:space="0" w:color="auto"/>
        <w:right w:val="none" w:sz="0" w:space="0" w:color="auto"/>
      </w:divBdr>
    </w:div>
    <w:div w:id="657080919">
      <w:bodyDiv w:val="1"/>
      <w:marLeft w:val="0"/>
      <w:marRight w:val="0"/>
      <w:marTop w:val="0"/>
      <w:marBottom w:val="0"/>
      <w:divBdr>
        <w:top w:val="none" w:sz="0" w:space="0" w:color="auto"/>
        <w:left w:val="none" w:sz="0" w:space="0" w:color="auto"/>
        <w:bottom w:val="none" w:sz="0" w:space="0" w:color="auto"/>
        <w:right w:val="none" w:sz="0" w:space="0" w:color="auto"/>
      </w:divBdr>
    </w:div>
    <w:div w:id="657267957">
      <w:bodyDiv w:val="1"/>
      <w:marLeft w:val="0"/>
      <w:marRight w:val="0"/>
      <w:marTop w:val="0"/>
      <w:marBottom w:val="0"/>
      <w:divBdr>
        <w:top w:val="none" w:sz="0" w:space="0" w:color="auto"/>
        <w:left w:val="none" w:sz="0" w:space="0" w:color="auto"/>
        <w:bottom w:val="none" w:sz="0" w:space="0" w:color="auto"/>
        <w:right w:val="none" w:sz="0" w:space="0" w:color="auto"/>
      </w:divBdr>
    </w:div>
    <w:div w:id="657340877">
      <w:bodyDiv w:val="1"/>
      <w:marLeft w:val="0"/>
      <w:marRight w:val="0"/>
      <w:marTop w:val="0"/>
      <w:marBottom w:val="0"/>
      <w:divBdr>
        <w:top w:val="none" w:sz="0" w:space="0" w:color="auto"/>
        <w:left w:val="none" w:sz="0" w:space="0" w:color="auto"/>
        <w:bottom w:val="none" w:sz="0" w:space="0" w:color="auto"/>
        <w:right w:val="none" w:sz="0" w:space="0" w:color="auto"/>
      </w:divBdr>
    </w:div>
    <w:div w:id="657463089">
      <w:bodyDiv w:val="1"/>
      <w:marLeft w:val="0"/>
      <w:marRight w:val="0"/>
      <w:marTop w:val="0"/>
      <w:marBottom w:val="0"/>
      <w:divBdr>
        <w:top w:val="none" w:sz="0" w:space="0" w:color="auto"/>
        <w:left w:val="none" w:sz="0" w:space="0" w:color="auto"/>
        <w:bottom w:val="none" w:sz="0" w:space="0" w:color="auto"/>
        <w:right w:val="none" w:sz="0" w:space="0" w:color="auto"/>
      </w:divBdr>
    </w:div>
    <w:div w:id="658771822">
      <w:bodyDiv w:val="1"/>
      <w:marLeft w:val="0"/>
      <w:marRight w:val="0"/>
      <w:marTop w:val="0"/>
      <w:marBottom w:val="0"/>
      <w:divBdr>
        <w:top w:val="none" w:sz="0" w:space="0" w:color="auto"/>
        <w:left w:val="none" w:sz="0" w:space="0" w:color="auto"/>
        <w:bottom w:val="none" w:sz="0" w:space="0" w:color="auto"/>
        <w:right w:val="none" w:sz="0" w:space="0" w:color="auto"/>
      </w:divBdr>
    </w:div>
    <w:div w:id="660697842">
      <w:bodyDiv w:val="1"/>
      <w:marLeft w:val="0"/>
      <w:marRight w:val="0"/>
      <w:marTop w:val="0"/>
      <w:marBottom w:val="0"/>
      <w:divBdr>
        <w:top w:val="none" w:sz="0" w:space="0" w:color="auto"/>
        <w:left w:val="none" w:sz="0" w:space="0" w:color="auto"/>
        <w:bottom w:val="none" w:sz="0" w:space="0" w:color="auto"/>
        <w:right w:val="none" w:sz="0" w:space="0" w:color="auto"/>
      </w:divBdr>
    </w:div>
    <w:div w:id="661617397">
      <w:bodyDiv w:val="1"/>
      <w:marLeft w:val="0"/>
      <w:marRight w:val="0"/>
      <w:marTop w:val="0"/>
      <w:marBottom w:val="0"/>
      <w:divBdr>
        <w:top w:val="none" w:sz="0" w:space="0" w:color="auto"/>
        <w:left w:val="none" w:sz="0" w:space="0" w:color="auto"/>
        <w:bottom w:val="none" w:sz="0" w:space="0" w:color="auto"/>
        <w:right w:val="none" w:sz="0" w:space="0" w:color="auto"/>
      </w:divBdr>
    </w:div>
    <w:div w:id="662583426">
      <w:bodyDiv w:val="1"/>
      <w:marLeft w:val="0"/>
      <w:marRight w:val="0"/>
      <w:marTop w:val="0"/>
      <w:marBottom w:val="0"/>
      <w:divBdr>
        <w:top w:val="none" w:sz="0" w:space="0" w:color="auto"/>
        <w:left w:val="none" w:sz="0" w:space="0" w:color="auto"/>
        <w:bottom w:val="none" w:sz="0" w:space="0" w:color="auto"/>
        <w:right w:val="none" w:sz="0" w:space="0" w:color="auto"/>
      </w:divBdr>
    </w:div>
    <w:div w:id="664092334">
      <w:bodyDiv w:val="1"/>
      <w:marLeft w:val="0"/>
      <w:marRight w:val="0"/>
      <w:marTop w:val="0"/>
      <w:marBottom w:val="0"/>
      <w:divBdr>
        <w:top w:val="none" w:sz="0" w:space="0" w:color="auto"/>
        <w:left w:val="none" w:sz="0" w:space="0" w:color="auto"/>
        <w:bottom w:val="none" w:sz="0" w:space="0" w:color="auto"/>
        <w:right w:val="none" w:sz="0" w:space="0" w:color="auto"/>
      </w:divBdr>
    </w:div>
    <w:div w:id="666903797">
      <w:bodyDiv w:val="1"/>
      <w:marLeft w:val="0"/>
      <w:marRight w:val="0"/>
      <w:marTop w:val="0"/>
      <w:marBottom w:val="0"/>
      <w:divBdr>
        <w:top w:val="none" w:sz="0" w:space="0" w:color="auto"/>
        <w:left w:val="none" w:sz="0" w:space="0" w:color="auto"/>
        <w:bottom w:val="none" w:sz="0" w:space="0" w:color="auto"/>
        <w:right w:val="none" w:sz="0" w:space="0" w:color="auto"/>
      </w:divBdr>
    </w:div>
    <w:div w:id="667292501">
      <w:bodyDiv w:val="1"/>
      <w:marLeft w:val="0"/>
      <w:marRight w:val="0"/>
      <w:marTop w:val="0"/>
      <w:marBottom w:val="0"/>
      <w:divBdr>
        <w:top w:val="none" w:sz="0" w:space="0" w:color="auto"/>
        <w:left w:val="none" w:sz="0" w:space="0" w:color="auto"/>
        <w:bottom w:val="none" w:sz="0" w:space="0" w:color="auto"/>
        <w:right w:val="none" w:sz="0" w:space="0" w:color="auto"/>
      </w:divBdr>
    </w:div>
    <w:div w:id="672220730">
      <w:bodyDiv w:val="1"/>
      <w:marLeft w:val="0"/>
      <w:marRight w:val="0"/>
      <w:marTop w:val="0"/>
      <w:marBottom w:val="0"/>
      <w:divBdr>
        <w:top w:val="none" w:sz="0" w:space="0" w:color="auto"/>
        <w:left w:val="none" w:sz="0" w:space="0" w:color="auto"/>
        <w:bottom w:val="none" w:sz="0" w:space="0" w:color="auto"/>
        <w:right w:val="none" w:sz="0" w:space="0" w:color="auto"/>
      </w:divBdr>
    </w:div>
    <w:div w:id="672879465">
      <w:bodyDiv w:val="1"/>
      <w:marLeft w:val="0"/>
      <w:marRight w:val="0"/>
      <w:marTop w:val="0"/>
      <w:marBottom w:val="0"/>
      <w:divBdr>
        <w:top w:val="none" w:sz="0" w:space="0" w:color="auto"/>
        <w:left w:val="none" w:sz="0" w:space="0" w:color="auto"/>
        <w:bottom w:val="none" w:sz="0" w:space="0" w:color="auto"/>
        <w:right w:val="none" w:sz="0" w:space="0" w:color="auto"/>
      </w:divBdr>
    </w:div>
    <w:div w:id="675302131">
      <w:bodyDiv w:val="1"/>
      <w:marLeft w:val="0"/>
      <w:marRight w:val="0"/>
      <w:marTop w:val="0"/>
      <w:marBottom w:val="0"/>
      <w:divBdr>
        <w:top w:val="none" w:sz="0" w:space="0" w:color="auto"/>
        <w:left w:val="none" w:sz="0" w:space="0" w:color="auto"/>
        <w:bottom w:val="none" w:sz="0" w:space="0" w:color="auto"/>
        <w:right w:val="none" w:sz="0" w:space="0" w:color="auto"/>
      </w:divBdr>
    </w:div>
    <w:div w:id="676735141">
      <w:bodyDiv w:val="1"/>
      <w:marLeft w:val="0"/>
      <w:marRight w:val="0"/>
      <w:marTop w:val="0"/>
      <w:marBottom w:val="0"/>
      <w:divBdr>
        <w:top w:val="none" w:sz="0" w:space="0" w:color="auto"/>
        <w:left w:val="none" w:sz="0" w:space="0" w:color="auto"/>
        <w:bottom w:val="none" w:sz="0" w:space="0" w:color="auto"/>
        <w:right w:val="none" w:sz="0" w:space="0" w:color="auto"/>
      </w:divBdr>
    </w:div>
    <w:div w:id="676887738">
      <w:bodyDiv w:val="1"/>
      <w:marLeft w:val="0"/>
      <w:marRight w:val="0"/>
      <w:marTop w:val="0"/>
      <w:marBottom w:val="0"/>
      <w:divBdr>
        <w:top w:val="none" w:sz="0" w:space="0" w:color="auto"/>
        <w:left w:val="none" w:sz="0" w:space="0" w:color="auto"/>
        <w:bottom w:val="none" w:sz="0" w:space="0" w:color="auto"/>
        <w:right w:val="none" w:sz="0" w:space="0" w:color="auto"/>
      </w:divBdr>
    </w:div>
    <w:div w:id="679353583">
      <w:bodyDiv w:val="1"/>
      <w:marLeft w:val="0"/>
      <w:marRight w:val="0"/>
      <w:marTop w:val="0"/>
      <w:marBottom w:val="0"/>
      <w:divBdr>
        <w:top w:val="none" w:sz="0" w:space="0" w:color="auto"/>
        <w:left w:val="none" w:sz="0" w:space="0" w:color="auto"/>
        <w:bottom w:val="none" w:sz="0" w:space="0" w:color="auto"/>
        <w:right w:val="none" w:sz="0" w:space="0" w:color="auto"/>
      </w:divBdr>
    </w:div>
    <w:div w:id="680087911">
      <w:bodyDiv w:val="1"/>
      <w:marLeft w:val="0"/>
      <w:marRight w:val="0"/>
      <w:marTop w:val="0"/>
      <w:marBottom w:val="0"/>
      <w:divBdr>
        <w:top w:val="none" w:sz="0" w:space="0" w:color="auto"/>
        <w:left w:val="none" w:sz="0" w:space="0" w:color="auto"/>
        <w:bottom w:val="none" w:sz="0" w:space="0" w:color="auto"/>
        <w:right w:val="none" w:sz="0" w:space="0" w:color="auto"/>
      </w:divBdr>
    </w:div>
    <w:div w:id="682129834">
      <w:bodyDiv w:val="1"/>
      <w:marLeft w:val="0"/>
      <w:marRight w:val="0"/>
      <w:marTop w:val="0"/>
      <w:marBottom w:val="0"/>
      <w:divBdr>
        <w:top w:val="none" w:sz="0" w:space="0" w:color="auto"/>
        <w:left w:val="none" w:sz="0" w:space="0" w:color="auto"/>
        <w:bottom w:val="none" w:sz="0" w:space="0" w:color="auto"/>
        <w:right w:val="none" w:sz="0" w:space="0" w:color="auto"/>
      </w:divBdr>
    </w:div>
    <w:div w:id="683097385">
      <w:bodyDiv w:val="1"/>
      <w:marLeft w:val="0"/>
      <w:marRight w:val="0"/>
      <w:marTop w:val="0"/>
      <w:marBottom w:val="0"/>
      <w:divBdr>
        <w:top w:val="none" w:sz="0" w:space="0" w:color="auto"/>
        <w:left w:val="none" w:sz="0" w:space="0" w:color="auto"/>
        <w:bottom w:val="none" w:sz="0" w:space="0" w:color="auto"/>
        <w:right w:val="none" w:sz="0" w:space="0" w:color="auto"/>
      </w:divBdr>
    </w:div>
    <w:div w:id="683479190">
      <w:bodyDiv w:val="1"/>
      <w:marLeft w:val="0"/>
      <w:marRight w:val="0"/>
      <w:marTop w:val="0"/>
      <w:marBottom w:val="0"/>
      <w:divBdr>
        <w:top w:val="none" w:sz="0" w:space="0" w:color="auto"/>
        <w:left w:val="none" w:sz="0" w:space="0" w:color="auto"/>
        <w:bottom w:val="none" w:sz="0" w:space="0" w:color="auto"/>
        <w:right w:val="none" w:sz="0" w:space="0" w:color="auto"/>
      </w:divBdr>
    </w:div>
    <w:div w:id="683627747">
      <w:bodyDiv w:val="1"/>
      <w:marLeft w:val="0"/>
      <w:marRight w:val="0"/>
      <w:marTop w:val="0"/>
      <w:marBottom w:val="0"/>
      <w:divBdr>
        <w:top w:val="none" w:sz="0" w:space="0" w:color="auto"/>
        <w:left w:val="none" w:sz="0" w:space="0" w:color="auto"/>
        <w:bottom w:val="none" w:sz="0" w:space="0" w:color="auto"/>
        <w:right w:val="none" w:sz="0" w:space="0" w:color="auto"/>
      </w:divBdr>
    </w:div>
    <w:div w:id="684329984">
      <w:bodyDiv w:val="1"/>
      <w:marLeft w:val="0"/>
      <w:marRight w:val="0"/>
      <w:marTop w:val="0"/>
      <w:marBottom w:val="0"/>
      <w:divBdr>
        <w:top w:val="none" w:sz="0" w:space="0" w:color="auto"/>
        <w:left w:val="none" w:sz="0" w:space="0" w:color="auto"/>
        <w:bottom w:val="none" w:sz="0" w:space="0" w:color="auto"/>
        <w:right w:val="none" w:sz="0" w:space="0" w:color="auto"/>
      </w:divBdr>
    </w:div>
    <w:div w:id="686515918">
      <w:bodyDiv w:val="1"/>
      <w:marLeft w:val="0"/>
      <w:marRight w:val="0"/>
      <w:marTop w:val="0"/>
      <w:marBottom w:val="0"/>
      <w:divBdr>
        <w:top w:val="none" w:sz="0" w:space="0" w:color="auto"/>
        <w:left w:val="none" w:sz="0" w:space="0" w:color="auto"/>
        <w:bottom w:val="none" w:sz="0" w:space="0" w:color="auto"/>
        <w:right w:val="none" w:sz="0" w:space="0" w:color="auto"/>
      </w:divBdr>
    </w:div>
    <w:div w:id="691539916">
      <w:bodyDiv w:val="1"/>
      <w:marLeft w:val="0"/>
      <w:marRight w:val="0"/>
      <w:marTop w:val="0"/>
      <w:marBottom w:val="0"/>
      <w:divBdr>
        <w:top w:val="none" w:sz="0" w:space="0" w:color="auto"/>
        <w:left w:val="none" w:sz="0" w:space="0" w:color="auto"/>
        <w:bottom w:val="none" w:sz="0" w:space="0" w:color="auto"/>
        <w:right w:val="none" w:sz="0" w:space="0" w:color="auto"/>
      </w:divBdr>
    </w:div>
    <w:div w:id="691613586">
      <w:bodyDiv w:val="1"/>
      <w:marLeft w:val="0"/>
      <w:marRight w:val="0"/>
      <w:marTop w:val="0"/>
      <w:marBottom w:val="0"/>
      <w:divBdr>
        <w:top w:val="none" w:sz="0" w:space="0" w:color="auto"/>
        <w:left w:val="none" w:sz="0" w:space="0" w:color="auto"/>
        <w:bottom w:val="none" w:sz="0" w:space="0" w:color="auto"/>
        <w:right w:val="none" w:sz="0" w:space="0" w:color="auto"/>
      </w:divBdr>
    </w:div>
    <w:div w:id="693573813">
      <w:bodyDiv w:val="1"/>
      <w:marLeft w:val="0"/>
      <w:marRight w:val="0"/>
      <w:marTop w:val="0"/>
      <w:marBottom w:val="0"/>
      <w:divBdr>
        <w:top w:val="none" w:sz="0" w:space="0" w:color="auto"/>
        <w:left w:val="none" w:sz="0" w:space="0" w:color="auto"/>
        <w:bottom w:val="none" w:sz="0" w:space="0" w:color="auto"/>
        <w:right w:val="none" w:sz="0" w:space="0" w:color="auto"/>
      </w:divBdr>
    </w:div>
    <w:div w:id="694234295">
      <w:bodyDiv w:val="1"/>
      <w:marLeft w:val="0"/>
      <w:marRight w:val="0"/>
      <w:marTop w:val="0"/>
      <w:marBottom w:val="0"/>
      <w:divBdr>
        <w:top w:val="none" w:sz="0" w:space="0" w:color="auto"/>
        <w:left w:val="none" w:sz="0" w:space="0" w:color="auto"/>
        <w:bottom w:val="none" w:sz="0" w:space="0" w:color="auto"/>
        <w:right w:val="none" w:sz="0" w:space="0" w:color="auto"/>
      </w:divBdr>
    </w:div>
    <w:div w:id="694892197">
      <w:bodyDiv w:val="1"/>
      <w:marLeft w:val="0"/>
      <w:marRight w:val="0"/>
      <w:marTop w:val="0"/>
      <w:marBottom w:val="0"/>
      <w:divBdr>
        <w:top w:val="none" w:sz="0" w:space="0" w:color="auto"/>
        <w:left w:val="none" w:sz="0" w:space="0" w:color="auto"/>
        <w:bottom w:val="none" w:sz="0" w:space="0" w:color="auto"/>
        <w:right w:val="none" w:sz="0" w:space="0" w:color="auto"/>
      </w:divBdr>
    </w:div>
    <w:div w:id="695040742">
      <w:bodyDiv w:val="1"/>
      <w:marLeft w:val="0"/>
      <w:marRight w:val="0"/>
      <w:marTop w:val="0"/>
      <w:marBottom w:val="0"/>
      <w:divBdr>
        <w:top w:val="none" w:sz="0" w:space="0" w:color="auto"/>
        <w:left w:val="none" w:sz="0" w:space="0" w:color="auto"/>
        <w:bottom w:val="none" w:sz="0" w:space="0" w:color="auto"/>
        <w:right w:val="none" w:sz="0" w:space="0" w:color="auto"/>
      </w:divBdr>
    </w:div>
    <w:div w:id="696928068">
      <w:bodyDiv w:val="1"/>
      <w:marLeft w:val="0"/>
      <w:marRight w:val="0"/>
      <w:marTop w:val="0"/>
      <w:marBottom w:val="0"/>
      <w:divBdr>
        <w:top w:val="none" w:sz="0" w:space="0" w:color="auto"/>
        <w:left w:val="none" w:sz="0" w:space="0" w:color="auto"/>
        <w:bottom w:val="none" w:sz="0" w:space="0" w:color="auto"/>
        <w:right w:val="none" w:sz="0" w:space="0" w:color="auto"/>
      </w:divBdr>
    </w:div>
    <w:div w:id="700207791">
      <w:bodyDiv w:val="1"/>
      <w:marLeft w:val="0"/>
      <w:marRight w:val="0"/>
      <w:marTop w:val="0"/>
      <w:marBottom w:val="0"/>
      <w:divBdr>
        <w:top w:val="none" w:sz="0" w:space="0" w:color="auto"/>
        <w:left w:val="none" w:sz="0" w:space="0" w:color="auto"/>
        <w:bottom w:val="none" w:sz="0" w:space="0" w:color="auto"/>
        <w:right w:val="none" w:sz="0" w:space="0" w:color="auto"/>
      </w:divBdr>
    </w:div>
    <w:div w:id="700282342">
      <w:bodyDiv w:val="1"/>
      <w:marLeft w:val="0"/>
      <w:marRight w:val="0"/>
      <w:marTop w:val="0"/>
      <w:marBottom w:val="0"/>
      <w:divBdr>
        <w:top w:val="none" w:sz="0" w:space="0" w:color="auto"/>
        <w:left w:val="none" w:sz="0" w:space="0" w:color="auto"/>
        <w:bottom w:val="none" w:sz="0" w:space="0" w:color="auto"/>
        <w:right w:val="none" w:sz="0" w:space="0" w:color="auto"/>
      </w:divBdr>
    </w:div>
    <w:div w:id="701789807">
      <w:bodyDiv w:val="1"/>
      <w:marLeft w:val="0"/>
      <w:marRight w:val="0"/>
      <w:marTop w:val="0"/>
      <w:marBottom w:val="0"/>
      <w:divBdr>
        <w:top w:val="none" w:sz="0" w:space="0" w:color="auto"/>
        <w:left w:val="none" w:sz="0" w:space="0" w:color="auto"/>
        <w:bottom w:val="none" w:sz="0" w:space="0" w:color="auto"/>
        <w:right w:val="none" w:sz="0" w:space="0" w:color="auto"/>
      </w:divBdr>
    </w:div>
    <w:div w:id="703603137">
      <w:bodyDiv w:val="1"/>
      <w:marLeft w:val="0"/>
      <w:marRight w:val="0"/>
      <w:marTop w:val="0"/>
      <w:marBottom w:val="0"/>
      <w:divBdr>
        <w:top w:val="none" w:sz="0" w:space="0" w:color="auto"/>
        <w:left w:val="none" w:sz="0" w:space="0" w:color="auto"/>
        <w:bottom w:val="none" w:sz="0" w:space="0" w:color="auto"/>
        <w:right w:val="none" w:sz="0" w:space="0" w:color="auto"/>
      </w:divBdr>
    </w:div>
    <w:div w:id="704448778">
      <w:bodyDiv w:val="1"/>
      <w:marLeft w:val="0"/>
      <w:marRight w:val="0"/>
      <w:marTop w:val="0"/>
      <w:marBottom w:val="0"/>
      <w:divBdr>
        <w:top w:val="none" w:sz="0" w:space="0" w:color="auto"/>
        <w:left w:val="none" w:sz="0" w:space="0" w:color="auto"/>
        <w:bottom w:val="none" w:sz="0" w:space="0" w:color="auto"/>
        <w:right w:val="none" w:sz="0" w:space="0" w:color="auto"/>
      </w:divBdr>
    </w:div>
    <w:div w:id="705371373">
      <w:bodyDiv w:val="1"/>
      <w:marLeft w:val="0"/>
      <w:marRight w:val="0"/>
      <w:marTop w:val="0"/>
      <w:marBottom w:val="0"/>
      <w:divBdr>
        <w:top w:val="none" w:sz="0" w:space="0" w:color="auto"/>
        <w:left w:val="none" w:sz="0" w:space="0" w:color="auto"/>
        <w:bottom w:val="none" w:sz="0" w:space="0" w:color="auto"/>
        <w:right w:val="none" w:sz="0" w:space="0" w:color="auto"/>
      </w:divBdr>
    </w:div>
    <w:div w:id="707216103">
      <w:bodyDiv w:val="1"/>
      <w:marLeft w:val="0"/>
      <w:marRight w:val="0"/>
      <w:marTop w:val="0"/>
      <w:marBottom w:val="0"/>
      <w:divBdr>
        <w:top w:val="none" w:sz="0" w:space="0" w:color="auto"/>
        <w:left w:val="none" w:sz="0" w:space="0" w:color="auto"/>
        <w:bottom w:val="none" w:sz="0" w:space="0" w:color="auto"/>
        <w:right w:val="none" w:sz="0" w:space="0" w:color="auto"/>
      </w:divBdr>
    </w:div>
    <w:div w:id="708069894">
      <w:bodyDiv w:val="1"/>
      <w:marLeft w:val="0"/>
      <w:marRight w:val="0"/>
      <w:marTop w:val="0"/>
      <w:marBottom w:val="0"/>
      <w:divBdr>
        <w:top w:val="none" w:sz="0" w:space="0" w:color="auto"/>
        <w:left w:val="none" w:sz="0" w:space="0" w:color="auto"/>
        <w:bottom w:val="none" w:sz="0" w:space="0" w:color="auto"/>
        <w:right w:val="none" w:sz="0" w:space="0" w:color="auto"/>
      </w:divBdr>
    </w:div>
    <w:div w:id="714087128">
      <w:bodyDiv w:val="1"/>
      <w:marLeft w:val="0"/>
      <w:marRight w:val="0"/>
      <w:marTop w:val="0"/>
      <w:marBottom w:val="0"/>
      <w:divBdr>
        <w:top w:val="none" w:sz="0" w:space="0" w:color="auto"/>
        <w:left w:val="none" w:sz="0" w:space="0" w:color="auto"/>
        <w:bottom w:val="none" w:sz="0" w:space="0" w:color="auto"/>
        <w:right w:val="none" w:sz="0" w:space="0" w:color="auto"/>
      </w:divBdr>
    </w:div>
    <w:div w:id="714743499">
      <w:bodyDiv w:val="1"/>
      <w:marLeft w:val="0"/>
      <w:marRight w:val="0"/>
      <w:marTop w:val="0"/>
      <w:marBottom w:val="0"/>
      <w:divBdr>
        <w:top w:val="none" w:sz="0" w:space="0" w:color="auto"/>
        <w:left w:val="none" w:sz="0" w:space="0" w:color="auto"/>
        <w:bottom w:val="none" w:sz="0" w:space="0" w:color="auto"/>
        <w:right w:val="none" w:sz="0" w:space="0" w:color="auto"/>
      </w:divBdr>
    </w:div>
    <w:div w:id="715812175">
      <w:bodyDiv w:val="1"/>
      <w:marLeft w:val="0"/>
      <w:marRight w:val="0"/>
      <w:marTop w:val="0"/>
      <w:marBottom w:val="0"/>
      <w:divBdr>
        <w:top w:val="none" w:sz="0" w:space="0" w:color="auto"/>
        <w:left w:val="none" w:sz="0" w:space="0" w:color="auto"/>
        <w:bottom w:val="none" w:sz="0" w:space="0" w:color="auto"/>
        <w:right w:val="none" w:sz="0" w:space="0" w:color="auto"/>
      </w:divBdr>
    </w:div>
    <w:div w:id="720979034">
      <w:bodyDiv w:val="1"/>
      <w:marLeft w:val="0"/>
      <w:marRight w:val="0"/>
      <w:marTop w:val="0"/>
      <w:marBottom w:val="0"/>
      <w:divBdr>
        <w:top w:val="none" w:sz="0" w:space="0" w:color="auto"/>
        <w:left w:val="none" w:sz="0" w:space="0" w:color="auto"/>
        <w:bottom w:val="none" w:sz="0" w:space="0" w:color="auto"/>
        <w:right w:val="none" w:sz="0" w:space="0" w:color="auto"/>
      </w:divBdr>
    </w:div>
    <w:div w:id="721834316">
      <w:bodyDiv w:val="1"/>
      <w:marLeft w:val="0"/>
      <w:marRight w:val="0"/>
      <w:marTop w:val="0"/>
      <w:marBottom w:val="0"/>
      <w:divBdr>
        <w:top w:val="none" w:sz="0" w:space="0" w:color="auto"/>
        <w:left w:val="none" w:sz="0" w:space="0" w:color="auto"/>
        <w:bottom w:val="none" w:sz="0" w:space="0" w:color="auto"/>
        <w:right w:val="none" w:sz="0" w:space="0" w:color="auto"/>
      </w:divBdr>
    </w:div>
    <w:div w:id="722095387">
      <w:bodyDiv w:val="1"/>
      <w:marLeft w:val="0"/>
      <w:marRight w:val="0"/>
      <w:marTop w:val="0"/>
      <w:marBottom w:val="0"/>
      <w:divBdr>
        <w:top w:val="none" w:sz="0" w:space="0" w:color="auto"/>
        <w:left w:val="none" w:sz="0" w:space="0" w:color="auto"/>
        <w:bottom w:val="none" w:sz="0" w:space="0" w:color="auto"/>
        <w:right w:val="none" w:sz="0" w:space="0" w:color="auto"/>
      </w:divBdr>
    </w:div>
    <w:div w:id="722606516">
      <w:bodyDiv w:val="1"/>
      <w:marLeft w:val="0"/>
      <w:marRight w:val="0"/>
      <w:marTop w:val="0"/>
      <w:marBottom w:val="0"/>
      <w:divBdr>
        <w:top w:val="none" w:sz="0" w:space="0" w:color="auto"/>
        <w:left w:val="none" w:sz="0" w:space="0" w:color="auto"/>
        <w:bottom w:val="none" w:sz="0" w:space="0" w:color="auto"/>
        <w:right w:val="none" w:sz="0" w:space="0" w:color="auto"/>
      </w:divBdr>
    </w:div>
    <w:div w:id="723723374">
      <w:bodyDiv w:val="1"/>
      <w:marLeft w:val="0"/>
      <w:marRight w:val="0"/>
      <w:marTop w:val="0"/>
      <w:marBottom w:val="0"/>
      <w:divBdr>
        <w:top w:val="none" w:sz="0" w:space="0" w:color="auto"/>
        <w:left w:val="none" w:sz="0" w:space="0" w:color="auto"/>
        <w:bottom w:val="none" w:sz="0" w:space="0" w:color="auto"/>
        <w:right w:val="none" w:sz="0" w:space="0" w:color="auto"/>
      </w:divBdr>
    </w:div>
    <w:div w:id="723868651">
      <w:bodyDiv w:val="1"/>
      <w:marLeft w:val="0"/>
      <w:marRight w:val="0"/>
      <w:marTop w:val="0"/>
      <w:marBottom w:val="0"/>
      <w:divBdr>
        <w:top w:val="none" w:sz="0" w:space="0" w:color="auto"/>
        <w:left w:val="none" w:sz="0" w:space="0" w:color="auto"/>
        <w:bottom w:val="none" w:sz="0" w:space="0" w:color="auto"/>
        <w:right w:val="none" w:sz="0" w:space="0" w:color="auto"/>
      </w:divBdr>
    </w:div>
    <w:div w:id="724185327">
      <w:bodyDiv w:val="1"/>
      <w:marLeft w:val="0"/>
      <w:marRight w:val="0"/>
      <w:marTop w:val="0"/>
      <w:marBottom w:val="0"/>
      <w:divBdr>
        <w:top w:val="none" w:sz="0" w:space="0" w:color="auto"/>
        <w:left w:val="none" w:sz="0" w:space="0" w:color="auto"/>
        <w:bottom w:val="none" w:sz="0" w:space="0" w:color="auto"/>
        <w:right w:val="none" w:sz="0" w:space="0" w:color="auto"/>
      </w:divBdr>
    </w:div>
    <w:div w:id="724262071">
      <w:bodyDiv w:val="1"/>
      <w:marLeft w:val="0"/>
      <w:marRight w:val="0"/>
      <w:marTop w:val="0"/>
      <w:marBottom w:val="0"/>
      <w:divBdr>
        <w:top w:val="none" w:sz="0" w:space="0" w:color="auto"/>
        <w:left w:val="none" w:sz="0" w:space="0" w:color="auto"/>
        <w:bottom w:val="none" w:sz="0" w:space="0" w:color="auto"/>
        <w:right w:val="none" w:sz="0" w:space="0" w:color="auto"/>
      </w:divBdr>
    </w:div>
    <w:div w:id="724524437">
      <w:bodyDiv w:val="1"/>
      <w:marLeft w:val="0"/>
      <w:marRight w:val="0"/>
      <w:marTop w:val="0"/>
      <w:marBottom w:val="0"/>
      <w:divBdr>
        <w:top w:val="none" w:sz="0" w:space="0" w:color="auto"/>
        <w:left w:val="none" w:sz="0" w:space="0" w:color="auto"/>
        <w:bottom w:val="none" w:sz="0" w:space="0" w:color="auto"/>
        <w:right w:val="none" w:sz="0" w:space="0" w:color="auto"/>
      </w:divBdr>
    </w:div>
    <w:div w:id="725490489">
      <w:bodyDiv w:val="1"/>
      <w:marLeft w:val="0"/>
      <w:marRight w:val="0"/>
      <w:marTop w:val="0"/>
      <w:marBottom w:val="0"/>
      <w:divBdr>
        <w:top w:val="none" w:sz="0" w:space="0" w:color="auto"/>
        <w:left w:val="none" w:sz="0" w:space="0" w:color="auto"/>
        <w:bottom w:val="none" w:sz="0" w:space="0" w:color="auto"/>
        <w:right w:val="none" w:sz="0" w:space="0" w:color="auto"/>
      </w:divBdr>
    </w:div>
    <w:div w:id="730691774">
      <w:bodyDiv w:val="1"/>
      <w:marLeft w:val="0"/>
      <w:marRight w:val="0"/>
      <w:marTop w:val="0"/>
      <w:marBottom w:val="0"/>
      <w:divBdr>
        <w:top w:val="none" w:sz="0" w:space="0" w:color="auto"/>
        <w:left w:val="none" w:sz="0" w:space="0" w:color="auto"/>
        <w:bottom w:val="none" w:sz="0" w:space="0" w:color="auto"/>
        <w:right w:val="none" w:sz="0" w:space="0" w:color="auto"/>
      </w:divBdr>
    </w:div>
    <w:div w:id="731580374">
      <w:bodyDiv w:val="1"/>
      <w:marLeft w:val="0"/>
      <w:marRight w:val="0"/>
      <w:marTop w:val="0"/>
      <w:marBottom w:val="0"/>
      <w:divBdr>
        <w:top w:val="none" w:sz="0" w:space="0" w:color="auto"/>
        <w:left w:val="none" w:sz="0" w:space="0" w:color="auto"/>
        <w:bottom w:val="none" w:sz="0" w:space="0" w:color="auto"/>
        <w:right w:val="none" w:sz="0" w:space="0" w:color="auto"/>
      </w:divBdr>
    </w:div>
    <w:div w:id="732386842">
      <w:bodyDiv w:val="1"/>
      <w:marLeft w:val="0"/>
      <w:marRight w:val="0"/>
      <w:marTop w:val="0"/>
      <w:marBottom w:val="0"/>
      <w:divBdr>
        <w:top w:val="none" w:sz="0" w:space="0" w:color="auto"/>
        <w:left w:val="none" w:sz="0" w:space="0" w:color="auto"/>
        <w:bottom w:val="none" w:sz="0" w:space="0" w:color="auto"/>
        <w:right w:val="none" w:sz="0" w:space="0" w:color="auto"/>
      </w:divBdr>
    </w:div>
    <w:div w:id="732698756">
      <w:bodyDiv w:val="1"/>
      <w:marLeft w:val="0"/>
      <w:marRight w:val="0"/>
      <w:marTop w:val="0"/>
      <w:marBottom w:val="0"/>
      <w:divBdr>
        <w:top w:val="none" w:sz="0" w:space="0" w:color="auto"/>
        <w:left w:val="none" w:sz="0" w:space="0" w:color="auto"/>
        <w:bottom w:val="none" w:sz="0" w:space="0" w:color="auto"/>
        <w:right w:val="none" w:sz="0" w:space="0" w:color="auto"/>
      </w:divBdr>
    </w:div>
    <w:div w:id="735322263">
      <w:bodyDiv w:val="1"/>
      <w:marLeft w:val="0"/>
      <w:marRight w:val="0"/>
      <w:marTop w:val="0"/>
      <w:marBottom w:val="0"/>
      <w:divBdr>
        <w:top w:val="none" w:sz="0" w:space="0" w:color="auto"/>
        <w:left w:val="none" w:sz="0" w:space="0" w:color="auto"/>
        <w:bottom w:val="none" w:sz="0" w:space="0" w:color="auto"/>
        <w:right w:val="none" w:sz="0" w:space="0" w:color="auto"/>
      </w:divBdr>
    </w:div>
    <w:div w:id="736250226">
      <w:bodyDiv w:val="1"/>
      <w:marLeft w:val="0"/>
      <w:marRight w:val="0"/>
      <w:marTop w:val="0"/>
      <w:marBottom w:val="0"/>
      <w:divBdr>
        <w:top w:val="none" w:sz="0" w:space="0" w:color="auto"/>
        <w:left w:val="none" w:sz="0" w:space="0" w:color="auto"/>
        <w:bottom w:val="none" w:sz="0" w:space="0" w:color="auto"/>
        <w:right w:val="none" w:sz="0" w:space="0" w:color="auto"/>
      </w:divBdr>
    </w:div>
    <w:div w:id="736442251">
      <w:bodyDiv w:val="1"/>
      <w:marLeft w:val="0"/>
      <w:marRight w:val="0"/>
      <w:marTop w:val="0"/>
      <w:marBottom w:val="0"/>
      <w:divBdr>
        <w:top w:val="none" w:sz="0" w:space="0" w:color="auto"/>
        <w:left w:val="none" w:sz="0" w:space="0" w:color="auto"/>
        <w:bottom w:val="none" w:sz="0" w:space="0" w:color="auto"/>
        <w:right w:val="none" w:sz="0" w:space="0" w:color="auto"/>
      </w:divBdr>
    </w:div>
    <w:div w:id="736900346">
      <w:bodyDiv w:val="1"/>
      <w:marLeft w:val="0"/>
      <w:marRight w:val="0"/>
      <w:marTop w:val="0"/>
      <w:marBottom w:val="0"/>
      <w:divBdr>
        <w:top w:val="none" w:sz="0" w:space="0" w:color="auto"/>
        <w:left w:val="none" w:sz="0" w:space="0" w:color="auto"/>
        <w:bottom w:val="none" w:sz="0" w:space="0" w:color="auto"/>
        <w:right w:val="none" w:sz="0" w:space="0" w:color="auto"/>
      </w:divBdr>
    </w:div>
    <w:div w:id="737284480">
      <w:bodyDiv w:val="1"/>
      <w:marLeft w:val="0"/>
      <w:marRight w:val="0"/>
      <w:marTop w:val="0"/>
      <w:marBottom w:val="0"/>
      <w:divBdr>
        <w:top w:val="none" w:sz="0" w:space="0" w:color="auto"/>
        <w:left w:val="none" w:sz="0" w:space="0" w:color="auto"/>
        <w:bottom w:val="none" w:sz="0" w:space="0" w:color="auto"/>
        <w:right w:val="none" w:sz="0" w:space="0" w:color="auto"/>
      </w:divBdr>
    </w:div>
    <w:div w:id="738750840">
      <w:bodyDiv w:val="1"/>
      <w:marLeft w:val="0"/>
      <w:marRight w:val="0"/>
      <w:marTop w:val="0"/>
      <w:marBottom w:val="0"/>
      <w:divBdr>
        <w:top w:val="none" w:sz="0" w:space="0" w:color="auto"/>
        <w:left w:val="none" w:sz="0" w:space="0" w:color="auto"/>
        <w:bottom w:val="none" w:sz="0" w:space="0" w:color="auto"/>
        <w:right w:val="none" w:sz="0" w:space="0" w:color="auto"/>
      </w:divBdr>
    </w:div>
    <w:div w:id="742487985">
      <w:bodyDiv w:val="1"/>
      <w:marLeft w:val="0"/>
      <w:marRight w:val="0"/>
      <w:marTop w:val="0"/>
      <w:marBottom w:val="0"/>
      <w:divBdr>
        <w:top w:val="none" w:sz="0" w:space="0" w:color="auto"/>
        <w:left w:val="none" w:sz="0" w:space="0" w:color="auto"/>
        <w:bottom w:val="none" w:sz="0" w:space="0" w:color="auto"/>
        <w:right w:val="none" w:sz="0" w:space="0" w:color="auto"/>
      </w:divBdr>
    </w:div>
    <w:div w:id="744688979">
      <w:bodyDiv w:val="1"/>
      <w:marLeft w:val="0"/>
      <w:marRight w:val="0"/>
      <w:marTop w:val="0"/>
      <w:marBottom w:val="0"/>
      <w:divBdr>
        <w:top w:val="none" w:sz="0" w:space="0" w:color="auto"/>
        <w:left w:val="none" w:sz="0" w:space="0" w:color="auto"/>
        <w:bottom w:val="none" w:sz="0" w:space="0" w:color="auto"/>
        <w:right w:val="none" w:sz="0" w:space="0" w:color="auto"/>
      </w:divBdr>
    </w:div>
    <w:div w:id="746461295">
      <w:bodyDiv w:val="1"/>
      <w:marLeft w:val="0"/>
      <w:marRight w:val="0"/>
      <w:marTop w:val="0"/>
      <w:marBottom w:val="0"/>
      <w:divBdr>
        <w:top w:val="none" w:sz="0" w:space="0" w:color="auto"/>
        <w:left w:val="none" w:sz="0" w:space="0" w:color="auto"/>
        <w:bottom w:val="none" w:sz="0" w:space="0" w:color="auto"/>
        <w:right w:val="none" w:sz="0" w:space="0" w:color="auto"/>
      </w:divBdr>
    </w:div>
    <w:div w:id="747768853">
      <w:bodyDiv w:val="1"/>
      <w:marLeft w:val="0"/>
      <w:marRight w:val="0"/>
      <w:marTop w:val="0"/>
      <w:marBottom w:val="0"/>
      <w:divBdr>
        <w:top w:val="none" w:sz="0" w:space="0" w:color="auto"/>
        <w:left w:val="none" w:sz="0" w:space="0" w:color="auto"/>
        <w:bottom w:val="none" w:sz="0" w:space="0" w:color="auto"/>
        <w:right w:val="none" w:sz="0" w:space="0" w:color="auto"/>
      </w:divBdr>
    </w:div>
    <w:div w:id="749619179">
      <w:bodyDiv w:val="1"/>
      <w:marLeft w:val="0"/>
      <w:marRight w:val="0"/>
      <w:marTop w:val="0"/>
      <w:marBottom w:val="0"/>
      <w:divBdr>
        <w:top w:val="none" w:sz="0" w:space="0" w:color="auto"/>
        <w:left w:val="none" w:sz="0" w:space="0" w:color="auto"/>
        <w:bottom w:val="none" w:sz="0" w:space="0" w:color="auto"/>
        <w:right w:val="none" w:sz="0" w:space="0" w:color="auto"/>
      </w:divBdr>
    </w:div>
    <w:div w:id="751658262">
      <w:bodyDiv w:val="1"/>
      <w:marLeft w:val="0"/>
      <w:marRight w:val="0"/>
      <w:marTop w:val="0"/>
      <w:marBottom w:val="0"/>
      <w:divBdr>
        <w:top w:val="none" w:sz="0" w:space="0" w:color="auto"/>
        <w:left w:val="none" w:sz="0" w:space="0" w:color="auto"/>
        <w:bottom w:val="none" w:sz="0" w:space="0" w:color="auto"/>
        <w:right w:val="none" w:sz="0" w:space="0" w:color="auto"/>
      </w:divBdr>
    </w:div>
    <w:div w:id="751898748">
      <w:bodyDiv w:val="1"/>
      <w:marLeft w:val="0"/>
      <w:marRight w:val="0"/>
      <w:marTop w:val="0"/>
      <w:marBottom w:val="0"/>
      <w:divBdr>
        <w:top w:val="none" w:sz="0" w:space="0" w:color="auto"/>
        <w:left w:val="none" w:sz="0" w:space="0" w:color="auto"/>
        <w:bottom w:val="none" w:sz="0" w:space="0" w:color="auto"/>
        <w:right w:val="none" w:sz="0" w:space="0" w:color="auto"/>
      </w:divBdr>
    </w:div>
    <w:div w:id="752512177">
      <w:bodyDiv w:val="1"/>
      <w:marLeft w:val="0"/>
      <w:marRight w:val="0"/>
      <w:marTop w:val="0"/>
      <w:marBottom w:val="0"/>
      <w:divBdr>
        <w:top w:val="none" w:sz="0" w:space="0" w:color="auto"/>
        <w:left w:val="none" w:sz="0" w:space="0" w:color="auto"/>
        <w:bottom w:val="none" w:sz="0" w:space="0" w:color="auto"/>
        <w:right w:val="none" w:sz="0" w:space="0" w:color="auto"/>
      </w:divBdr>
    </w:div>
    <w:div w:id="753280784">
      <w:bodyDiv w:val="1"/>
      <w:marLeft w:val="0"/>
      <w:marRight w:val="0"/>
      <w:marTop w:val="0"/>
      <w:marBottom w:val="0"/>
      <w:divBdr>
        <w:top w:val="none" w:sz="0" w:space="0" w:color="auto"/>
        <w:left w:val="none" w:sz="0" w:space="0" w:color="auto"/>
        <w:bottom w:val="none" w:sz="0" w:space="0" w:color="auto"/>
        <w:right w:val="none" w:sz="0" w:space="0" w:color="auto"/>
      </w:divBdr>
    </w:div>
    <w:div w:id="753866662">
      <w:bodyDiv w:val="1"/>
      <w:marLeft w:val="0"/>
      <w:marRight w:val="0"/>
      <w:marTop w:val="0"/>
      <w:marBottom w:val="0"/>
      <w:divBdr>
        <w:top w:val="none" w:sz="0" w:space="0" w:color="auto"/>
        <w:left w:val="none" w:sz="0" w:space="0" w:color="auto"/>
        <w:bottom w:val="none" w:sz="0" w:space="0" w:color="auto"/>
        <w:right w:val="none" w:sz="0" w:space="0" w:color="auto"/>
      </w:divBdr>
    </w:div>
    <w:div w:id="754402303">
      <w:bodyDiv w:val="1"/>
      <w:marLeft w:val="0"/>
      <w:marRight w:val="0"/>
      <w:marTop w:val="0"/>
      <w:marBottom w:val="0"/>
      <w:divBdr>
        <w:top w:val="none" w:sz="0" w:space="0" w:color="auto"/>
        <w:left w:val="none" w:sz="0" w:space="0" w:color="auto"/>
        <w:bottom w:val="none" w:sz="0" w:space="0" w:color="auto"/>
        <w:right w:val="none" w:sz="0" w:space="0" w:color="auto"/>
      </w:divBdr>
    </w:div>
    <w:div w:id="755979778">
      <w:bodyDiv w:val="1"/>
      <w:marLeft w:val="0"/>
      <w:marRight w:val="0"/>
      <w:marTop w:val="0"/>
      <w:marBottom w:val="0"/>
      <w:divBdr>
        <w:top w:val="none" w:sz="0" w:space="0" w:color="auto"/>
        <w:left w:val="none" w:sz="0" w:space="0" w:color="auto"/>
        <w:bottom w:val="none" w:sz="0" w:space="0" w:color="auto"/>
        <w:right w:val="none" w:sz="0" w:space="0" w:color="auto"/>
      </w:divBdr>
    </w:div>
    <w:div w:id="758916231">
      <w:bodyDiv w:val="1"/>
      <w:marLeft w:val="0"/>
      <w:marRight w:val="0"/>
      <w:marTop w:val="0"/>
      <w:marBottom w:val="0"/>
      <w:divBdr>
        <w:top w:val="none" w:sz="0" w:space="0" w:color="auto"/>
        <w:left w:val="none" w:sz="0" w:space="0" w:color="auto"/>
        <w:bottom w:val="none" w:sz="0" w:space="0" w:color="auto"/>
        <w:right w:val="none" w:sz="0" w:space="0" w:color="auto"/>
      </w:divBdr>
    </w:div>
    <w:div w:id="759134443">
      <w:bodyDiv w:val="1"/>
      <w:marLeft w:val="0"/>
      <w:marRight w:val="0"/>
      <w:marTop w:val="0"/>
      <w:marBottom w:val="0"/>
      <w:divBdr>
        <w:top w:val="none" w:sz="0" w:space="0" w:color="auto"/>
        <w:left w:val="none" w:sz="0" w:space="0" w:color="auto"/>
        <w:bottom w:val="none" w:sz="0" w:space="0" w:color="auto"/>
        <w:right w:val="none" w:sz="0" w:space="0" w:color="auto"/>
      </w:divBdr>
    </w:div>
    <w:div w:id="760375953">
      <w:bodyDiv w:val="1"/>
      <w:marLeft w:val="0"/>
      <w:marRight w:val="0"/>
      <w:marTop w:val="0"/>
      <w:marBottom w:val="0"/>
      <w:divBdr>
        <w:top w:val="none" w:sz="0" w:space="0" w:color="auto"/>
        <w:left w:val="none" w:sz="0" w:space="0" w:color="auto"/>
        <w:bottom w:val="none" w:sz="0" w:space="0" w:color="auto"/>
        <w:right w:val="none" w:sz="0" w:space="0" w:color="auto"/>
      </w:divBdr>
    </w:div>
    <w:div w:id="764150298">
      <w:bodyDiv w:val="1"/>
      <w:marLeft w:val="0"/>
      <w:marRight w:val="0"/>
      <w:marTop w:val="0"/>
      <w:marBottom w:val="0"/>
      <w:divBdr>
        <w:top w:val="none" w:sz="0" w:space="0" w:color="auto"/>
        <w:left w:val="none" w:sz="0" w:space="0" w:color="auto"/>
        <w:bottom w:val="none" w:sz="0" w:space="0" w:color="auto"/>
        <w:right w:val="none" w:sz="0" w:space="0" w:color="auto"/>
      </w:divBdr>
    </w:div>
    <w:div w:id="767967957">
      <w:bodyDiv w:val="1"/>
      <w:marLeft w:val="0"/>
      <w:marRight w:val="0"/>
      <w:marTop w:val="0"/>
      <w:marBottom w:val="0"/>
      <w:divBdr>
        <w:top w:val="none" w:sz="0" w:space="0" w:color="auto"/>
        <w:left w:val="none" w:sz="0" w:space="0" w:color="auto"/>
        <w:bottom w:val="none" w:sz="0" w:space="0" w:color="auto"/>
        <w:right w:val="none" w:sz="0" w:space="0" w:color="auto"/>
      </w:divBdr>
    </w:div>
    <w:div w:id="769396829">
      <w:bodyDiv w:val="1"/>
      <w:marLeft w:val="0"/>
      <w:marRight w:val="0"/>
      <w:marTop w:val="0"/>
      <w:marBottom w:val="0"/>
      <w:divBdr>
        <w:top w:val="none" w:sz="0" w:space="0" w:color="auto"/>
        <w:left w:val="none" w:sz="0" w:space="0" w:color="auto"/>
        <w:bottom w:val="none" w:sz="0" w:space="0" w:color="auto"/>
        <w:right w:val="none" w:sz="0" w:space="0" w:color="auto"/>
      </w:divBdr>
    </w:div>
    <w:div w:id="770122129">
      <w:bodyDiv w:val="1"/>
      <w:marLeft w:val="0"/>
      <w:marRight w:val="0"/>
      <w:marTop w:val="0"/>
      <w:marBottom w:val="0"/>
      <w:divBdr>
        <w:top w:val="none" w:sz="0" w:space="0" w:color="auto"/>
        <w:left w:val="none" w:sz="0" w:space="0" w:color="auto"/>
        <w:bottom w:val="none" w:sz="0" w:space="0" w:color="auto"/>
        <w:right w:val="none" w:sz="0" w:space="0" w:color="auto"/>
      </w:divBdr>
    </w:div>
    <w:div w:id="771364907">
      <w:bodyDiv w:val="1"/>
      <w:marLeft w:val="0"/>
      <w:marRight w:val="0"/>
      <w:marTop w:val="0"/>
      <w:marBottom w:val="0"/>
      <w:divBdr>
        <w:top w:val="none" w:sz="0" w:space="0" w:color="auto"/>
        <w:left w:val="none" w:sz="0" w:space="0" w:color="auto"/>
        <w:bottom w:val="none" w:sz="0" w:space="0" w:color="auto"/>
        <w:right w:val="none" w:sz="0" w:space="0" w:color="auto"/>
      </w:divBdr>
    </w:div>
    <w:div w:id="771633329">
      <w:bodyDiv w:val="1"/>
      <w:marLeft w:val="0"/>
      <w:marRight w:val="0"/>
      <w:marTop w:val="0"/>
      <w:marBottom w:val="0"/>
      <w:divBdr>
        <w:top w:val="none" w:sz="0" w:space="0" w:color="auto"/>
        <w:left w:val="none" w:sz="0" w:space="0" w:color="auto"/>
        <w:bottom w:val="none" w:sz="0" w:space="0" w:color="auto"/>
        <w:right w:val="none" w:sz="0" w:space="0" w:color="auto"/>
      </w:divBdr>
    </w:div>
    <w:div w:id="773093869">
      <w:bodyDiv w:val="1"/>
      <w:marLeft w:val="0"/>
      <w:marRight w:val="0"/>
      <w:marTop w:val="0"/>
      <w:marBottom w:val="0"/>
      <w:divBdr>
        <w:top w:val="none" w:sz="0" w:space="0" w:color="auto"/>
        <w:left w:val="none" w:sz="0" w:space="0" w:color="auto"/>
        <w:bottom w:val="none" w:sz="0" w:space="0" w:color="auto"/>
        <w:right w:val="none" w:sz="0" w:space="0" w:color="auto"/>
      </w:divBdr>
    </w:div>
    <w:div w:id="775442464">
      <w:bodyDiv w:val="1"/>
      <w:marLeft w:val="0"/>
      <w:marRight w:val="0"/>
      <w:marTop w:val="0"/>
      <w:marBottom w:val="0"/>
      <w:divBdr>
        <w:top w:val="none" w:sz="0" w:space="0" w:color="auto"/>
        <w:left w:val="none" w:sz="0" w:space="0" w:color="auto"/>
        <w:bottom w:val="none" w:sz="0" w:space="0" w:color="auto"/>
        <w:right w:val="none" w:sz="0" w:space="0" w:color="auto"/>
      </w:divBdr>
    </w:div>
    <w:div w:id="775639302">
      <w:bodyDiv w:val="1"/>
      <w:marLeft w:val="0"/>
      <w:marRight w:val="0"/>
      <w:marTop w:val="0"/>
      <w:marBottom w:val="0"/>
      <w:divBdr>
        <w:top w:val="none" w:sz="0" w:space="0" w:color="auto"/>
        <w:left w:val="none" w:sz="0" w:space="0" w:color="auto"/>
        <w:bottom w:val="none" w:sz="0" w:space="0" w:color="auto"/>
        <w:right w:val="none" w:sz="0" w:space="0" w:color="auto"/>
      </w:divBdr>
    </w:div>
    <w:div w:id="775947693">
      <w:bodyDiv w:val="1"/>
      <w:marLeft w:val="0"/>
      <w:marRight w:val="0"/>
      <w:marTop w:val="0"/>
      <w:marBottom w:val="0"/>
      <w:divBdr>
        <w:top w:val="none" w:sz="0" w:space="0" w:color="auto"/>
        <w:left w:val="none" w:sz="0" w:space="0" w:color="auto"/>
        <w:bottom w:val="none" w:sz="0" w:space="0" w:color="auto"/>
        <w:right w:val="none" w:sz="0" w:space="0" w:color="auto"/>
      </w:divBdr>
    </w:div>
    <w:div w:id="778717691">
      <w:bodyDiv w:val="1"/>
      <w:marLeft w:val="0"/>
      <w:marRight w:val="0"/>
      <w:marTop w:val="0"/>
      <w:marBottom w:val="0"/>
      <w:divBdr>
        <w:top w:val="none" w:sz="0" w:space="0" w:color="auto"/>
        <w:left w:val="none" w:sz="0" w:space="0" w:color="auto"/>
        <w:bottom w:val="none" w:sz="0" w:space="0" w:color="auto"/>
        <w:right w:val="none" w:sz="0" w:space="0" w:color="auto"/>
      </w:divBdr>
    </w:div>
    <w:div w:id="781336837">
      <w:bodyDiv w:val="1"/>
      <w:marLeft w:val="0"/>
      <w:marRight w:val="0"/>
      <w:marTop w:val="0"/>
      <w:marBottom w:val="0"/>
      <w:divBdr>
        <w:top w:val="none" w:sz="0" w:space="0" w:color="auto"/>
        <w:left w:val="none" w:sz="0" w:space="0" w:color="auto"/>
        <w:bottom w:val="none" w:sz="0" w:space="0" w:color="auto"/>
        <w:right w:val="none" w:sz="0" w:space="0" w:color="auto"/>
      </w:divBdr>
    </w:div>
    <w:div w:id="784228352">
      <w:bodyDiv w:val="1"/>
      <w:marLeft w:val="0"/>
      <w:marRight w:val="0"/>
      <w:marTop w:val="0"/>
      <w:marBottom w:val="0"/>
      <w:divBdr>
        <w:top w:val="none" w:sz="0" w:space="0" w:color="auto"/>
        <w:left w:val="none" w:sz="0" w:space="0" w:color="auto"/>
        <w:bottom w:val="none" w:sz="0" w:space="0" w:color="auto"/>
        <w:right w:val="none" w:sz="0" w:space="0" w:color="auto"/>
      </w:divBdr>
    </w:div>
    <w:div w:id="785152092">
      <w:bodyDiv w:val="1"/>
      <w:marLeft w:val="0"/>
      <w:marRight w:val="0"/>
      <w:marTop w:val="0"/>
      <w:marBottom w:val="0"/>
      <w:divBdr>
        <w:top w:val="none" w:sz="0" w:space="0" w:color="auto"/>
        <w:left w:val="none" w:sz="0" w:space="0" w:color="auto"/>
        <w:bottom w:val="none" w:sz="0" w:space="0" w:color="auto"/>
        <w:right w:val="none" w:sz="0" w:space="0" w:color="auto"/>
      </w:divBdr>
    </w:div>
    <w:div w:id="787629093">
      <w:bodyDiv w:val="1"/>
      <w:marLeft w:val="0"/>
      <w:marRight w:val="0"/>
      <w:marTop w:val="0"/>
      <w:marBottom w:val="0"/>
      <w:divBdr>
        <w:top w:val="none" w:sz="0" w:space="0" w:color="auto"/>
        <w:left w:val="none" w:sz="0" w:space="0" w:color="auto"/>
        <w:bottom w:val="none" w:sz="0" w:space="0" w:color="auto"/>
        <w:right w:val="none" w:sz="0" w:space="0" w:color="auto"/>
      </w:divBdr>
    </w:div>
    <w:div w:id="787815287">
      <w:bodyDiv w:val="1"/>
      <w:marLeft w:val="0"/>
      <w:marRight w:val="0"/>
      <w:marTop w:val="0"/>
      <w:marBottom w:val="0"/>
      <w:divBdr>
        <w:top w:val="none" w:sz="0" w:space="0" w:color="auto"/>
        <w:left w:val="none" w:sz="0" w:space="0" w:color="auto"/>
        <w:bottom w:val="none" w:sz="0" w:space="0" w:color="auto"/>
        <w:right w:val="none" w:sz="0" w:space="0" w:color="auto"/>
      </w:divBdr>
    </w:div>
    <w:div w:id="792022685">
      <w:bodyDiv w:val="1"/>
      <w:marLeft w:val="0"/>
      <w:marRight w:val="0"/>
      <w:marTop w:val="0"/>
      <w:marBottom w:val="0"/>
      <w:divBdr>
        <w:top w:val="none" w:sz="0" w:space="0" w:color="auto"/>
        <w:left w:val="none" w:sz="0" w:space="0" w:color="auto"/>
        <w:bottom w:val="none" w:sz="0" w:space="0" w:color="auto"/>
        <w:right w:val="none" w:sz="0" w:space="0" w:color="auto"/>
      </w:divBdr>
    </w:div>
    <w:div w:id="793525708">
      <w:bodyDiv w:val="1"/>
      <w:marLeft w:val="0"/>
      <w:marRight w:val="0"/>
      <w:marTop w:val="0"/>
      <w:marBottom w:val="0"/>
      <w:divBdr>
        <w:top w:val="none" w:sz="0" w:space="0" w:color="auto"/>
        <w:left w:val="none" w:sz="0" w:space="0" w:color="auto"/>
        <w:bottom w:val="none" w:sz="0" w:space="0" w:color="auto"/>
        <w:right w:val="none" w:sz="0" w:space="0" w:color="auto"/>
      </w:divBdr>
    </w:div>
    <w:div w:id="794376123">
      <w:bodyDiv w:val="1"/>
      <w:marLeft w:val="0"/>
      <w:marRight w:val="0"/>
      <w:marTop w:val="0"/>
      <w:marBottom w:val="0"/>
      <w:divBdr>
        <w:top w:val="none" w:sz="0" w:space="0" w:color="auto"/>
        <w:left w:val="none" w:sz="0" w:space="0" w:color="auto"/>
        <w:bottom w:val="none" w:sz="0" w:space="0" w:color="auto"/>
        <w:right w:val="none" w:sz="0" w:space="0" w:color="auto"/>
      </w:divBdr>
    </w:div>
    <w:div w:id="795176973">
      <w:bodyDiv w:val="1"/>
      <w:marLeft w:val="0"/>
      <w:marRight w:val="0"/>
      <w:marTop w:val="0"/>
      <w:marBottom w:val="0"/>
      <w:divBdr>
        <w:top w:val="none" w:sz="0" w:space="0" w:color="auto"/>
        <w:left w:val="none" w:sz="0" w:space="0" w:color="auto"/>
        <w:bottom w:val="none" w:sz="0" w:space="0" w:color="auto"/>
        <w:right w:val="none" w:sz="0" w:space="0" w:color="auto"/>
      </w:divBdr>
    </w:div>
    <w:div w:id="800265875">
      <w:bodyDiv w:val="1"/>
      <w:marLeft w:val="0"/>
      <w:marRight w:val="0"/>
      <w:marTop w:val="0"/>
      <w:marBottom w:val="0"/>
      <w:divBdr>
        <w:top w:val="none" w:sz="0" w:space="0" w:color="auto"/>
        <w:left w:val="none" w:sz="0" w:space="0" w:color="auto"/>
        <w:bottom w:val="none" w:sz="0" w:space="0" w:color="auto"/>
        <w:right w:val="none" w:sz="0" w:space="0" w:color="auto"/>
      </w:divBdr>
    </w:div>
    <w:div w:id="800347583">
      <w:bodyDiv w:val="1"/>
      <w:marLeft w:val="0"/>
      <w:marRight w:val="0"/>
      <w:marTop w:val="0"/>
      <w:marBottom w:val="0"/>
      <w:divBdr>
        <w:top w:val="none" w:sz="0" w:space="0" w:color="auto"/>
        <w:left w:val="none" w:sz="0" w:space="0" w:color="auto"/>
        <w:bottom w:val="none" w:sz="0" w:space="0" w:color="auto"/>
        <w:right w:val="none" w:sz="0" w:space="0" w:color="auto"/>
      </w:divBdr>
    </w:div>
    <w:div w:id="802237440">
      <w:bodyDiv w:val="1"/>
      <w:marLeft w:val="0"/>
      <w:marRight w:val="0"/>
      <w:marTop w:val="0"/>
      <w:marBottom w:val="0"/>
      <w:divBdr>
        <w:top w:val="none" w:sz="0" w:space="0" w:color="auto"/>
        <w:left w:val="none" w:sz="0" w:space="0" w:color="auto"/>
        <w:bottom w:val="none" w:sz="0" w:space="0" w:color="auto"/>
        <w:right w:val="none" w:sz="0" w:space="0" w:color="auto"/>
      </w:divBdr>
    </w:div>
    <w:div w:id="803737712">
      <w:bodyDiv w:val="1"/>
      <w:marLeft w:val="0"/>
      <w:marRight w:val="0"/>
      <w:marTop w:val="0"/>
      <w:marBottom w:val="0"/>
      <w:divBdr>
        <w:top w:val="none" w:sz="0" w:space="0" w:color="auto"/>
        <w:left w:val="none" w:sz="0" w:space="0" w:color="auto"/>
        <w:bottom w:val="none" w:sz="0" w:space="0" w:color="auto"/>
        <w:right w:val="none" w:sz="0" w:space="0" w:color="auto"/>
      </w:divBdr>
    </w:div>
    <w:div w:id="804664441">
      <w:bodyDiv w:val="1"/>
      <w:marLeft w:val="0"/>
      <w:marRight w:val="0"/>
      <w:marTop w:val="0"/>
      <w:marBottom w:val="0"/>
      <w:divBdr>
        <w:top w:val="none" w:sz="0" w:space="0" w:color="auto"/>
        <w:left w:val="none" w:sz="0" w:space="0" w:color="auto"/>
        <w:bottom w:val="none" w:sz="0" w:space="0" w:color="auto"/>
        <w:right w:val="none" w:sz="0" w:space="0" w:color="auto"/>
      </w:divBdr>
    </w:div>
    <w:div w:id="806094787">
      <w:bodyDiv w:val="1"/>
      <w:marLeft w:val="0"/>
      <w:marRight w:val="0"/>
      <w:marTop w:val="0"/>
      <w:marBottom w:val="0"/>
      <w:divBdr>
        <w:top w:val="none" w:sz="0" w:space="0" w:color="auto"/>
        <w:left w:val="none" w:sz="0" w:space="0" w:color="auto"/>
        <w:bottom w:val="none" w:sz="0" w:space="0" w:color="auto"/>
        <w:right w:val="none" w:sz="0" w:space="0" w:color="auto"/>
      </w:divBdr>
    </w:div>
    <w:div w:id="806438841">
      <w:bodyDiv w:val="1"/>
      <w:marLeft w:val="0"/>
      <w:marRight w:val="0"/>
      <w:marTop w:val="0"/>
      <w:marBottom w:val="0"/>
      <w:divBdr>
        <w:top w:val="none" w:sz="0" w:space="0" w:color="auto"/>
        <w:left w:val="none" w:sz="0" w:space="0" w:color="auto"/>
        <w:bottom w:val="none" w:sz="0" w:space="0" w:color="auto"/>
        <w:right w:val="none" w:sz="0" w:space="0" w:color="auto"/>
      </w:divBdr>
    </w:div>
    <w:div w:id="807820087">
      <w:bodyDiv w:val="1"/>
      <w:marLeft w:val="0"/>
      <w:marRight w:val="0"/>
      <w:marTop w:val="0"/>
      <w:marBottom w:val="0"/>
      <w:divBdr>
        <w:top w:val="none" w:sz="0" w:space="0" w:color="auto"/>
        <w:left w:val="none" w:sz="0" w:space="0" w:color="auto"/>
        <w:bottom w:val="none" w:sz="0" w:space="0" w:color="auto"/>
        <w:right w:val="none" w:sz="0" w:space="0" w:color="auto"/>
      </w:divBdr>
    </w:div>
    <w:div w:id="809135601">
      <w:bodyDiv w:val="1"/>
      <w:marLeft w:val="0"/>
      <w:marRight w:val="0"/>
      <w:marTop w:val="0"/>
      <w:marBottom w:val="0"/>
      <w:divBdr>
        <w:top w:val="none" w:sz="0" w:space="0" w:color="auto"/>
        <w:left w:val="none" w:sz="0" w:space="0" w:color="auto"/>
        <w:bottom w:val="none" w:sz="0" w:space="0" w:color="auto"/>
        <w:right w:val="none" w:sz="0" w:space="0" w:color="auto"/>
      </w:divBdr>
    </w:div>
    <w:div w:id="809396310">
      <w:bodyDiv w:val="1"/>
      <w:marLeft w:val="0"/>
      <w:marRight w:val="0"/>
      <w:marTop w:val="0"/>
      <w:marBottom w:val="0"/>
      <w:divBdr>
        <w:top w:val="none" w:sz="0" w:space="0" w:color="auto"/>
        <w:left w:val="none" w:sz="0" w:space="0" w:color="auto"/>
        <w:bottom w:val="none" w:sz="0" w:space="0" w:color="auto"/>
        <w:right w:val="none" w:sz="0" w:space="0" w:color="auto"/>
      </w:divBdr>
    </w:div>
    <w:div w:id="809785483">
      <w:bodyDiv w:val="1"/>
      <w:marLeft w:val="0"/>
      <w:marRight w:val="0"/>
      <w:marTop w:val="0"/>
      <w:marBottom w:val="0"/>
      <w:divBdr>
        <w:top w:val="none" w:sz="0" w:space="0" w:color="auto"/>
        <w:left w:val="none" w:sz="0" w:space="0" w:color="auto"/>
        <w:bottom w:val="none" w:sz="0" w:space="0" w:color="auto"/>
        <w:right w:val="none" w:sz="0" w:space="0" w:color="auto"/>
      </w:divBdr>
    </w:div>
    <w:div w:id="810902311">
      <w:bodyDiv w:val="1"/>
      <w:marLeft w:val="0"/>
      <w:marRight w:val="0"/>
      <w:marTop w:val="0"/>
      <w:marBottom w:val="0"/>
      <w:divBdr>
        <w:top w:val="none" w:sz="0" w:space="0" w:color="auto"/>
        <w:left w:val="none" w:sz="0" w:space="0" w:color="auto"/>
        <w:bottom w:val="none" w:sz="0" w:space="0" w:color="auto"/>
        <w:right w:val="none" w:sz="0" w:space="0" w:color="auto"/>
      </w:divBdr>
    </w:div>
    <w:div w:id="811485261">
      <w:bodyDiv w:val="1"/>
      <w:marLeft w:val="0"/>
      <w:marRight w:val="0"/>
      <w:marTop w:val="0"/>
      <w:marBottom w:val="0"/>
      <w:divBdr>
        <w:top w:val="none" w:sz="0" w:space="0" w:color="auto"/>
        <w:left w:val="none" w:sz="0" w:space="0" w:color="auto"/>
        <w:bottom w:val="none" w:sz="0" w:space="0" w:color="auto"/>
        <w:right w:val="none" w:sz="0" w:space="0" w:color="auto"/>
      </w:divBdr>
    </w:div>
    <w:div w:id="812913771">
      <w:bodyDiv w:val="1"/>
      <w:marLeft w:val="0"/>
      <w:marRight w:val="0"/>
      <w:marTop w:val="0"/>
      <w:marBottom w:val="0"/>
      <w:divBdr>
        <w:top w:val="none" w:sz="0" w:space="0" w:color="auto"/>
        <w:left w:val="none" w:sz="0" w:space="0" w:color="auto"/>
        <w:bottom w:val="none" w:sz="0" w:space="0" w:color="auto"/>
        <w:right w:val="none" w:sz="0" w:space="0" w:color="auto"/>
      </w:divBdr>
    </w:div>
    <w:div w:id="813184129">
      <w:bodyDiv w:val="1"/>
      <w:marLeft w:val="0"/>
      <w:marRight w:val="0"/>
      <w:marTop w:val="0"/>
      <w:marBottom w:val="0"/>
      <w:divBdr>
        <w:top w:val="none" w:sz="0" w:space="0" w:color="auto"/>
        <w:left w:val="none" w:sz="0" w:space="0" w:color="auto"/>
        <w:bottom w:val="none" w:sz="0" w:space="0" w:color="auto"/>
        <w:right w:val="none" w:sz="0" w:space="0" w:color="auto"/>
      </w:divBdr>
    </w:div>
    <w:div w:id="815071353">
      <w:bodyDiv w:val="1"/>
      <w:marLeft w:val="0"/>
      <w:marRight w:val="0"/>
      <w:marTop w:val="0"/>
      <w:marBottom w:val="0"/>
      <w:divBdr>
        <w:top w:val="none" w:sz="0" w:space="0" w:color="auto"/>
        <w:left w:val="none" w:sz="0" w:space="0" w:color="auto"/>
        <w:bottom w:val="none" w:sz="0" w:space="0" w:color="auto"/>
        <w:right w:val="none" w:sz="0" w:space="0" w:color="auto"/>
      </w:divBdr>
    </w:div>
    <w:div w:id="816846114">
      <w:bodyDiv w:val="1"/>
      <w:marLeft w:val="0"/>
      <w:marRight w:val="0"/>
      <w:marTop w:val="0"/>
      <w:marBottom w:val="0"/>
      <w:divBdr>
        <w:top w:val="none" w:sz="0" w:space="0" w:color="auto"/>
        <w:left w:val="none" w:sz="0" w:space="0" w:color="auto"/>
        <w:bottom w:val="none" w:sz="0" w:space="0" w:color="auto"/>
        <w:right w:val="none" w:sz="0" w:space="0" w:color="auto"/>
      </w:divBdr>
    </w:div>
    <w:div w:id="820460387">
      <w:bodyDiv w:val="1"/>
      <w:marLeft w:val="0"/>
      <w:marRight w:val="0"/>
      <w:marTop w:val="0"/>
      <w:marBottom w:val="0"/>
      <w:divBdr>
        <w:top w:val="none" w:sz="0" w:space="0" w:color="auto"/>
        <w:left w:val="none" w:sz="0" w:space="0" w:color="auto"/>
        <w:bottom w:val="none" w:sz="0" w:space="0" w:color="auto"/>
        <w:right w:val="none" w:sz="0" w:space="0" w:color="auto"/>
      </w:divBdr>
    </w:div>
    <w:div w:id="821046848">
      <w:bodyDiv w:val="1"/>
      <w:marLeft w:val="0"/>
      <w:marRight w:val="0"/>
      <w:marTop w:val="0"/>
      <w:marBottom w:val="0"/>
      <w:divBdr>
        <w:top w:val="none" w:sz="0" w:space="0" w:color="auto"/>
        <w:left w:val="none" w:sz="0" w:space="0" w:color="auto"/>
        <w:bottom w:val="none" w:sz="0" w:space="0" w:color="auto"/>
        <w:right w:val="none" w:sz="0" w:space="0" w:color="auto"/>
      </w:divBdr>
    </w:div>
    <w:div w:id="824009913">
      <w:bodyDiv w:val="1"/>
      <w:marLeft w:val="0"/>
      <w:marRight w:val="0"/>
      <w:marTop w:val="0"/>
      <w:marBottom w:val="0"/>
      <w:divBdr>
        <w:top w:val="none" w:sz="0" w:space="0" w:color="auto"/>
        <w:left w:val="none" w:sz="0" w:space="0" w:color="auto"/>
        <w:bottom w:val="none" w:sz="0" w:space="0" w:color="auto"/>
        <w:right w:val="none" w:sz="0" w:space="0" w:color="auto"/>
      </w:divBdr>
    </w:div>
    <w:div w:id="825050315">
      <w:bodyDiv w:val="1"/>
      <w:marLeft w:val="0"/>
      <w:marRight w:val="0"/>
      <w:marTop w:val="0"/>
      <w:marBottom w:val="0"/>
      <w:divBdr>
        <w:top w:val="none" w:sz="0" w:space="0" w:color="auto"/>
        <w:left w:val="none" w:sz="0" w:space="0" w:color="auto"/>
        <w:bottom w:val="none" w:sz="0" w:space="0" w:color="auto"/>
        <w:right w:val="none" w:sz="0" w:space="0" w:color="auto"/>
      </w:divBdr>
    </w:div>
    <w:div w:id="828130081">
      <w:bodyDiv w:val="1"/>
      <w:marLeft w:val="0"/>
      <w:marRight w:val="0"/>
      <w:marTop w:val="0"/>
      <w:marBottom w:val="0"/>
      <w:divBdr>
        <w:top w:val="none" w:sz="0" w:space="0" w:color="auto"/>
        <w:left w:val="none" w:sz="0" w:space="0" w:color="auto"/>
        <w:bottom w:val="none" w:sz="0" w:space="0" w:color="auto"/>
        <w:right w:val="none" w:sz="0" w:space="0" w:color="auto"/>
      </w:divBdr>
    </w:div>
    <w:div w:id="828593429">
      <w:bodyDiv w:val="1"/>
      <w:marLeft w:val="0"/>
      <w:marRight w:val="0"/>
      <w:marTop w:val="0"/>
      <w:marBottom w:val="0"/>
      <w:divBdr>
        <w:top w:val="none" w:sz="0" w:space="0" w:color="auto"/>
        <w:left w:val="none" w:sz="0" w:space="0" w:color="auto"/>
        <w:bottom w:val="none" w:sz="0" w:space="0" w:color="auto"/>
        <w:right w:val="none" w:sz="0" w:space="0" w:color="auto"/>
      </w:divBdr>
    </w:div>
    <w:div w:id="830173774">
      <w:bodyDiv w:val="1"/>
      <w:marLeft w:val="0"/>
      <w:marRight w:val="0"/>
      <w:marTop w:val="0"/>
      <w:marBottom w:val="0"/>
      <w:divBdr>
        <w:top w:val="none" w:sz="0" w:space="0" w:color="auto"/>
        <w:left w:val="none" w:sz="0" w:space="0" w:color="auto"/>
        <w:bottom w:val="none" w:sz="0" w:space="0" w:color="auto"/>
        <w:right w:val="none" w:sz="0" w:space="0" w:color="auto"/>
      </w:divBdr>
    </w:div>
    <w:div w:id="830681865">
      <w:bodyDiv w:val="1"/>
      <w:marLeft w:val="0"/>
      <w:marRight w:val="0"/>
      <w:marTop w:val="0"/>
      <w:marBottom w:val="0"/>
      <w:divBdr>
        <w:top w:val="none" w:sz="0" w:space="0" w:color="auto"/>
        <w:left w:val="none" w:sz="0" w:space="0" w:color="auto"/>
        <w:bottom w:val="none" w:sz="0" w:space="0" w:color="auto"/>
        <w:right w:val="none" w:sz="0" w:space="0" w:color="auto"/>
      </w:divBdr>
    </w:div>
    <w:div w:id="832374114">
      <w:bodyDiv w:val="1"/>
      <w:marLeft w:val="0"/>
      <w:marRight w:val="0"/>
      <w:marTop w:val="0"/>
      <w:marBottom w:val="0"/>
      <w:divBdr>
        <w:top w:val="none" w:sz="0" w:space="0" w:color="auto"/>
        <w:left w:val="none" w:sz="0" w:space="0" w:color="auto"/>
        <w:bottom w:val="none" w:sz="0" w:space="0" w:color="auto"/>
        <w:right w:val="none" w:sz="0" w:space="0" w:color="auto"/>
      </w:divBdr>
    </w:div>
    <w:div w:id="833422514">
      <w:bodyDiv w:val="1"/>
      <w:marLeft w:val="0"/>
      <w:marRight w:val="0"/>
      <w:marTop w:val="0"/>
      <w:marBottom w:val="0"/>
      <w:divBdr>
        <w:top w:val="none" w:sz="0" w:space="0" w:color="auto"/>
        <w:left w:val="none" w:sz="0" w:space="0" w:color="auto"/>
        <w:bottom w:val="none" w:sz="0" w:space="0" w:color="auto"/>
        <w:right w:val="none" w:sz="0" w:space="0" w:color="auto"/>
      </w:divBdr>
    </w:div>
    <w:div w:id="834028405">
      <w:bodyDiv w:val="1"/>
      <w:marLeft w:val="0"/>
      <w:marRight w:val="0"/>
      <w:marTop w:val="0"/>
      <w:marBottom w:val="0"/>
      <w:divBdr>
        <w:top w:val="none" w:sz="0" w:space="0" w:color="auto"/>
        <w:left w:val="none" w:sz="0" w:space="0" w:color="auto"/>
        <w:bottom w:val="none" w:sz="0" w:space="0" w:color="auto"/>
        <w:right w:val="none" w:sz="0" w:space="0" w:color="auto"/>
      </w:divBdr>
    </w:div>
    <w:div w:id="837235852">
      <w:bodyDiv w:val="1"/>
      <w:marLeft w:val="0"/>
      <w:marRight w:val="0"/>
      <w:marTop w:val="0"/>
      <w:marBottom w:val="0"/>
      <w:divBdr>
        <w:top w:val="none" w:sz="0" w:space="0" w:color="auto"/>
        <w:left w:val="none" w:sz="0" w:space="0" w:color="auto"/>
        <w:bottom w:val="none" w:sz="0" w:space="0" w:color="auto"/>
        <w:right w:val="none" w:sz="0" w:space="0" w:color="auto"/>
      </w:divBdr>
    </w:div>
    <w:div w:id="837891740">
      <w:bodyDiv w:val="1"/>
      <w:marLeft w:val="0"/>
      <w:marRight w:val="0"/>
      <w:marTop w:val="0"/>
      <w:marBottom w:val="0"/>
      <w:divBdr>
        <w:top w:val="none" w:sz="0" w:space="0" w:color="auto"/>
        <w:left w:val="none" w:sz="0" w:space="0" w:color="auto"/>
        <w:bottom w:val="none" w:sz="0" w:space="0" w:color="auto"/>
        <w:right w:val="none" w:sz="0" w:space="0" w:color="auto"/>
      </w:divBdr>
    </w:div>
    <w:div w:id="838352416">
      <w:bodyDiv w:val="1"/>
      <w:marLeft w:val="0"/>
      <w:marRight w:val="0"/>
      <w:marTop w:val="0"/>
      <w:marBottom w:val="0"/>
      <w:divBdr>
        <w:top w:val="none" w:sz="0" w:space="0" w:color="auto"/>
        <w:left w:val="none" w:sz="0" w:space="0" w:color="auto"/>
        <w:bottom w:val="none" w:sz="0" w:space="0" w:color="auto"/>
        <w:right w:val="none" w:sz="0" w:space="0" w:color="auto"/>
      </w:divBdr>
    </w:div>
    <w:div w:id="840898187">
      <w:bodyDiv w:val="1"/>
      <w:marLeft w:val="0"/>
      <w:marRight w:val="0"/>
      <w:marTop w:val="0"/>
      <w:marBottom w:val="0"/>
      <w:divBdr>
        <w:top w:val="none" w:sz="0" w:space="0" w:color="auto"/>
        <w:left w:val="none" w:sz="0" w:space="0" w:color="auto"/>
        <w:bottom w:val="none" w:sz="0" w:space="0" w:color="auto"/>
        <w:right w:val="none" w:sz="0" w:space="0" w:color="auto"/>
      </w:divBdr>
    </w:div>
    <w:div w:id="841630664">
      <w:bodyDiv w:val="1"/>
      <w:marLeft w:val="0"/>
      <w:marRight w:val="0"/>
      <w:marTop w:val="0"/>
      <w:marBottom w:val="0"/>
      <w:divBdr>
        <w:top w:val="none" w:sz="0" w:space="0" w:color="auto"/>
        <w:left w:val="none" w:sz="0" w:space="0" w:color="auto"/>
        <w:bottom w:val="none" w:sz="0" w:space="0" w:color="auto"/>
        <w:right w:val="none" w:sz="0" w:space="0" w:color="auto"/>
      </w:divBdr>
    </w:div>
    <w:div w:id="844055729">
      <w:bodyDiv w:val="1"/>
      <w:marLeft w:val="0"/>
      <w:marRight w:val="0"/>
      <w:marTop w:val="0"/>
      <w:marBottom w:val="0"/>
      <w:divBdr>
        <w:top w:val="none" w:sz="0" w:space="0" w:color="auto"/>
        <w:left w:val="none" w:sz="0" w:space="0" w:color="auto"/>
        <w:bottom w:val="none" w:sz="0" w:space="0" w:color="auto"/>
        <w:right w:val="none" w:sz="0" w:space="0" w:color="auto"/>
      </w:divBdr>
    </w:div>
    <w:div w:id="849025245">
      <w:bodyDiv w:val="1"/>
      <w:marLeft w:val="0"/>
      <w:marRight w:val="0"/>
      <w:marTop w:val="0"/>
      <w:marBottom w:val="0"/>
      <w:divBdr>
        <w:top w:val="none" w:sz="0" w:space="0" w:color="auto"/>
        <w:left w:val="none" w:sz="0" w:space="0" w:color="auto"/>
        <w:bottom w:val="none" w:sz="0" w:space="0" w:color="auto"/>
        <w:right w:val="none" w:sz="0" w:space="0" w:color="auto"/>
      </w:divBdr>
    </w:div>
    <w:div w:id="850998083">
      <w:bodyDiv w:val="1"/>
      <w:marLeft w:val="0"/>
      <w:marRight w:val="0"/>
      <w:marTop w:val="0"/>
      <w:marBottom w:val="0"/>
      <w:divBdr>
        <w:top w:val="none" w:sz="0" w:space="0" w:color="auto"/>
        <w:left w:val="none" w:sz="0" w:space="0" w:color="auto"/>
        <w:bottom w:val="none" w:sz="0" w:space="0" w:color="auto"/>
        <w:right w:val="none" w:sz="0" w:space="0" w:color="auto"/>
      </w:divBdr>
    </w:div>
    <w:div w:id="851067772">
      <w:bodyDiv w:val="1"/>
      <w:marLeft w:val="0"/>
      <w:marRight w:val="0"/>
      <w:marTop w:val="0"/>
      <w:marBottom w:val="0"/>
      <w:divBdr>
        <w:top w:val="none" w:sz="0" w:space="0" w:color="auto"/>
        <w:left w:val="none" w:sz="0" w:space="0" w:color="auto"/>
        <w:bottom w:val="none" w:sz="0" w:space="0" w:color="auto"/>
        <w:right w:val="none" w:sz="0" w:space="0" w:color="auto"/>
      </w:divBdr>
    </w:div>
    <w:div w:id="852500659">
      <w:bodyDiv w:val="1"/>
      <w:marLeft w:val="0"/>
      <w:marRight w:val="0"/>
      <w:marTop w:val="0"/>
      <w:marBottom w:val="0"/>
      <w:divBdr>
        <w:top w:val="none" w:sz="0" w:space="0" w:color="auto"/>
        <w:left w:val="none" w:sz="0" w:space="0" w:color="auto"/>
        <w:bottom w:val="none" w:sz="0" w:space="0" w:color="auto"/>
        <w:right w:val="none" w:sz="0" w:space="0" w:color="auto"/>
      </w:divBdr>
    </w:div>
    <w:div w:id="852695016">
      <w:bodyDiv w:val="1"/>
      <w:marLeft w:val="0"/>
      <w:marRight w:val="0"/>
      <w:marTop w:val="0"/>
      <w:marBottom w:val="0"/>
      <w:divBdr>
        <w:top w:val="none" w:sz="0" w:space="0" w:color="auto"/>
        <w:left w:val="none" w:sz="0" w:space="0" w:color="auto"/>
        <w:bottom w:val="none" w:sz="0" w:space="0" w:color="auto"/>
        <w:right w:val="none" w:sz="0" w:space="0" w:color="auto"/>
      </w:divBdr>
    </w:div>
    <w:div w:id="852843977">
      <w:bodyDiv w:val="1"/>
      <w:marLeft w:val="0"/>
      <w:marRight w:val="0"/>
      <w:marTop w:val="0"/>
      <w:marBottom w:val="0"/>
      <w:divBdr>
        <w:top w:val="none" w:sz="0" w:space="0" w:color="auto"/>
        <w:left w:val="none" w:sz="0" w:space="0" w:color="auto"/>
        <w:bottom w:val="none" w:sz="0" w:space="0" w:color="auto"/>
        <w:right w:val="none" w:sz="0" w:space="0" w:color="auto"/>
      </w:divBdr>
    </w:div>
    <w:div w:id="853685888">
      <w:bodyDiv w:val="1"/>
      <w:marLeft w:val="0"/>
      <w:marRight w:val="0"/>
      <w:marTop w:val="0"/>
      <w:marBottom w:val="0"/>
      <w:divBdr>
        <w:top w:val="none" w:sz="0" w:space="0" w:color="auto"/>
        <w:left w:val="none" w:sz="0" w:space="0" w:color="auto"/>
        <w:bottom w:val="none" w:sz="0" w:space="0" w:color="auto"/>
        <w:right w:val="none" w:sz="0" w:space="0" w:color="auto"/>
      </w:divBdr>
    </w:div>
    <w:div w:id="855272027">
      <w:bodyDiv w:val="1"/>
      <w:marLeft w:val="0"/>
      <w:marRight w:val="0"/>
      <w:marTop w:val="0"/>
      <w:marBottom w:val="0"/>
      <w:divBdr>
        <w:top w:val="none" w:sz="0" w:space="0" w:color="auto"/>
        <w:left w:val="none" w:sz="0" w:space="0" w:color="auto"/>
        <w:bottom w:val="none" w:sz="0" w:space="0" w:color="auto"/>
        <w:right w:val="none" w:sz="0" w:space="0" w:color="auto"/>
      </w:divBdr>
    </w:div>
    <w:div w:id="856190450">
      <w:bodyDiv w:val="1"/>
      <w:marLeft w:val="0"/>
      <w:marRight w:val="0"/>
      <w:marTop w:val="0"/>
      <w:marBottom w:val="0"/>
      <w:divBdr>
        <w:top w:val="none" w:sz="0" w:space="0" w:color="auto"/>
        <w:left w:val="none" w:sz="0" w:space="0" w:color="auto"/>
        <w:bottom w:val="none" w:sz="0" w:space="0" w:color="auto"/>
        <w:right w:val="none" w:sz="0" w:space="0" w:color="auto"/>
      </w:divBdr>
    </w:div>
    <w:div w:id="856309475">
      <w:bodyDiv w:val="1"/>
      <w:marLeft w:val="0"/>
      <w:marRight w:val="0"/>
      <w:marTop w:val="0"/>
      <w:marBottom w:val="0"/>
      <w:divBdr>
        <w:top w:val="none" w:sz="0" w:space="0" w:color="auto"/>
        <w:left w:val="none" w:sz="0" w:space="0" w:color="auto"/>
        <w:bottom w:val="none" w:sz="0" w:space="0" w:color="auto"/>
        <w:right w:val="none" w:sz="0" w:space="0" w:color="auto"/>
      </w:divBdr>
    </w:div>
    <w:div w:id="857888481">
      <w:bodyDiv w:val="1"/>
      <w:marLeft w:val="0"/>
      <w:marRight w:val="0"/>
      <w:marTop w:val="0"/>
      <w:marBottom w:val="0"/>
      <w:divBdr>
        <w:top w:val="none" w:sz="0" w:space="0" w:color="auto"/>
        <w:left w:val="none" w:sz="0" w:space="0" w:color="auto"/>
        <w:bottom w:val="none" w:sz="0" w:space="0" w:color="auto"/>
        <w:right w:val="none" w:sz="0" w:space="0" w:color="auto"/>
      </w:divBdr>
    </w:div>
    <w:div w:id="858660777">
      <w:bodyDiv w:val="1"/>
      <w:marLeft w:val="0"/>
      <w:marRight w:val="0"/>
      <w:marTop w:val="0"/>
      <w:marBottom w:val="0"/>
      <w:divBdr>
        <w:top w:val="none" w:sz="0" w:space="0" w:color="auto"/>
        <w:left w:val="none" w:sz="0" w:space="0" w:color="auto"/>
        <w:bottom w:val="none" w:sz="0" w:space="0" w:color="auto"/>
        <w:right w:val="none" w:sz="0" w:space="0" w:color="auto"/>
      </w:divBdr>
    </w:div>
    <w:div w:id="865290546">
      <w:bodyDiv w:val="1"/>
      <w:marLeft w:val="0"/>
      <w:marRight w:val="0"/>
      <w:marTop w:val="0"/>
      <w:marBottom w:val="0"/>
      <w:divBdr>
        <w:top w:val="none" w:sz="0" w:space="0" w:color="auto"/>
        <w:left w:val="none" w:sz="0" w:space="0" w:color="auto"/>
        <w:bottom w:val="none" w:sz="0" w:space="0" w:color="auto"/>
        <w:right w:val="none" w:sz="0" w:space="0" w:color="auto"/>
      </w:divBdr>
    </w:div>
    <w:div w:id="865753688">
      <w:bodyDiv w:val="1"/>
      <w:marLeft w:val="0"/>
      <w:marRight w:val="0"/>
      <w:marTop w:val="0"/>
      <w:marBottom w:val="0"/>
      <w:divBdr>
        <w:top w:val="none" w:sz="0" w:space="0" w:color="auto"/>
        <w:left w:val="none" w:sz="0" w:space="0" w:color="auto"/>
        <w:bottom w:val="none" w:sz="0" w:space="0" w:color="auto"/>
        <w:right w:val="none" w:sz="0" w:space="0" w:color="auto"/>
      </w:divBdr>
    </w:div>
    <w:div w:id="868110096">
      <w:bodyDiv w:val="1"/>
      <w:marLeft w:val="0"/>
      <w:marRight w:val="0"/>
      <w:marTop w:val="0"/>
      <w:marBottom w:val="0"/>
      <w:divBdr>
        <w:top w:val="none" w:sz="0" w:space="0" w:color="auto"/>
        <w:left w:val="none" w:sz="0" w:space="0" w:color="auto"/>
        <w:bottom w:val="none" w:sz="0" w:space="0" w:color="auto"/>
        <w:right w:val="none" w:sz="0" w:space="0" w:color="auto"/>
      </w:divBdr>
    </w:div>
    <w:div w:id="868297314">
      <w:bodyDiv w:val="1"/>
      <w:marLeft w:val="0"/>
      <w:marRight w:val="0"/>
      <w:marTop w:val="0"/>
      <w:marBottom w:val="0"/>
      <w:divBdr>
        <w:top w:val="none" w:sz="0" w:space="0" w:color="auto"/>
        <w:left w:val="none" w:sz="0" w:space="0" w:color="auto"/>
        <w:bottom w:val="none" w:sz="0" w:space="0" w:color="auto"/>
        <w:right w:val="none" w:sz="0" w:space="0" w:color="auto"/>
      </w:divBdr>
    </w:div>
    <w:div w:id="868879885">
      <w:bodyDiv w:val="1"/>
      <w:marLeft w:val="0"/>
      <w:marRight w:val="0"/>
      <w:marTop w:val="0"/>
      <w:marBottom w:val="0"/>
      <w:divBdr>
        <w:top w:val="none" w:sz="0" w:space="0" w:color="auto"/>
        <w:left w:val="none" w:sz="0" w:space="0" w:color="auto"/>
        <w:bottom w:val="none" w:sz="0" w:space="0" w:color="auto"/>
        <w:right w:val="none" w:sz="0" w:space="0" w:color="auto"/>
      </w:divBdr>
    </w:div>
    <w:div w:id="869300308">
      <w:bodyDiv w:val="1"/>
      <w:marLeft w:val="0"/>
      <w:marRight w:val="0"/>
      <w:marTop w:val="0"/>
      <w:marBottom w:val="0"/>
      <w:divBdr>
        <w:top w:val="none" w:sz="0" w:space="0" w:color="auto"/>
        <w:left w:val="none" w:sz="0" w:space="0" w:color="auto"/>
        <w:bottom w:val="none" w:sz="0" w:space="0" w:color="auto"/>
        <w:right w:val="none" w:sz="0" w:space="0" w:color="auto"/>
      </w:divBdr>
    </w:div>
    <w:div w:id="872116214">
      <w:bodyDiv w:val="1"/>
      <w:marLeft w:val="0"/>
      <w:marRight w:val="0"/>
      <w:marTop w:val="0"/>
      <w:marBottom w:val="0"/>
      <w:divBdr>
        <w:top w:val="none" w:sz="0" w:space="0" w:color="auto"/>
        <w:left w:val="none" w:sz="0" w:space="0" w:color="auto"/>
        <w:bottom w:val="none" w:sz="0" w:space="0" w:color="auto"/>
        <w:right w:val="none" w:sz="0" w:space="0" w:color="auto"/>
      </w:divBdr>
    </w:div>
    <w:div w:id="873420984">
      <w:bodyDiv w:val="1"/>
      <w:marLeft w:val="0"/>
      <w:marRight w:val="0"/>
      <w:marTop w:val="0"/>
      <w:marBottom w:val="0"/>
      <w:divBdr>
        <w:top w:val="none" w:sz="0" w:space="0" w:color="auto"/>
        <w:left w:val="none" w:sz="0" w:space="0" w:color="auto"/>
        <w:bottom w:val="none" w:sz="0" w:space="0" w:color="auto"/>
        <w:right w:val="none" w:sz="0" w:space="0" w:color="auto"/>
      </w:divBdr>
    </w:div>
    <w:div w:id="875507624">
      <w:bodyDiv w:val="1"/>
      <w:marLeft w:val="0"/>
      <w:marRight w:val="0"/>
      <w:marTop w:val="0"/>
      <w:marBottom w:val="0"/>
      <w:divBdr>
        <w:top w:val="none" w:sz="0" w:space="0" w:color="auto"/>
        <w:left w:val="none" w:sz="0" w:space="0" w:color="auto"/>
        <w:bottom w:val="none" w:sz="0" w:space="0" w:color="auto"/>
        <w:right w:val="none" w:sz="0" w:space="0" w:color="auto"/>
      </w:divBdr>
    </w:div>
    <w:div w:id="879707345">
      <w:bodyDiv w:val="1"/>
      <w:marLeft w:val="0"/>
      <w:marRight w:val="0"/>
      <w:marTop w:val="0"/>
      <w:marBottom w:val="0"/>
      <w:divBdr>
        <w:top w:val="none" w:sz="0" w:space="0" w:color="auto"/>
        <w:left w:val="none" w:sz="0" w:space="0" w:color="auto"/>
        <w:bottom w:val="none" w:sz="0" w:space="0" w:color="auto"/>
        <w:right w:val="none" w:sz="0" w:space="0" w:color="auto"/>
      </w:divBdr>
    </w:div>
    <w:div w:id="881478282">
      <w:bodyDiv w:val="1"/>
      <w:marLeft w:val="0"/>
      <w:marRight w:val="0"/>
      <w:marTop w:val="0"/>
      <w:marBottom w:val="0"/>
      <w:divBdr>
        <w:top w:val="none" w:sz="0" w:space="0" w:color="auto"/>
        <w:left w:val="none" w:sz="0" w:space="0" w:color="auto"/>
        <w:bottom w:val="none" w:sz="0" w:space="0" w:color="auto"/>
        <w:right w:val="none" w:sz="0" w:space="0" w:color="auto"/>
      </w:divBdr>
    </w:div>
    <w:div w:id="882710359">
      <w:bodyDiv w:val="1"/>
      <w:marLeft w:val="0"/>
      <w:marRight w:val="0"/>
      <w:marTop w:val="0"/>
      <w:marBottom w:val="0"/>
      <w:divBdr>
        <w:top w:val="none" w:sz="0" w:space="0" w:color="auto"/>
        <w:left w:val="none" w:sz="0" w:space="0" w:color="auto"/>
        <w:bottom w:val="none" w:sz="0" w:space="0" w:color="auto"/>
        <w:right w:val="none" w:sz="0" w:space="0" w:color="auto"/>
      </w:divBdr>
    </w:div>
    <w:div w:id="886912466">
      <w:bodyDiv w:val="1"/>
      <w:marLeft w:val="0"/>
      <w:marRight w:val="0"/>
      <w:marTop w:val="0"/>
      <w:marBottom w:val="0"/>
      <w:divBdr>
        <w:top w:val="none" w:sz="0" w:space="0" w:color="auto"/>
        <w:left w:val="none" w:sz="0" w:space="0" w:color="auto"/>
        <w:bottom w:val="none" w:sz="0" w:space="0" w:color="auto"/>
        <w:right w:val="none" w:sz="0" w:space="0" w:color="auto"/>
      </w:divBdr>
    </w:div>
    <w:div w:id="886913772">
      <w:bodyDiv w:val="1"/>
      <w:marLeft w:val="0"/>
      <w:marRight w:val="0"/>
      <w:marTop w:val="0"/>
      <w:marBottom w:val="0"/>
      <w:divBdr>
        <w:top w:val="none" w:sz="0" w:space="0" w:color="auto"/>
        <w:left w:val="none" w:sz="0" w:space="0" w:color="auto"/>
        <w:bottom w:val="none" w:sz="0" w:space="0" w:color="auto"/>
        <w:right w:val="none" w:sz="0" w:space="0" w:color="auto"/>
      </w:divBdr>
    </w:div>
    <w:div w:id="887499855">
      <w:bodyDiv w:val="1"/>
      <w:marLeft w:val="0"/>
      <w:marRight w:val="0"/>
      <w:marTop w:val="0"/>
      <w:marBottom w:val="0"/>
      <w:divBdr>
        <w:top w:val="none" w:sz="0" w:space="0" w:color="auto"/>
        <w:left w:val="none" w:sz="0" w:space="0" w:color="auto"/>
        <w:bottom w:val="none" w:sz="0" w:space="0" w:color="auto"/>
        <w:right w:val="none" w:sz="0" w:space="0" w:color="auto"/>
      </w:divBdr>
    </w:div>
    <w:div w:id="888569475">
      <w:bodyDiv w:val="1"/>
      <w:marLeft w:val="0"/>
      <w:marRight w:val="0"/>
      <w:marTop w:val="0"/>
      <w:marBottom w:val="0"/>
      <w:divBdr>
        <w:top w:val="none" w:sz="0" w:space="0" w:color="auto"/>
        <w:left w:val="none" w:sz="0" w:space="0" w:color="auto"/>
        <w:bottom w:val="none" w:sz="0" w:space="0" w:color="auto"/>
        <w:right w:val="none" w:sz="0" w:space="0" w:color="auto"/>
      </w:divBdr>
    </w:div>
    <w:div w:id="889339778">
      <w:bodyDiv w:val="1"/>
      <w:marLeft w:val="0"/>
      <w:marRight w:val="0"/>
      <w:marTop w:val="0"/>
      <w:marBottom w:val="0"/>
      <w:divBdr>
        <w:top w:val="none" w:sz="0" w:space="0" w:color="auto"/>
        <w:left w:val="none" w:sz="0" w:space="0" w:color="auto"/>
        <w:bottom w:val="none" w:sz="0" w:space="0" w:color="auto"/>
        <w:right w:val="none" w:sz="0" w:space="0" w:color="auto"/>
      </w:divBdr>
    </w:div>
    <w:div w:id="890504982">
      <w:bodyDiv w:val="1"/>
      <w:marLeft w:val="0"/>
      <w:marRight w:val="0"/>
      <w:marTop w:val="0"/>
      <w:marBottom w:val="0"/>
      <w:divBdr>
        <w:top w:val="none" w:sz="0" w:space="0" w:color="auto"/>
        <w:left w:val="none" w:sz="0" w:space="0" w:color="auto"/>
        <w:bottom w:val="none" w:sz="0" w:space="0" w:color="auto"/>
        <w:right w:val="none" w:sz="0" w:space="0" w:color="auto"/>
      </w:divBdr>
    </w:div>
    <w:div w:id="890574435">
      <w:bodyDiv w:val="1"/>
      <w:marLeft w:val="0"/>
      <w:marRight w:val="0"/>
      <w:marTop w:val="0"/>
      <w:marBottom w:val="0"/>
      <w:divBdr>
        <w:top w:val="none" w:sz="0" w:space="0" w:color="auto"/>
        <w:left w:val="none" w:sz="0" w:space="0" w:color="auto"/>
        <w:bottom w:val="none" w:sz="0" w:space="0" w:color="auto"/>
        <w:right w:val="none" w:sz="0" w:space="0" w:color="auto"/>
      </w:divBdr>
    </w:div>
    <w:div w:id="891038011">
      <w:bodyDiv w:val="1"/>
      <w:marLeft w:val="0"/>
      <w:marRight w:val="0"/>
      <w:marTop w:val="0"/>
      <w:marBottom w:val="0"/>
      <w:divBdr>
        <w:top w:val="none" w:sz="0" w:space="0" w:color="auto"/>
        <w:left w:val="none" w:sz="0" w:space="0" w:color="auto"/>
        <w:bottom w:val="none" w:sz="0" w:space="0" w:color="auto"/>
        <w:right w:val="none" w:sz="0" w:space="0" w:color="auto"/>
      </w:divBdr>
    </w:div>
    <w:div w:id="894043039">
      <w:bodyDiv w:val="1"/>
      <w:marLeft w:val="0"/>
      <w:marRight w:val="0"/>
      <w:marTop w:val="0"/>
      <w:marBottom w:val="0"/>
      <w:divBdr>
        <w:top w:val="none" w:sz="0" w:space="0" w:color="auto"/>
        <w:left w:val="none" w:sz="0" w:space="0" w:color="auto"/>
        <w:bottom w:val="none" w:sz="0" w:space="0" w:color="auto"/>
        <w:right w:val="none" w:sz="0" w:space="0" w:color="auto"/>
      </w:divBdr>
    </w:div>
    <w:div w:id="895967310">
      <w:bodyDiv w:val="1"/>
      <w:marLeft w:val="0"/>
      <w:marRight w:val="0"/>
      <w:marTop w:val="0"/>
      <w:marBottom w:val="0"/>
      <w:divBdr>
        <w:top w:val="none" w:sz="0" w:space="0" w:color="auto"/>
        <w:left w:val="none" w:sz="0" w:space="0" w:color="auto"/>
        <w:bottom w:val="none" w:sz="0" w:space="0" w:color="auto"/>
        <w:right w:val="none" w:sz="0" w:space="0" w:color="auto"/>
      </w:divBdr>
    </w:div>
    <w:div w:id="896085915">
      <w:bodyDiv w:val="1"/>
      <w:marLeft w:val="0"/>
      <w:marRight w:val="0"/>
      <w:marTop w:val="0"/>
      <w:marBottom w:val="0"/>
      <w:divBdr>
        <w:top w:val="none" w:sz="0" w:space="0" w:color="auto"/>
        <w:left w:val="none" w:sz="0" w:space="0" w:color="auto"/>
        <w:bottom w:val="none" w:sz="0" w:space="0" w:color="auto"/>
        <w:right w:val="none" w:sz="0" w:space="0" w:color="auto"/>
      </w:divBdr>
    </w:div>
    <w:div w:id="898978237">
      <w:bodyDiv w:val="1"/>
      <w:marLeft w:val="0"/>
      <w:marRight w:val="0"/>
      <w:marTop w:val="0"/>
      <w:marBottom w:val="0"/>
      <w:divBdr>
        <w:top w:val="none" w:sz="0" w:space="0" w:color="auto"/>
        <w:left w:val="none" w:sz="0" w:space="0" w:color="auto"/>
        <w:bottom w:val="none" w:sz="0" w:space="0" w:color="auto"/>
        <w:right w:val="none" w:sz="0" w:space="0" w:color="auto"/>
      </w:divBdr>
    </w:div>
    <w:div w:id="899635274">
      <w:bodyDiv w:val="1"/>
      <w:marLeft w:val="0"/>
      <w:marRight w:val="0"/>
      <w:marTop w:val="0"/>
      <w:marBottom w:val="0"/>
      <w:divBdr>
        <w:top w:val="none" w:sz="0" w:space="0" w:color="auto"/>
        <w:left w:val="none" w:sz="0" w:space="0" w:color="auto"/>
        <w:bottom w:val="none" w:sz="0" w:space="0" w:color="auto"/>
        <w:right w:val="none" w:sz="0" w:space="0" w:color="auto"/>
      </w:divBdr>
    </w:div>
    <w:div w:id="900867204">
      <w:bodyDiv w:val="1"/>
      <w:marLeft w:val="0"/>
      <w:marRight w:val="0"/>
      <w:marTop w:val="0"/>
      <w:marBottom w:val="0"/>
      <w:divBdr>
        <w:top w:val="none" w:sz="0" w:space="0" w:color="auto"/>
        <w:left w:val="none" w:sz="0" w:space="0" w:color="auto"/>
        <w:bottom w:val="none" w:sz="0" w:space="0" w:color="auto"/>
        <w:right w:val="none" w:sz="0" w:space="0" w:color="auto"/>
      </w:divBdr>
    </w:div>
    <w:div w:id="902909578">
      <w:bodyDiv w:val="1"/>
      <w:marLeft w:val="0"/>
      <w:marRight w:val="0"/>
      <w:marTop w:val="0"/>
      <w:marBottom w:val="0"/>
      <w:divBdr>
        <w:top w:val="none" w:sz="0" w:space="0" w:color="auto"/>
        <w:left w:val="none" w:sz="0" w:space="0" w:color="auto"/>
        <w:bottom w:val="none" w:sz="0" w:space="0" w:color="auto"/>
        <w:right w:val="none" w:sz="0" w:space="0" w:color="auto"/>
      </w:divBdr>
    </w:div>
    <w:div w:id="902984259">
      <w:bodyDiv w:val="1"/>
      <w:marLeft w:val="0"/>
      <w:marRight w:val="0"/>
      <w:marTop w:val="0"/>
      <w:marBottom w:val="0"/>
      <w:divBdr>
        <w:top w:val="none" w:sz="0" w:space="0" w:color="auto"/>
        <w:left w:val="none" w:sz="0" w:space="0" w:color="auto"/>
        <w:bottom w:val="none" w:sz="0" w:space="0" w:color="auto"/>
        <w:right w:val="none" w:sz="0" w:space="0" w:color="auto"/>
      </w:divBdr>
    </w:div>
    <w:div w:id="903301503">
      <w:bodyDiv w:val="1"/>
      <w:marLeft w:val="0"/>
      <w:marRight w:val="0"/>
      <w:marTop w:val="0"/>
      <w:marBottom w:val="0"/>
      <w:divBdr>
        <w:top w:val="none" w:sz="0" w:space="0" w:color="auto"/>
        <w:left w:val="none" w:sz="0" w:space="0" w:color="auto"/>
        <w:bottom w:val="none" w:sz="0" w:space="0" w:color="auto"/>
        <w:right w:val="none" w:sz="0" w:space="0" w:color="auto"/>
      </w:divBdr>
    </w:div>
    <w:div w:id="904338578">
      <w:bodyDiv w:val="1"/>
      <w:marLeft w:val="0"/>
      <w:marRight w:val="0"/>
      <w:marTop w:val="0"/>
      <w:marBottom w:val="0"/>
      <w:divBdr>
        <w:top w:val="none" w:sz="0" w:space="0" w:color="auto"/>
        <w:left w:val="none" w:sz="0" w:space="0" w:color="auto"/>
        <w:bottom w:val="none" w:sz="0" w:space="0" w:color="auto"/>
        <w:right w:val="none" w:sz="0" w:space="0" w:color="auto"/>
      </w:divBdr>
    </w:div>
    <w:div w:id="904487077">
      <w:bodyDiv w:val="1"/>
      <w:marLeft w:val="0"/>
      <w:marRight w:val="0"/>
      <w:marTop w:val="0"/>
      <w:marBottom w:val="0"/>
      <w:divBdr>
        <w:top w:val="none" w:sz="0" w:space="0" w:color="auto"/>
        <w:left w:val="none" w:sz="0" w:space="0" w:color="auto"/>
        <w:bottom w:val="none" w:sz="0" w:space="0" w:color="auto"/>
        <w:right w:val="none" w:sz="0" w:space="0" w:color="auto"/>
      </w:divBdr>
    </w:div>
    <w:div w:id="904994627">
      <w:bodyDiv w:val="1"/>
      <w:marLeft w:val="0"/>
      <w:marRight w:val="0"/>
      <w:marTop w:val="0"/>
      <w:marBottom w:val="0"/>
      <w:divBdr>
        <w:top w:val="none" w:sz="0" w:space="0" w:color="auto"/>
        <w:left w:val="none" w:sz="0" w:space="0" w:color="auto"/>
        <w:bottom w:val="none" w:sz="0" w:space="0" w:color="auto"/>
        <w:right w:val="none" w:sz="0" w:space="0" w:color="auto"/>
      </w:divBdr>
    </w:div>
    <w:div w:id="905803476">
      <w:bodyDiv w:val="1"/>
      <w:marLeft w:val="0"/>
      <w:marRight w:val="0"/>
      <w:marTop w:val="0"/>
      <w:marBottom w:val="0"/>
      <w:divBdr>
        <w:top w:val="none" w:sz="0" w:space="0" w:color="auto"/>
        <w:left w:val="none" w:sz="0" w:space="0" w:color="auto"/>
        <w:bottom w:val="none" w:sz="0" w:space="0" w:color="auto"/>
        <w:right w:val="none" w:sz="0" w:space="0" w:color="auto"/>
      </w:divBdr>
    </w:div>
    <w:div w:id="906258955">
      <w:bodyDiv w:val="1"/>
      <w:marLeft w:val="0"/>
      <w:marRight w:val="0"/>
      <w:marTop w:val="0"/>
      <w:marBottom w:val="0"/>
      <w:divBdr>
        <w:top w:val="none" w:sz="0" w:space="0" w:color="auto"/>
        <w:left w:val="none" w:sz="0" w:space="0" w:color="auto"/>
        <w:bottom w:val="none" w:sz="0" w:space="0" w:color="auto"/>
        <w:right w:val="none" w:sz="0" w:space="0" w:color="auto"/>
      </w:divBdr>
    </w:div>
    <w:div w:id="908618151">
      <w:bodyDiv w:val="1"/>
      <w:marLeft w:val="0"/>
      <w:marRight w:val="0"/>
      <w:marTop w:val="0"/>
      <w:marBottom w:val="0"/>
      <w:divBdr>
        <w:top w:val="none" w:sz="0" w:space="0" w:color="auto"/>
        <w:left w:val="none" w:sz="0" w:space="0" w:color="auto"/>
        <w:bottom w:val="none" w:sz="0" w:space="0" w:color="auto"/>
        <w:right w:val="none" w:sz="0" w:space="0" w:color="auto"/>
      </w:divBdr>
    </w:div>
    <w:div w:id="908884224">
      <w:bodyDiv w:val="1"/>
      <w:marLeft w:val="0"/>
      <w:marRight w:val="0"/>
      <w:marTop w:val="0"/>
      <w:marBottom w:val="0"/>
      <w:divBdr>
        <w:top w:val="none" w:sz="0" w:space="0" w:color="auto"/>
        <w:left w:val="none" w:sz="0" w:space="0" w:color="auto"/>
        <w:bottom w:val="none" w:sz="0" w:space="0" w:color="auto"/>
        <w:right w:val="none" w:sz="0" w:space="0" w:color="auto"/>
      </w:divBdr>
    </w:div>
    <w:div w:id="911889554">
      <w:bodyDiv w:val="1"/>
      <w:marLeft w:val="0"/>
      <w:marRight w:val="0"/>
      <w:marTop w:val="0"/>
      <w:marBottom w:val="0"/>
      <w:divBdr>
        <w:top w:val="none" w:sz="0" w:space="0" w:color="auto"/>
        <w:left w:val="none" w:sz="0" w:space="0" w:color="auto"/>
        <w:bottom w:val="none" w:sz="0" w:space="0" w:color="auto"/>
        <w:right w:val="none" w:sz="0" w:space="0" w:color="auto"/>
      </w:divBdr>
    </w:div>
    <w:div w:id="912088942">
      <w:bodyDiv w:val="1"/>
      <w:marLeft w:val="0"/>
      <w:marRight w:val="0"/>
      <w:marTop w:val="0"/>
      <w:marBottom w:val="0"/>
      <w:divBdr>
        <w:top w:val="none" w:sz="0" w:space="0" w:color="auto"/>
        <w:left w:val="none" w:sz="0" w:space="0" w:color="auto"/>
        <w:bottom w:val="none" w:sz="0" w:space="0" w:color="auto"/>
        <w:right w:val="none" w:sz="0" w:space="0" w:color="auto"/>
      </w:divBdr>
    </w:div>
    <w:div w:id="914127597">
      <w:bodyDiv w:val="1"/>
      <w:marLeft w:val="0"/>
      <w:marRight w:val="0"/>
      <w:marTop w:val="0"/>
      <w:marBottom w:val="0"/>
      <w:divBdr>
        <w:top w:val="none" w:sz="0" w:space="0" w:color="auto"/>
        <w:left w:val="none" w:sz="0" w:space="0" w:color="auto"/>
        <w:bottom w:val="none" w:sz="0" w:space="0" w:color="auto"/>
        <w:right w:val="none" w:sz="0" w:space="0" w:color="auto"/>
      </w:divBdr>
    </w:div>
    <w:div w:id="917909587">
      <w:bodyDiv w:val="1"/>
      <w:marLeft w:val="0"/>
      <w:marRight w:val="0"/>
      <w:marTop w:val="0"/>
      <w:marBottom w:val="0"/>
      <w:divBdr>
        <w:top w:val="none" w:sz="0" w:space="0" w:color="auto"/>
        <w:left w:val="none" w:sz="0" w:space="0" w:color="auto"/>
        <w:bottom w:val="none" w:sz="0" w:space="0" w:color="auto"/>
        <w:right w:val="none" w:sz="0" w:space="0" w:color="auto"/>
      </w:divBdr>
    </w:div>
    <w:div w:id="919019576">
      <w:bodyDiv w:val="1"/>
      <w:marLeft w:val="0"/>
      <w:marRight w:val="0"/>
      <w:marTop w:val="0"/>
      <w:marBottom w:val="0"/>
      <w:divBdr>
        <w:top w:val="none" w:sz="0" w:space="0" w:color="auto"/>
        <w:left w:val="none" w:sz="0" w:space="0" w:color="auto"/>
        <w:bottom w:val="none" w:sz="0" w:space="0" w:color="auto"/>
        <w:right w:val="none" w:sz="0" w:space="0" w:color="auto"/>
      </w:divBdr>
    </w:div>
    <w:div w:id="919290339">
      <w:bodyDiv w:val="1"/>
      <w:marLeft w:val="0"/>
      <w:marRight w:val="0"/>
      <w:marTop w:val="0"/>
      <w:marBottom w:val="0"/>
      <w:divBdr>
        <w:top w:val="none" w:sz="0" w:space="0" w:color="auto"/>
        <w:left w:val="none" w:sz="0" w:space="0" w:color="auto"/>
        <w:bottom w:val="none" w:sz="0" w:space="0" w:color="auto"/>
        <w:right w:val="none" w:sz="0" w:space="0" w:color="auto"/>
      </w:divBdr>
    </w:div>
    <w:div w:id="919631402">
      <w:bodyDiv w:val="1"/>
      <w:marLeft w:val="0"/>
      <w:marRight w:val="0"/>
      <w:marTop w:val="0"/>
      <w:marBottom w:val="0"/>
      <w:divBdr>
        <w:top w:val="none" w:sz="0" w:space="0" w:color="auto"/>
        <w:left w:val="none" w:sz="0" w:space="0" w:color="auto"/>
        <w:bottom w:val="none" w:sz="0" w:space="0" w:color="auto"/>
        <w:right w:val="none" w:sz="0" w:space="0" w:color="auto"/>
      </w:divBdr>
    </w:div>
    <w:div w:id="921258038">
      <w:bodyDiv w:val="1"/>
      <w:marLeft w:val="0"/>
      <w:marRight w:val="0"/>
      <w:marTop w:val="0"/>
      <w:marBottom w:val="0"/>
      <w:divBdr>
        <w:top w:val="none" w:sz="0" w:space="0" w:color="auto"/>
        <w:left w:val="none" w:sz="0" w:space="0" w:color="auto"/>
        <w:bottom w:val="none" w:sz="0" w:space="0" w:color="auto"/>
        <w:right w:val="none" w:sz="0" w:space="0" w:color="auto"/>
      </w:divBdr>
    </w:div>
    <w:div w:id="923145864">
      <w:bodyDiv w:val="1"/>
      <w:marLeft w:val="0"/>
      <w:marRight w:val="0"/>
      <w:marTop w:val="0"/>
      <w:marBottom w:val="0"/>
      <w:divBdr>
        <w:top w:val="none" w:sz="0" w:space="0" w:color="auto"/>
        <w:left w:val="none" w:sz="0" w:space="0" w:color="auto"/>
        <w:bottom w:val="none" w:sz="0" w:space="0" w:color="auto"/>
        <w:right w:val="none" w:sz="0" w:space="0" w:color="auto"/>
      </w:divBdr>
    </w:div>
    <w:div w:id="923488102">
      <w:bodyDiv w:val="1"/>
      <w:marLeft w:val="0"/>
      <w:marRight w:val="0"/>
      <w:marTop w:val="0"/>
      <w:marBottom w:val="0"/>
      <w:divBdr>
        <w:top w:val="none" w:sz="0" w:space="0" w:color="auto"/>
        <w:left w:val="none" w:sz="0" w:space="0" w:color="auto"/>
        <w:bottom w:val="none" w:sz="0" w:space="0" w:color="auto"/>
        <w:right w:val="none" w:sz="0" w:space="0" w:color="auto"/>
      </w:divBdr>
    </w:div>
    <w:div w:id="923804265">
      <w:bodyDiv w:val="1"/>
      <w:marLeft w:val="0"/>
      <w:marRight w:val="0"/>
      <w:marTop w:val="0"/>
      <w:marBottom w:val="0"/>
      <w:divBdr>
        <w:top w:val="none" w:sz="0" w:space="0" w:color="auto"/>
        <w:left w:val="none" w:sz="0" w:space="0" w:color="auto"/>
        <w:bottom w:val="none" w:sz="0" w:space="0" w:color="auto"/>
        <w:right w:val="none" w:sz="0" w:space="0" w:color="auto"/>
      </w:divBdr>
    </w:div>
    <w:div w:id="924536445">
      <w:bodyDiv w:val="1"/>
      <w:marLeft w:val="0"/>
      <w:marRight w:val="0"/>
      <w:marTop w:val="0"/>
      <w:marBottom w:val="0"/>
      <w:divBdr>
        <w:top w:val="none" w:sz="0" w:space="0" w:color="auto"/>
        <w:left w:val="none" w:sz="0" w:space="0" w:color="auto"/>
        <w:bottom w:val="none" w:sz="0" w:space="0" w:color="auto"/>
        <w:right w:val="none" w:sz="0" w:space="0" w:color="auto"/>
      </w:divBdr>
    </w:div>
    <w:div w:id="925112495">
      <w:bodyDiv w:val="1"/>
      <w:marLeft w:val="0"/>
      <w:marRight w:val="0"/>
      <w:marTop w:val="0"/>
      <w:marBottom w:val="0"/>
      <w:divBdr>
        <w:top w:val="none" w:sz="0" w:space="0" w:color="auto"/>
        <w:left w:val="none" w:sz="0" w:space="0" w:color="auto"/>
        <w:bottom w:val="none" w:sz="0" w:space="0" w:color="auto"/>
        <w:right w:val="none" w:sz="0" w:space="0" w:color="auto"/>
      </w:divBdr>
    </w:div>
    <w:div w:id="928344826">
      <w:bodyDiv w:val="1"/>
      <w:marLeft w:val="0"/>
      <w:marRight w:val="0"/>
      <w:marTop w:val="0"/>
      <w:marBottom w:val="0"/>
      <w:divBdr>
        <w:top w:val="none" w:sz="0" w:space="0" w:color="auto"/>
        <w:left w:val="none" w:sz="0" w:space="0" w:color="auto"/>
        <w:bottom w:val="none" w:sz="0" w:space="0" w:color="auto"/>
        <w:right w:val="none" w:sz="0" w:space="0" w:color="auto"/>
      </w:divBdr>
    </w:div>
    <w:div w:id="929239953">
      <w:bodyDiv w:val="1"/>
      <w:marLeft w:val="0"/>
      <w:marRight w:val="0"/>
      <w:marTop w:val="0"/>
      <w:marBottom w:val="0"/>
      <w:divBdr>
        <w:top w:val="none" w:sz="0" w:space="0" w:color="auto"/>
        <w:left w:val="none" w:sz="0" w:space="0" w:color="auto"/>
        <w:bottom w:val="none" w:sz="0" w:space="0" w:color="auto"/>
        <w:right w:val="none" w:sz="0" w:space="0" w:color="auto"/>
      </w:divBdr>
    </w:div>
    <w:div w:id="933516728">
      <w:bodyDiv w:val="1"/>
      <w:marLeft w:val="0"/>
      <w:marRight w:val="0"/>
      <w:marTop w:val="0"/>
      <w:marBottom w:val="0"/>
      <w:divBdr>
        <w:top w:val="none" w:sz="0" w:space="0" w:color="auto"/>
        <w:left w:val="none" w:sz="0" w:space="0" w:color="auto"/>
        <w:bottom w:val="none" w:sz="0" w:space="0" w:color="auto"/>
        <w:right w:val="none" w:sz="0" w:space="0" w:color="auto"/>
      </w:divBdr>
    </w:div>
    <w:div w:id="934559805">
      <w:bodyDiv w:val="1"/>
      <w:marLeft w:val="0"/>
      <w:marRight w:val="0"/>
      <w:marTop w:val="0"/>
      <w:marBottom w:val="0"/>
      <w:divBdr>
        <w:top w:val="none" w:sz="0" w:space="0" w:color="auto"/>
        <w:left w:val="none" w:sz="0" w:space="0" w:color="auto"/>
        <w:bottom w:val="none" w:sz="0" w:space="0" w:color="auto"/>
        <w:right w:val="none" w:sz="0" w:space="0" w:color="auto"/>
      </w:divBdr>
    </w:div>
    <w:div w:id="935091456">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935482959">
      <w:bodyDiv w:val="1"/>
      <w:marLeft w:val="0"/>
      <w:marRight w:val="0"/>
      <w:marTop w:val="0"/>
      <w:marBottom w:val="0"/>
      <w:divBdr>
        <w:top w:val="none" w:sz="0" w:space="0" w:color="auto"/>
        <w:left w:val="none" w:sz="0" w:space="0" w:color="auto"/>
        <w:bottom w:val="none" w:sz="0" w:space="0" w:color="auto"/>
        <w:right w:val="none" w:sz="0" w:space="0" w:color="auto"/>
      </w:divBdr>
    </w:div>
    <w:div w:id="940718701">
      <w:bodyDiv w:val="1"/>
      <w:marLeft w:val="0"/>
      <w:marRight w:val="0"/>
      <w:marTop w:val="0"/>
      <w:marBottom w:val="0"/>
      <w:divBdr>
        <w:top w:val="none" w:sz="0" w:space="0" w:color="auto"/>
        <w:left w:val="none" w:sz="0" w:space="0" w:color="auto"/>
        <w:bottom w:val="none" w:sz="0" w:space="0" w:color="auto"/>
        <w:right w:val="none" w:sz="0" w:space="0" w:color="auto"/>
      </w:divBdr>
    </w:div>
    <w:div w:id="941913043">
      <w:bodyDiv w:val="1"/>
      <w:marLeft w:val="0"/>
      <w:marRight w:val="0"/>
      <w:marTop w:val="0"/>
      <w:marBottom w:val="0"/>
      <w:divBdr>
        <w:top w:val="none" w:sz="0" w:space="0" w:color="auto"/>
        <w:left w:val="none" w:sz="0" w:space="0" w:color="auto"/>
        <w:bottom w:val="none" w:sz="0" w:space="0" w:color="auto"/>
        <w:right w:val="none" w:sz="0" w:space="0" w:color="auto"/>
      </w:divBdr>
    </w:div>
    <w:div w:id="942610321">
      <w:bodyDiv w:val="1"/>
      <w:marLeft w:val="0"/>
      <w:marRight w:val="0"/>
      <w:marTop w:val="0"/>
      <w:marBottom w:val="0"/>
      <w:divBdr>
        <w:top w:val="none" w:sz="0" w:space="0" w:color="auto"/>
        <w:left w:val="none" w:sz="0" w:space="0" w:color="auto"/>
        <w:bottom w:val="none" w:sz="0" w:space="0" w:color="auto"/>
        <w:right w:val="none" w:sz="0" w:space="0" w:color="auto"/>
      </w:divBdr>
    </w:div>
    <w:div w:id="943266760">
      <w:bodyDiv w:val="1"/>
      <w:marLeft w:val="0"/>
      <w:marRight w:val="0"/>
      <w:marTop w:val="0"/>
      <w:marBottom w:val="0"/>
      <w:divBdr>
        <w:top w:val="none" w:sz="0" w:space="0" w:color="auto"/>
        <w:left w:val="none" w:sz="0" w:space="0" w:color="auto"/>
        <w:bottom w:val="none" w:sz="0" w:space="0" w:color="auto"/>
        <w:right w:val="none" w:sz="0" w:space="0" w:color="auto"/>
      </w:divBdr>
    </w:div>
    <w:div w:id="948315593">
      <w:bodyDiv w:val="1"/>
      <w:marLeft w:val="0"/>
      <w:marRight w:val="0"/>
      <w:marTop w:val="0"/>
      <w:marBottom w:val="0"/>
      <w:divBdr>
        <w:top w:val="none" w:sz="0" w:space="0" w:color="auto"/>
        <w:left w:val="none" w:sz="0" w:space="0" w:color="auto"/>
        <w:bottom w:val="none" w:sz="0" w:space="0" w:color="auto"/>
        <w:right w:val="none" w:sz="0" w:space="0" w:color="auto"/>
      </w:divBdr>
    </w:div>
    <w:div w:id="948699752">
      <w:bodyDiv w:val="1"/>
      <w:marLeft w:val="0"/>
      <w:marRight w:val="0"/>
      <w:marTop w:val="0"/>
      <w:marBottom w:val="0"/>
      <w:divBdr>
        <w:top w:val="none" w:sz="0" w:space="0" w:color="auto"/>
        <w:left w:val="none" w:sz="0" w:space="0" w:color="auto"/>
        <w:bottom w:val="none" w:sz="0" w:space="0" w:color="auto"/>
        <w:right w:val="none" w:sz="0" w:space="0" w:color="auto"/>
      </w:divBdr>
    </w:div>
    <w:div w:id="948783031">
      <w:bodyDiv w:val="1"/>
      <w:marLeft w:val="0"/>
      <w:marRight w:val="0"/>
      <w:marTop w:val="0"/>
      <w:marBottom w:val="0"/>
      <w:divBdr>
        <w:top w:val="none" w:sz="0" w:space="0" w:color="auto"/>
        <w:left w:val="none" w:sz="0" w:space="0" w:color="auto"/>
        <w:bottom w:val="none" w:sz="0" w:space="0" w:color="auto"/>
        <w:right w:val="none" w:sz="0" w:space="0" w:color="auto"/>
      </w:divBdr>
    </w:div>
    <w:div w:id="948899021">
      <w:bodyDiv w:val="1"/>
      <w:marLeft w:val="0"/>
      <w:marRight w:val="0"/>
      <w:marTop w:val="0"/>
      <w:marBottom w:val="0"/>
      <w:divBdr>
        <w:top w:val="none" w:sz="0" w:space="0" w:color="auto"/>
        <w:left w:val="none" w:sz="0" w:space="0" w:color="auto"/>
        <w:bottom w:val="none" w:sz="0" w:space="0" w:color="auto"/>
        <w:right w:val="none" w:sz="0" w:space="0" w:color="auto"/>
      </w:divBdr>
    </w:div>
    <w:div w:id="951398073">
      <w:bodyDiv w:val="1"/>
      <w:marLeft w:val="0"/>
      <w:marRight w:val="0"/>
      <w:marTop w:val="0"/>
      <w:marBottom w:val="0"/>
      <w:divBdr>
        <w:top w:val="none" w:sz="0" w:space="0" w:color="auto"/>
        <w:left w:val="none" w:sz="0" w:space="0" w:color="auto"/>
        <w:bottom w:val="none" w:sz="0" w:space="0" w:color="auto"/>
        <w:right w:val="none" w:sz="0" w:space="0" w:color="auto"/>
      </w:divBdr>
    </w:div>
    <w:div w:id="951590008">
      <w:bodyDiv w:val="1"/>
      <w:marLeft w:val="0"/>
      <w:marRight w:val="0"/>
      <w:marTop w:val="0"/>
      <w:marBottom w:val="0"/>
      <w:divBdr>
        <w:top w:val="none" w:sz="0" w:space="0" w:color="auto"/>
        <w:left w:val="none" w:sz="0" w:space="0" w:color="auto"/>
        <w:bottom w:val="none" w:sz="0" w:space="0" w:color="auto"/>
        <w:right w:val="none" w:sz="0" w:space="0" w:color="auto"/>
      </w:divBdr>
    </w:div>
    <w:div w:id="952133180">
      <w:bodyDiv w:val="1"/>
      <w:marLeft w:val="0"/>
      <w:marRight w:val="0"/>
      <w:marTop w:val="0"/>
      <w:marBottom w:val="0"/>
      <w:divBdr>
        <w:top w:val="none" w:sz="0" w:space="0" w:color="auto"/>
        <w:left w:val="none" w:sz="0" w:space="0" w:color="auto"/>
        <w:bottom w:val="none" w:sz="0" w:space="0" w:color="auto"/>
        <w:right w:val="none" w:sz="0" w:space="0" w:color="auto"/>
      </w:divBdr>
    </w:div>
    <w:div w:id="956761846">
      <w:bodyDiv w:val="1"/>
      <w:marLeft w:val="0"/>
      <w:marRight w:val="0"/>
      <w:marTop w:val="0"/>
      <w:marBottom w:val="0"/>
      <w:divBdr>
        <w:top w:val="none" w:sz="0" w:space="0" w:color="auto"/>
        <w:left w:val="none" w:sz="0" w:space="0" w:color="auto"/>
        <w:bottom w:val="none" w:sz="0" w:space="0" w:color="auto"/>
        <w:right w:val="none" w:sz="0" w:space="0" w:color="auto"/>
      </w:divBdr>
    </w:div>
    <w:div w:id="959453125">
      <w:bodyDiv w:val="1"/>
      <w:marLeft w:val="0"/>
      <w:marRight w:val="0"/>
      <w:marTop w:val="0"/>
      <w:marBottom w:val="0"/>
      <w:divBdr>
        <w:top w:val="none" w:sz="0" w:space="0" w:color="auto"/>
        <w:left w:val="none" w:sz="0" w:space="0" w:color="auto"/>
        <w:bottom w:val="none" w:sz="0" w:space="0" w:color="auto"/>
        <w:right w:val="none" w:sz="0" w:space="0" w:color="auto"/>
      </w:divBdr>
    </w:div>
    <w:div w:id="959922031">
      <w:bodyDiv w:val="1"/>
      <w:marLeft w:val="0"/>
      <w:marRight w:val="0"/>
      <w:marTop w:val="0"/>
      <w:marBottom w:val="0"/>
      <w:divBdr>
        <w:top w:val="none" w:sz="0" w:space="0" w:color="auto"/>
        <w:left w:val="none" w:sz="0" w:space="0" w:color="auto"/>
        <w:bottom w:val="none" w:sz="0" w:space="0" w:color="auto"/>
        <w:right w:val="none" w:sz="0" w:space="0" w:color="auto"/>
      </w:divBdr>
    </w:div>
    <w:div w:id="960577153">
      <w:bodyDiv w:val="1"/>
      <w:marLeft w:val="0"/>
      <w:marRight w:val="0"/>
      <w:marTop w:val="0"/>
      <w:marBottom w:val="0"/>
      <w:divBdr>
        <w:top w:val="none" w:sz="0" w:space="0" w:color="auto"/>
        <w:left w:val="none" w:sz="0" w:space="0" w:color="auto"/>
        <w:bottom w:val="none" w:sz="0" w:space="0" w:color="auto"/>
        <w:right w:val="none" w:sz="0" w:space="0" w:color="auto"/>
      </w:divBdr>
    </w:div>
    <w:div w:id="960767240">
      <w:bodyDiv w:val="1"/>
      <w:marLeft w:val="0"/>
      <w:marRight w:val="0"/>
      <w:marTop w:val="0"/>
      <w:marBottom w:val="0"/>
      <w:divBdr>
        <w:top w:val="none" w:sz="0" w:space="0" w:color="auto"/>
        <w:left w:val="none" w:sz="0" w:space="0" w:color="auto"/>
        <w:bottom w:val="none" w:sz="0" w:space="0" w:color="auto"/>
        <w:right w:val="none" w:sz="0" w:space="0" w:color="auto"/>
      </w:divBdr>
    </w:div>
    <w:div w:id="961418647">
      <w:bodyDiv w:val="1"/>
      <w:marLeft w:val="0"/>
      <w:marRight w:val="0"/>
      <w:marTop w:val="0"/>
      <w:marBottom w:val="0"/>
      <w:divBdr>
        <w:top w:val="none" w:sz="0" w:space="0" w:color="auto"/>
        <w:left w:val="none" w:sz="0" w:space="0" w:color="auto"/>
        <w:bottom w:val="none" w:sz="0" w:space="0" w:color="auto"/>
        <w:right w:val="none" w:sz="0" w:space="0" w:color="auto"/>
      </w:divBdr>
    </w:div>
    <w:div w:id="961572906">
      <w:bodyDiv w:val="1"/>
      <w:marLeft w:val="0"/>
      <w:marRight w:val="0"/>
      <w:marTop w:val="0"/>
      <w:marBottom w:val="0"/>
      <w:divBdr>
        <w:top w:val="none" w:sz="0" w:space="0" w:color="auto"/>
        <w:left w:val="none" w:sz="0" w:space="0" w:color="auto"/>
        <w:bottom w:val="none" w:sz="0" w:space="0" w:color="auto"/>
        <w:right w:val="none" w:sz="0" w:space="0" w:color="auto"/>
      </w:divBdr>
    </w:div>
    <w:div w:id="962687354">
      <w:bodyDiv w:val="1"/>
      <w:marLeft w:val="0"/>
      <w:marRight w:val="0"/>
      <w:marTop w:val="0"/>
      <w:marBottom w:val="0"/>
      <w:divBdr>
        <w:top w:val="none" w:sz="0" w:space="0" w:color="auto"/>
        <w:left w:val="none" w:sz="0" w:space="0" w:color="auto"/>
        <w:bottom w:val="none" w:sz="0" w:space="0" w:color="auto"/>
        <w:right w:val="none" w:sz="0" w:space="0" w:color="auto"/>
      </w:divBdr>
    </w:div>
    <w:div w:id="963197921">
      <w:bodyDiv w:val="1"/>
      <w:marLeft w:val="0"/>
      <w:marRight w:val="0"/>
      <w:marTop w:val="0"/>
      <w:marBottom w:val="0"/>
      <w:divBdr>
        <w:top w:val="none" w:sz="0" w:space="0" w:color="auto"/>
        <w:left w:val="none" w:sz="0" w:space="0" w:color="auto"/>
        <w:bottom w:val="none" w:sz="0" w:space="0" w:color="auto"/>
        <w:right w:val="none" w:sz="0" w:space="0" w:color="auto"/>
      </w:divBdr>
    </w:div>
    <w:div w:id="964507627">
      <w:bodyDiv w:val="1"/>
      <w:marLeft w:val="0"/>
      <w:marRight w:val="0"/>
      <w:marTop w:val="0"/>
      <w:marBottom w:val="0"/>
      <w:divBdr>
        <w:top w:val="none" w:sz="0" w:space="0" w:color="auto"/>
        <w:left w:val="none" w:sz="0" w:space="0" w:color="auto"/>
        <w:bottom w:val="none" w:sz="0" w:space="0" w:color="auto"/>
        <w:right w:val="none" w:sz="0" w:space="0" w:color="auto"/>
      </w:divBdr>
    </w:div>
    <w:div w:id="965432212">
      <w:bodyDiv w:val="1"/>
      <w:marLeft w:val="0"/>
      <w:marRight w:val="0"/>
      <w:marTop w:val="0"/>
      <w:marBottom w:val="0"/>
      <w:divBdr>
        <w:top w:val="none" w:sz="0" w:space="0" w:color="auto"/>
        <w:left w:val="none" w:sz="0" w:space="0" w:color="auto"/>
        <w:bottom w:val="none" w:sz="0" w:space="0" w:color="auto"/>
        <w:right w:val="none" w:sz="0" w:space="0" w:color="auto"/>
      </w:divBdr>
    </w:div>
    <w:div w:id="966132126">
      <w:bodyDiv w:val="1"/>
      <w:marLeft w:val="0"/>
      <w:marRight w:val="0"/>
      <w:marTop w:val="0"/>
      <w:marBottom w:val="0"/>
      <w:divBdr>
        <w:top w:val="none" w:sz="0" w:space="0" w:color="auto"/>
        <w:left w:val="none" w:sz="0" w:space="0" w:color="auto"/>
        <w:bottom w:val="none" w:sz="0" w:space="0" w:color="auto"/>
        <w:right w:val="none" w:sz="0" w:space="0" w:color="auto"/>
      </w:divBdr>
    </w:div>
    <w:div w:id="966466610">
      <w:bodyDiv w:val="1"/>
      <w:marLeft w:val="0"/>
      <w:marRight w:val="0"/>
      <w:marTop w:val="0"/>
      <w:marBottom w:val="0"/>
      <w:divBdr>
        <w:top w:val="none" w:sz="0" w:space="0" w:color="auto"/>
        <w:left w:val="none" w:sz="0" w:space="0" w:color="auto"/>
        <w:bottom w:val="none" w:sz="0" w:space="0" w:color="auto"/>
        <w:right w:val="none" w:sz="0" w:space="0" w:color="auto"/>
      </w:divBdr>
    </w:div>
    <w:div w:id="967199968">
      <w:bodyDiv w:val="1"/>
      <w:marLeft w:val="0"/>
      <w:marRight w:val="0"/>
      <w:marTop w:val="0"/>
      <w:marBottom w:val="0"/>
      <w:divBdr>
        <w:top w:val="none" w:sz="0" w:space="0" w:color="auto"/>
        <w:left w:val="none" w:sz="0" w:space="0" w:color="auto"/>
        <w:bottom w:val="none" w:sz="0" w:space="0" w:color="auto"/>
        <w:right w:val="none" w:sz="0" w:space="0" w:color="auto"/>
      </w:divBdr>
    </w:div>
    <w:div w:id="968974925">
      <w:bodyDiv w:val="1"/>
      <w:marLeft w:val="0"/>
      <w:marRight w:val="0"/>
      <w:marTop w:val="0"/>
      <w:marBottom w:val="0"/>
      <w:divBdr>
        <w:top w:val="none" w:sz="0" w:space="0" w:color="auto"/>
        <w:left w:val="none" w:sz="0" w:space="0" w:color="auto"/>
        <w:bottom w:val="none" w:sz="0" w:space="0" w:color="auto"/>
        <w:right w:val="none" w:sz="0" w:space="0" w:color="auto"/>
      </w:divBdr>
    </w:div>
    <w:div w:id="970525516">
      <w:bodyDiv w:val="1"/>
      <w:marLeft w:val="0"/>
      <w:marRight w:val="0"/>
      <w:marTop w:val="0"/>
      <w:marBottom w:val="0"/>
      <w:divBdr>
        <w:top w:val="none" w:sz="0" w:space="0" w:color="auto"/>
        <w:left w:val="none" w:sz="0" w:space="0" w:color="auto"/>
        <w:bottom w:val="none" w:sz="0" w:space="0" w:color="auto"/>
        <w:right w:val="none" w:sz="0" w:space="0" w:color="auto"/>
      </w:divBdr>
    </w:div>
    <w:div w:id="971136312">
      <w:bodyDiv w:val="1"/>
      <w:marLeft w:val="0"/>
      <w:marRight w:val="0"/>
      <w:marTop w:val="0"/>
      <w:marBottom w:val="0"/>
      <w:divBdr>
        <w:top w:val="none" w:sz="0" w:space="0" w:color="auto"/>
        <w:left w:val="none" w:sz="0" w:space="0" w:color="auto"/>
        <w:bottom w:val="none" w:sz="0" w:space="0" w:color="auto"/>
        <w:right w:val="none" w:sz="0" w:space="0" w:color="auto"/>
      </w:divBdr>
    </w:div>
    <w:div w:id="971518437">
      <w:bodyDiv w:val="1"/>
      <w:marLeft w:val="0"/>
      <w:marRight w:val="0"/>
      <w:marTop w:val="0"/>
      <w:marBottom w:val="0"/>
      <w:divBdr>
        <w:top w:val="none" w:sz="0" w:space="0" w:color="auto"/>
        <w:left w:val="none" w:sz="0" w:space="0" w:color="auto"/>
        <w:bottom w:val="none" w:sz="0" w:space="0" w:color="auto"/>
        <w:right w:val="none" w:sz="0" w:space="0" w:color="auto"/>
      </w:divBdr>
    </w:div>
    <w:div w:id="971789479">
      <w:bodyDiv w:val="1"/>
      <w:marLeft w:val="0"/>
      <w:marRight w:val="0"/>
      <w:marTop w:val="0"/>
      <w:marBottom w:val="0"/>
      <w:divBdr>
        <w:top w:val="none" w:sz="0" w:space="0" w:color="auto"/>
        <w:left w:val="none" w:sz="0" w:space="0" w:color="auto"/>
        <w:bottom w:val="none" w:sz="0" w:space="0" w:color="auto"/>
        <w:right w:val="none" w:sz="0" w:space="0" w:color="auto"/>
      </w:divBdr>
    </w:div>
    <w:div w:id="971904104">
      <w:bodyDiv w:val="1"/>
      <w:marLeft w:val="0"/>
      <w:marRight w:val="0"/>
      <w:marTop w:val="0"/>
      <w:marBottom w:val="0"/>
      <w:divBdr>
        <w:top w:val="none" w:sz="0" w:space="0" w:color="auto"/>
        <w:left w:val="none" w:sz="0" w:space="0" w:color="auto"/>
        <w:bottom w:val="none" w:sz="0" w:space="0" w:color="auto"/>
        <w:right w:val="none" w:sz="0" w:space="0" w:color="auto"/>
      </w:divBdr>
    </w:div>
    <w:div w:id="974065842">
      <w:bodyDiv w:val="1"/>
      <w:marLeft w:val="0"/>
      <w:marRight w:val="0"/>
      <w:marTop w:val="0"/>
      <w:marBottom w:val="0"/>
      <w:divBdr>
        <w:top w:val="none" w:sz="0" w:space="0" w:color="auto"/>
        <w:left w:val="none" w:sz="0" w:space="0" w:color="auto"/>
        <w:bottom w:val="none" w:sz="0" w:space="0" w:color="auto"/>
        <w:right w:val="none" w:sz="0" w:space="0" w:color="auto"/>
      </w:divBdr>
    </w:div>
    <w:div w:id="976421431">
      <w:bodyDiv w:val="1"/>
      <w:marLeft w:val="0"/>
      <w:marRight w:val="0"/>
      <w:marTop w:val="0"/>
      <w:marBottom w:val="0"/>
      <w:divBdr>
        <w:top w:val="none" w:sz="0" w:space="0" w:color="auto"/>
        <w:left w:val="none" w:sz="0" w:space="0" w:color="auto"/>
        <w:bottom w:val="none" w:sz="0" w:space="0" w:color="auto"/>
        <w:right w:val="none" w:sz="0" w:space="0" w:color="auto"/>
      </w:divBdr>
    </w:div>
    <w:div w:id="978149843">
      <w:bodyDiv w:val="1"/>
      <w:marLeft w:val="0"/>
      <w:marRight w:val="0"/>
      <w:marTop w:val="0"/>
      <w:marBottom w:val="0"/>
      <w:divBdr>
        <w:top w:val="none" w:sz="0" w:space="0" w:color="auto"/>
        <w:left w:val="none" w:sz="0" w:space="0" w:color="auto"/>
        <w:bottom w:val="none" w:sz="0" w:space="0" w:color="auto"/>
        <w:right w:val="none" w:sz="0" w:space="0" w:color="auto"/>
      </w:divBdr>
    </w:div>
    <w:div w:id="980961752">
      <w:bodyDiv w:val="1"/>
      <w:marLeft w:val="0"/>
      <w:marRight w:val="0"/>
      <w:marTop w:val="0"/>
      <w:marBottom w:val="0"/>
      <w:divBdr>
        <w:top w:val="none" w:sz="0" w:space="0" w:color="auto"/>
        <w:left w:val="none" w:sz="0" w:space="0" w:color="auto"/>
        <w:bottom w:val="none" w:sz="0" w:space="0" w:color="auto"/>
        <w:right w:val="none" w:sz="0" w:space="0" w:color="auto"/>
      </w:divBdr>
    </w:div>
    <w:div w:id="982346379">
      <w:bodyDiv w:val="1"/>
      <w:marLeft w:val="0"/>
      <w:marRight w:val="0"/>
      <w:marTop w:val="0"/>
      <w:marBottom w:val="0"/>
      <w:divBdr>
        <w:top w:val="none" w:sz="0" w:space="0" w:color="auto"/>
        <w:left w:val="none" w:sz="0" w:space="0" w:color="auto"/>
        <w:bottom w:val="none" w:sz="0" w:space="0" w:color="auto"/>
        <w:right w:val="none" w:sz="0" w:space="0" w:color="auto"/>
      </w:divBdr>
    </w:div>
    <w:div w:id="982583641">
      <w:bodyDiv w:val="1"/>
      <w:marLeft w:val="0"/>
      <w:marRight w:val="0"/>
      <w:marTop w:val="0"/>
      <w:marBottom w:val="0"/>
      <w:divBdr>
        <w:top w:val="none" w:sz="0" w:space="0" w:color="auto"/>
        <w:left w:val="none" w:sz="0" w:space="0" w:color="auto"/>
        <w:bottom w:val="none" w:sz="0" w:space="0" w:color="auto"/>
        <w:right w:val="none" w:sz="0" w:space="0" w:color="auto"/>
      </w:divBdr>
    </w:div>
    <w:div w:id="983924244">
      <w:bodyDiv w:val="1"/>
      <w:marLeft w:val="0"/>
      <w:marRight w:val="0"/>
      <w:marTop w:val="0"/>
      <w:marBottom w:val="0"/>
      <w:divBdr>
        <w:top w:val="none" w:sz="0" w:space="0" w:color="auto"/>
        <w:left w:val="none" w:sz="0" w:space="0" w:color="auto"/>
        <w:bottom w:val="none" w:sz="0" w:space="0" w:color="auto"/>
        <w:right w:val="none" w:sz="0" w:space="0" w:color="auto"/>
      </w:divBdr>
    </w:div>
    <w:div w:id="984042762">
      <w:bodyDiv w:val="1"/>
      <w:marLeft w:val="0"/>
      <w:marRight w:val="0"/>
      <w:marTop w:val="0"/>
      <w:marBottom w:val="0"/>
      <w:divBdr>
        <w:top w:val="none" w:sz="0" w:space="0" w:color="auto"/>
        <w:left w:val="none" w:sz="0" w:space="0" w:color="auto"/>
        <w:bottom w:val="none" w:sz="0" w:space="0" w:color="auto"/>
        <w:right w:val="none" w:sz="0" w:space="0" w:color="auto"/>
      </w:divBdr>
    </w:div>
    <w:div w:id="984971647">
      <w:bodyDiv w:val="1"/>
      <w:marLeft w:val="0"/>
      <w:marRight w:val="0"/>
      <w:marTop w:val="0"/>
      <w:marBottom w:val="0"/>
      <w:divBdr>
        <w:top w:val="none" w:sz="0" w:space="0" w:color="auto"/>
        <w:left w:val="none" w:sz="0" w:space="0" w:color="auto"/>
        <w:bottom w:val="none" w:sz="0" w:space="0" w:color="auto"/>
        <w:right w:val="none" w:sz="0" w:space="0" w:color="auto"/>
      </w:divBdr>
    </w:div>
    <w:div w:id="985936300">
      <w:bodyDiv w:val="1"/>
      <w:marLeft w:val="0"/>
      <w:marRight w:val="0"/>
      <w:marTop w:val="0"/>
      <w:marBottom w:val="0"/>
      <w:divBdr>
        <w:top w:val="none" w:sz="0" w:space="0" w:color="auto"/>
        <w:left w:val="none" w:sz="0" w:space="0" w:color="auto"/>
        <w:bottom w:val="none" w:sz="0" w:space="0" w:color="auto"/>
        <w:right w:val="none" w:sz="0" w:space="0" w:color="auto"/>
      </w:divBdr>
    </w:div>
    <w:div w:id="992950484">
      <w:bodyDiv w:val="1"/>
      <w:marLeft w:val="0"/>
      <w:marRight w:val="0"/>
      <w:marTop w:val="0"/>
      <w:marBottom w:val="0"/>
      <w:divBdr>
        <w:top w:val="none" w:sz="0" w:space="0" w:color="auto"/>
        <w:left w:val="none" w:sz="0" w:space="0" w:color="auto"/>
        <w:bottom w:val="none" w:sz="0" w:space="0" w:color="auto"/>
        <w:right w:val="none" w:sz="0" w:space="0" w:color="auto"/>
      </w:divBdr>
    </w:div>
    <w:div w:id="993026862">
      <w:bodyDiv w:val="1"/>
      <w:marLeft w:val="0"/>
      <w:marRight w:val="0"/>
      <w:marTop w:val="0"/>
      <w:marBottom w:val="0"/>
      <w:divBdr>
        <w:top w:val="none" w:sz="0" w:space="0" w:color="auto"/>
        <w:left w:val="none" w:sz="0" w:space="0" w:color="auto"/>
        <w:bottom w:val="none" w:sz="0" w:space="0" w:color="auto"/>
        <w:right w:val="none" w:sz="0" w:space="0" w:color="auto"/>
      </w:divBdr>
    </w:div>
    <w:div w:id="994795528">
      <w:bodyDiv w:val="1"/>
      <w:marLeft w:val="0"/>
      <w:marRight w:val="0"/>
      <w:marTop w:val="0"/>
      <w:marBottom w:val="0"/>
      <w:divBdr>
        <w:top w:val="none" w:sz="0" w:space="0" w:color="auto"/>
        <w:left w:val="none" w:sz="0" w:space="0" w:color="auto"/>
        <w:bottom w:val="none" w:sz="0" w:space="0" w:color="auto"/>
        <w:right w:val="none" w:sz="0" w:space="0" w:color="auto"/>
      </w:divBdr>
    </w:div>
    <w:div w:id="995573019">
      <w:bodyDiv w:val="1"/>
      <w:marLeft w:val="0"/>
      <w:marRight w:val="0"/>
      <w:marTop w:val="0"/>
      <w:marBottom w:val="0"/>
      <w:divBdr>
        <w:top w:val="none" w:sz="0" w:space="0" w:color="auto"/>
        <w:left w:val="none" w:sz="0" w:space="0" w:color="auto"/>
        <w:bottom w:val="none" w:sz="0" w:space="0" w:color="auto"/>
        <w:right w:val="none" w:sz="0" w:space="0" w:color="auto"/>
      </w:divBdr>
    </w:div>
    <w:div w:id="998651139">
      <w:bodyDiv w:val="1"/>
      <w:marLeft w:val="0"/>
      <w:marRight w:val="0"/>
      <w:marTop w:val="0"/>
      <w:marBottom w:val="0"/>
      <w:divBdr>
        <w:top w:val="none" w:sz="0" w:space="0" w:color="auto"/>
        <w:left w:val="none" w:sz="0" w:space="0" w:color="auto"/>
        <w:bottom w:val="none" w:sz="0" w:space="0" w:color="auto"/>
        <w:right w:val="none" w:sz="0" w:space="0" w:color="auto"/>
      </w:divBdr>
    </w:div>
    <w:div w:id="999892881">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003629707">
      <w:bodyDiv w:val="1"/>
      <w:marLeft w:val="0"/>
      <w:marRight w:val="0"/>
      <w:marTop w:val="0"/>
      <w:marBottom w:val="0"/>
      <w:divBdr>
        <w:top w:val="none" w:sz="0" w:space="0" w:color="auto"/>
        <w:left w:val="none" w:sz="0" w:space="0" w:color="auto"/>
        <w:bottom w:val="none" w:sz="0" w:space="0" w:color="auto"/>
        <w:right w:val="none" w:sz="0" w:space="0" w:color="auto"/>
      </w:divBdr>
    </w:div>
    <w:div w:id="1005859221">
      <w:bodyDiv w:val="1"/>
      <w:marLeft w:val="0"/>
      <w:marRight w:val="0"/>
      <w:marTop w:val="0"/>
      <w:marBottom w:val="0"/>
      <w:divBdr>
        <w:top w:val="none" w:sz="0" w:space="0" w:color="auto"/>
        <w:left w:val="none" w:sz="0" w:space="0" w:color="auto"/>
        <w:bottom w:val="none" w:sz="0" w:space="0" w:color="auto"/>
        <w:right w:val="none" w:sz="0" w:space="0" w:color="auto"/>
      </w:divBdr>
    </w:div>
    <w:div w:id="1007636929">
      <w:bodyDiv w:val="1"/>
      <w:marLeft w:val="0"/>
      <w:marRight w:val="0"/>
      <w:marTop w:val="0"/>
      <w:marBottom w:val="0"/>
      <w:divBdr>
        <w:top w:val="none" w:sz="0" w:space="0" w:color="auto"/>
        <w:left w:val="none" w:sz="0" w:space="0" w:color="auto"/>
        <w:bottom w:val="none" w:sz="0" w:space="0" w:color="auto"/>
        <w:right w:val="none" w:sz="0" w:space="0" w:color="auto"/>
      </w:divBdr>
    </w:div>
    <w:div w:id="1008291388">
      <w:bodyDiv w:val="1"/>
      <w:marLeft w:val="0"/>
      <w:marRight w:val="0"/>
      <w:marTop w:val="0"/>
      <w:marBottom w:val="0"/>
      <w:divBdr>
        <w:top w:val="none" w:sz="0" w:space="0" w:color="auto"/>
        <w:left w:val="none" w:sz="0" w:space="0" w:color="auto"/>
        <w:bottom w:val="none" w:sz="0" w:space="0" w:color="auto"/>
        <w:right w:val="none" w:sz="0" w:space="0" w:color="auto"/>
      </w:divBdr>
    </w:div>
    <w:div w:id="1010067026">
      <w:bodyDiv w:val="1"/>
      <w:marLeft w:val="0"/>
      <w:marRight w:val="0"/>
      <w:marTop w:val="0"/>
      <w:marBottom w:val="0"/>
      <w:divBdr>
        <w:top w:val="none" w:sz="0" w:space="0" w:color="auto"/>
        <w:left w:val="none" w:sz="0" w:space="0" w:color="auto"/>
        <w:bottom w:val="none" w:sz="0" w:space="0" w:color="auto"/>
        <w:right w:val="none" w:sz="0" w:space="0" w:color="auto"/>
      </w:divBdr>
    </w:div>
    <w:div w:id="1010721144">
      <w:bodyDiv w:val="1"/>
      <w:marLeft w:val="0"/>
      <w:marRight w:val="0"/>
      <w:marTop w:val="0"/>
      <w:marBottom w:val="0"/>
      <w:divBdr>
        <w:top w:val="none" w:sz="0" w:space="0" w:color="auto"/>
        <w:left w:val="none" w:sz="0" w:space="0" w:color="auto"/>
        <w:bottom w:val="none" w:sz="0" w:space="0" w:color="auto"/>
        <w:right w:val="none" w:sz="0" w:space="0" w:color="auto"/>
      </w:divBdr>
    </w:div>
    <w:div w:id="1011027202">
      <w:bodyDiv w:val="1"/>
      <w:marLeft w:val="0"/>
      <w:marRight w:val="0"/>
      <w:marTop w:val="0"/>
      <w:marBottom w:val="0"/>
      <w:divBdr>
        <w:top w:val="none" w:sz="0" w:space="0" w:color="auto"/>
        <w:left w:val="none" w:sz="0" w:space="0" w:color="auto"/>
        <w:bottom w:val="none" w:sz="0" w:space="0" w:color="auto"/>
        <w:right w:val="none" w:sz="0" w:space="0" w:color="auto"/>
      </w:divBdr>
    </w:div>
    <w:div w:id="1011418540">
      <w:bodyDiv w:val="1"/>
      <w:marLeft w:val="0"/>
      <w:marRight w:val="0"/>
      <w:marTop w:val="0"/>
      <w:marBottom w:val="0"/>
      <w:divBdr>
        <w:top w:val="none" w:sz="0" w:space="0" w:color="auto"/>
        <w:left w:val="none" w:sz="0" w:space="0" w:color="auto"/>
        <w:bottom w:val="none" w:sz="0" w:space="0" w:color="auto"/>
        <w:right w:val="none" w:sz="0" w:space="0" w:color="auto"/>
      </w:divBdr>
    </w:div>
    <w:div w:id="1012881550">
      <w:bodyDiv w:val="1"/>
      <w:marLeft w:val="0"/>
      <w:marRight w:val="0"/>
      <w:marTop w:val="0"/>
      <w:marBottom w:val="0"/>
      <w:divBdr>
        <w:top w:val="none" w:sz="0" w:space="0" w:color="auto"/>
        <w:left w:val="none" w:sz="0" w:space="0" w:color="auto"/>
        <w:bottom w:val="none" w:sz="0" w:space="0" w:color="auto"/>
        <w:right w:val="none" w:sz="0" w:space="0" w:color="auto"/>
      </w:divBdr>
    </w:div>
    <w:div w:id="1013845091">
      <w:bodyDiv w:val="1"/>
      <w:marLeft w:val="0"/>
      <w:marRight w:val="0"/>
      <w:marTop w:val="0"/>
      <w:marBottom w:val="0"/>
      <w:divBdr>
        <w:top w:val="none" w:sz="0" w:space="0" w:color="auto"/>
        <w:left w:val="none" w:sz="0" w:space="0" w:color="auto"/>
        <w:bottom w:val="none" w:sz="0" w:space="0" w:color="auto"/>
        <w:right w:val="none" w:sz="0" w:space="0" w:color="auto"/>
      </w:divBdr>
    </w:div>
    <w:div w:id="1014646098">
      <w:bodyDiv w:val="1"/>
      <w:marLeft w:val="0"/>
      <w:marRight w:val="0"/>
      <w:marTop w:val="0"/>
      <w:marBottom w:val="0"/>
      <w:divBdr>
        <w:top w:val="none" w:sz="0" w:space="0" w:color="auto"/>
        <w:left w:val="none" w:sz="0" w:space="0" w:color="auto"/>
        <w:bottom w:val="none" w:sz="0" w:space="0" w:color="auto"/>
        <w:right w:val="none" w:sz="0" w:space="0" w:color="auto"/>
      </w:divBdr>
    </w:div>
    <w:div w:id="1016226614">
      <w:bodyDiv w:val="1"/>
      <w:marLeft w:val="0"/>
      <w:marRight w:val="0"/>
      <w:marTop w:val="0"/>
      <w:marBottom w:val="0"/>
      <w:divBdr>
        <w:top w:val="none" w:sz="0" w:space="0" w:color="auto"/>
        <w:left w:val="none" w:sz="0" w:space="0" w:color="auto"/>
        <w:bottom w:val="none" w:sz="0" w:space="0" w:color="auto"/>
        <w:right w:val="none" w:sz="0" w:space="0" w:color="auto"/>
      </w:divBdr>
    </w:div>
    <w:div w:id="1016882698">
      <w:bodyDiv w:val="1"/>
      <w:marLeft w:val="0"/>
      <w:marRight w:val="0"/>
      <w:marTop w:val="0"/>
      <w:marBottom w:val="0"/>
      <w:divBdr>
        <w:top w:val="none" w:sz="0" w:space="0" w:color="auto"/>
        <w:left w:val="none" w:sz="0" w:space="0" w:color="auto"/>
        <w:bottom w:val="none" w:sz="0" w:space="0" w:color="auto"/>
        <w:right w:val="none" w:sz="0" w:space="0" w:color="auto"/>
      </w:divBdr>
    </w:div>
    <w:div w:id="1018964268">
      <w:bodyDiv w:val="1"/>
      <w:marLeft w:val="0"/>
      <w:marRight w:val="0"/>
      <w:marTop w:val="0"/>
      <w:marBottom w:val="0"/>
      <w:divBdr>
        <w:top w:val="none" w:sz="0" w:space="0" w:color="auto"/>
        <w:left w:val="none" w:sz="0" w:space="0" w:color="auto"/>
        <w:bottom w:val="none" w:sz="0" w:space="0" w:color="auto"/>
        <w:right w:val="none" w:sz="0" w:space="0" w:color="auto"/>
      </w:divBdr>
    </w:div>
    <w:div w:id="1019769817">
      <w:bodyDiv w:val="1"/>
      <w:marLeft w:val="0"/>
      <w:marRight w:val="0"/>
      <w:marTop w:val="0"/>
      <w:marBottom w:val="0"/>
      <w:divBdr>
        <w:top w:val="none" w:sz="0" w:space="0" w:color="auto"/>
        <w:left w:val="none" w:sz="0" w:space="0" w:color="auto"/>
        <w:bottom w:val="none" w:sz="0" w:space="0" w:color="auto"/>
        <w:right w:val="none" w:sz="0" w:space="0" w:color="auto"/>
      </w:divBdr>
    </w:div>
    <w:div w:id="1019962907">
      <w:bodyDiv w:val="1"/>
      <w:marLeft w:val="0"/>
      <w:marRight w:val="0"/>
      <w:marTop w:val="0"/>
      <w:marBottom w:val="0"/>
      <w:divBdr>
        <w:top w:val="none" w:sz="0" w:space="0" w:color="auto"/>
        <w:left w:val="none" w:sz="0" w:space="0" w:color="auto"/>
        <w:bottom w:val="none" w:sz="0" w:space="0" w:color="auto"/>
        <w:right w:val="none" w:sz="0" w:space="0" w:color="auto"/>
      </w:divBdr>
    </w:div>
    <w:div w:id="1020085118">
      <w:bodyDiv w:val="1"/>
      <w:marLeft w:val="0"/>
      <w:marRight w:val="0"/>
      <w:marTop w:val="0"/>
      <w:marBottom w:val="0"/>
      <w:divBdr>
        <w:top w:val="none" w:sz="0" w:space="0" w:color="auto"/>
        <w:left w:val="none" w:sz="0" w:space="0" w:color="auto"/>
        <w:bottom w:val="none" w:sz="0" w:space="0" w:color="auto"/>
        <w:right w:val="none" w:sz="0" w:space="0" w:color="auto"/>
      </w:divBdr>
    </w:div>
    <w:div w:id="1021128116">
      <w:bodyDiv w:val="1"/>
      <w:marLeft w:val="0"/>
      <w:marRight w:val="0"/>
      <w:marTop w:val="0"/>
      <w:marBottom w:val="0"/>
      <w:divBdr>
        <w:top w:val="none" w:sz="0" w:space="0" w:color="auto"/>
        <w:left w:val="none" w:sz="0" w:space="0" w:color="auto"/>
        <w:bottom w:val="none" w:sz="0" w:space="0" w:color="auto"/>
        <w:right w:val="none" w:sz="0" w:space="0" w:color="auto"/>
      </w:divBdr>
    </w:div>
    <w:div w:id="1021980594">
      <w:bodyDiv w:val="1"/>
      <w:marLeft w:val="0"/>
      <w:marRight w:val="0"/>
      <w:marTop w:val="0"/>
      <w:marBottom w:val="0"/>
      <w:divBdr>
        <w:top w:val="none" w:sz="0" w:space="0" w:color="auto"/>
        <w:left w:val="none" w:sz="0" w:space="0" w:color="auto"/>
        <w:bottom w:val="none" w:sz="0" w:space="0" w:color="auto"/>
        <w:right w:val="none" w:sz="0" w:space="0" w:color="auto"/>
      </w:divBdr>
    </w:div>
    <w:div w:id="1023165874">
      <w:bodyDiv w:val="1"/>
      <w:marLeft w:val="0"/>
      <w:marRight w:val="0"/>
      <w:marTop w:val="0"/>
      <w:marBottom w:val="0"/>
      <w:divBdr>
        <w:top w:val="none" w:sz="0" w:space="0" w:color="auto"/>
        <w:left w:val="none" w:sz="0" w:space="0" w:color="auto"/>
        <w:bottom w:val="none" w:sz="0" w:space="0" w:color="auto"/>
        <w:right w:val="none" w:sz="0" w:space="0" w:color="auto"/>
      </w:divBdr>
    </w:div>
    <w:div w:id="1026177753">
      <w:bodyDiv w:val="1"/>
      <w:marLeft w:val="0"/>
      <w:marRight w:val="0"/>
      <w:marTop w:val="0"/>
      <w:marBottom w:val="0"/>
      <w:divBdr>
        <w:top w:val="none" w:sz="0" w:space="0" w:color="auto"/>
        <w:left w:val="none" w:sz="0" w:space="0" w:color="auto"/>
        <w:bottom w:val="none" w:sz="0" w:space="0" w:color="auto"/>
        <w:right w:val="none" w:sz="0" w:space="0" w:color="auto"/>
      </w:divBdr>
    </w:div>
    <w:div w:id="1028725150">
      <w:bodyDiv w:val="1"/>
      <w:marLeft w:val="0"/>
      <w:marRight w:val="0"/>
      <w:marTop w:val="0"/>
      <w:marBottom w:val="0"/>
      <w:divBdr>
        <w:top w:val="none" w:sz="0" w:space="0" w:color="auto"/>
        <w:left w:val="none" w:sz="0" w:space="0" w:color="auto"/>
        <w:bottom w:val="none" w:sz="0" w:space="0" w:color="auto"/>
        <w:right w:val="none" w:sz="0" w:space="0" w:color="auto"/>
      </w:divBdr>
    </w:div>
    <w:div w:id="1029911516">
      <w:bodyDiv w:val="1"/>
      <w:marLeft w:val="0"/>
      <w:marRight w:val="0"/>
      <w:marTop w:val="0"/>
      <w:marBottom w:val="0"/>
      <w:divBdr>
        <w:top w:val="none" w:sz="0" w:space="0" w:color="auto"/>
        <w:left w:val="none" w:sz="0" w:space="0" w:color="auto"/>
        <w:bottom w:val="none" w:sz="0" w:space="0" w:color="auto"/>
        <w:right w:val="none" w:sz="0" w:space="0" w:color="auto"/>
      </w:divBdr>
    </w:div>
    <w:div w:id="1030033206">
      <w:bodyDiv w:val="1"/>
      <w:marLeft w:val="0"/>
      <w:marRight w:val="0"/>
      <w:marTop w:val="0"/>
      <w:marBottom w:val="0"/>
      <w:divBdr>
        <w:top w:val="none" w:sz="0" w:space="0" w:color="auto"/>
        <w:left w:val="none" w:sz="0" w:space="0" w:color="auto"/>
        <w:bottom w:val="none" w:sz="0" w:space="0" w:color="auto"/>
        <w:right w:val="none" w:sz="0" w:space="0" w:color="auto"/>
      </w:divBdr>
    </w:div>
    <w:div w:id="1031883247">
      <w:bodyDiv w:val="1"/>
      <w:marLeft w:val="0"/>
      <w:marRight w:val="0"/>
      <w:marTop w:val="0"/>
      <w:marBottom w:val="0"/>
      <w:divBdr>
        <w:top w:val="none" w:sz="0" w:space="0" w:color="auto"/>
        <w:left w:val="none" w:sz="0" w:space="0" w:color="auto"/>
        <w:bottom w:val="none" w:sz="0" w:space="0" w:color="auto"/>
        <w:right w:val="none" w:sz="0" w:space="0" w:color="auto"/>
      </w:divBdr>
    </w:div>
    <w:div w:id="1034619068">
      <w:bodyDiv w:val="1"/>
      <w:marLeft w:val="0"/>
      <w:marRight w:val="0"/>
      <w:marTop w:val="0"/>
      <w:marBottom w:val="0"/>
      <w:divBdr>
        <w:top w:val="none" w:sz="0" w:space="0" w:color="auto"/>
        <w:left w:val="none" w:sz="0" w:space="0" w:color="auto"/>
        <w:bottom w:val="none" w:sz="0" w:space="0" w:color="auto"/>
        <w:right w:val="none" w:sz="0" w:space="0" w:color="auto"/>
      </w:divBdr>
    </w:div>
    <w:div w:id="1035076477">
      <w:bodyDiv w:val="1"/>
      <w:marLeft w:val="0"/>
      <w:marRight w:val="0"/>
      <w:marTop w:val="0"/>
      <w:marBottom w:val="0"/>
      <w:divBdr>
        <w:top w:val="none" w:sz="0" w:space="0" w:color="auto"/>
        <w:left w:val="none" w:sz="0" w:space="0" w:color="auto"/>
        <w:bottom w:val="none" w:sz="0" w:space="0" w:color="auto"/>
        <w:right w:val="none" w:sz="0" w:space="0" w:color="auto"/>
      </w:divBdr>
    </w:div>
    <w:div w:id="1039889975">
      <w:bodyDiv w:val="1"/>
      <w:marLeft w:val="0"/>
      <w:marRight w:val="0"/>
      <w:marTop w:val="0"/>
      <w:marBottom w:val="0"/>
      <w:divBdr>
        <w:top w:val="none" w:sz="0" w:space="0" w:color="auto"/>
        <w:left w:val="none" w:sz="0" w:space="0" w:color="auto"/>
        <w:bottom w:val="none" w:sz="0" w:space="0" w:color="auto"/>
        <w:right w:val="none" w:sz="0" w:space="0" w:color="auto"/>
      </w:divBdr>
    </w:div>
    <w:div w:id="1041319047">
      <w:bodyDiv w:val="1"/>
      <w:marLeft w:val="0"/>
      <w:marRight w:val="0"/>
      <w:marTop w:val="0"/>
      <w:marBottom w:val="0"/>
      <w:divBdr>
        <w:top w:val="none" w:sz="0" w:space="0" w:color="auto"/>
        <w:left w:val="none" w:sz="0" w:space="0" w:color="auto"/>
        <w:bottom w:val="none" w:sz="0" w:space="0" w:color="auto"/>
        <w:right w:val="none" w:sz="0" w:space="0" w:color="auto"/>
      </w:divBdr>
    </w:div>
    <w:div w:id="1041588947">
      <w:bodyDiv w:val="1"/>
      <w:marLeft w:val="0"/>
      <w:marRight w:val="0"/>
      <w:marTop w:val="0"/>
      <w:marBottom w:val="0"/>
      <w:divBdr>
        <w:top w:val="none" w:sz="0" w:space="0" w:color="auto"/>
        <w:left w:val="none" w:sz="0" w:space="0" w:color="auto"/>
        <w:bottom w:val="none" w:sz="0" w:space="0" w:color="auto"/>
        <w:right w:val="none" w:sz="0" w:space="0" w:color="auto"/>
      </w:divBdr>
    </w:div>
    <w:div w:id="1043288906">
      <w:bodyDiv w:val="1"/>
      <w:marLeft w:val="0"/>
      <w:marRight w:val="0"/>
      <w:marTop w:val="0"/>
      <w:marBottom w:val="0"/>
      <w:divBdr>
        <w:top w:val="none" w:sz="0" w:space="0" w:color="auto"/>
        <w:left w:val="none" w:sz="0" w:space="0" w:color="auto"/>
        <w:bottom w:val="none" w:sz="0" w:space="0" w:color="auto"/>
        <w:right w:val="none" w:sz="0" w:space="0" w:color="auto"/>
      </w:divBdr>
    </w:div>
    <w:div w:id="1043750348">
      <w:bodyDiv w:val="1"/>
      <w:marLeft w:val="0"/>
      <w:marRight w:val="0"/>
      <w:marTop w:val="0"/>
      <w:marBottom w:val="0"/>
      <w:divBdr>
        <w:top w:val="none" w:sz="0" w:space="0" w:color="auto"/>
        <w:left w:val="none" w:sz="0" w:space="0" w:color="auto"/>
        <w:bottom w:val="none" w:sz="0" w:space="0" w:color="auto"/>
        <w:right w:val="none" w:sz="0" w:space="0" w:color="auto"/>
      </w:divBdr>
    </w:div>
    <w:div w:id="1043870885">
      <w:bodyDiv w:val="1"/>
      <w:marLeft w:val="0"/>
      <w:marRight w:val="0"/>
      <w:marTop w:val="0"/>
      <w:marBottom w:val="0"/>
      <w:divBdr>
        <w:top w:val="none" w:sz="0" w:space="0" w:color="auto"/>
        <w:left w:val="none" w:sz="0" w:space="0" w:color="auto"/>
        <w:bottom w:val="none" w:sz="0" w:space="0" w:color="auto"/>
        <w:right w:val="none" w:sz="0" w:space="0" w:color="auto"/>
      </w:divBdr>
    </w:div>
    <w:div w:id="1044906321">
      <w:bodyDiv w:val="1"/>
      <w:marLeft w:val="0"/>
      <w:marRight w:val="0"/>
      <w:marTop w:val="0"/>
      <w:marBottom w:val="0"/>
      <w:divBdr>
        <w:top w:val="none" w:sz="0" w:space="0" w:color="auto"/>
        <w:left w:val="none" w:sz="0" w:space="0" w:color="auto"/>
        <w:bottom w:val="none" w:sz="0" w:space="0" w:color="auto"/>
        <w:right w:val="none" w:sz="0" w:space="0" w:color="auto"/>
      </w:divBdr>
    </w:div>
    <w:div w:id="1046637845">
      <w:bodyDiv w:val="1"/>
      <w:marLeft w:val="0"/>
      <w:marRight w:val="0"/>
      <w:marTop w:val="0"/>
      <w:marBottom w:val="0"/>
      <w:divBdr>
        <w:top w:val="none" w:sz="0" w:space="0" w:color="auto"/>
        <w:left w:val="none" w:sz="0" w:space="0" w:color="auto"/>
        <w:bottom w:val="none" w:sz="0" w:space="0" w:color="auto"/>
        <w:right w:val="none" w:sz="0" w:space="0" w:color="auto"/>
      </w:divBdr>
    </w:div>
    <w:div w:id="1047069333">
      <w:bodyDiv w:val="1"/>
      <w:marLeft w:val="0"/>
      <w:marRight w:val="0"/>
      <w:marTop w:val="0"/>
      <w:marBottom w:val="0"/>
      <w:divBdr>
        <w:top w:val="none" w:sz="0" w:space="0" w:color="auto"/>
        <w:left w:val="none" w:sz="0" w:space="0" w:color="auto"/>
        <w:bottom w:val="none" w:sz="0" w:space="0" w:color="auto"/>
        <w:right w:val="none" w:sz="0" w:space="0" w:color="auto"/>
      </w:divBdr>
    </w:div>
    <w:div w:id="1049454269">
      <w:bodyDiv w:val="1"/>
      <w:marLeft w:val="0"/>
      <w:marRight w:val="0"/>
      <w:marTop w:val="0"/>
      <w:marBottom w:val="0"/>
      <w:divBdr>
        <w:top w:val="none" w:sz="0" w:space="0" w:color="auto"/>
        <w:left w:val="none" w:sz="0" w:space="0" w:color="auto"/>
        <w:bottom w:val="none" w:sz="0" w:space="0" w:color="auto"/>
        <w:right w:val="none" w:sz="0" w:space="0" w:color="auto"/>
      </w:divBdr>
    </w:div>
    <w:div w:id="1052194945">
      <w:bodyDiv w:val="1"/>
      <w:marLeft w:val="0"/>
      <w:marRight w:val="0"/>
      <w:marTop w:val="0"/>
      <w:marBottom w:val="0"/>
      <w:divBdr>
        <w:top w:val="none" w:sz="0" w:space="0" w:color="auto"/>
        <w:left w:val="none" w:sz="0" w:space="0" w:color="auto"/>
        <w:bottom w:val="none" w:sz="0" w:space="0" w:color="auto"/>
        <w:right w:val="none" w:sz="0" w:space="0" w:color="auto"/>
      </w:divBdr>
    </w:div>
    <w:div w:id="1053582909">
      <w:bodyDiv w:val="1"/>
      <w:marLeft w:val="0"/>
      <w:marRight w:val="0"/>
      <w:marTop w:val="0"/>
      <w:marBottom w:val="0"/>
      <w:divBdr>
        <w:top w:val="none" w:sz="0" w:space="0" w:color="auto"/>
        <w:left w:val="none" w:sz="0" w:space="0" w:color="auto"/>
        <w:bottom w:val="none" w:sz="0" w:space="0" w:color="auto"/>
        <w:right w:val="none" w:sz="0" w:space="0" w:color="auto"/>
      </w:divBdr>
    </w:div>
    <w:div w:id="1053650124">
      <w:bodyDiv w:val="1"/>
      <w:marLeft w:val="0"/>
      <w:marRight w:val="0"/>
      <w:marTop w:val="0"/>
      <w:marBottom w:val="0"/>
      <w:divBdr>
        <w:top w:val="none" w:sz="0" w:space="0" w:color="auto"/>
        <w:left w:val="none" w:sz="0" w:space="0" w:color="auto"/>
        <w:bottom w:val="none" w:sz="0" w:space="0" w:color="auto"/>
        <w:right w:val="none" w:sz="0" w:space="0" w:color="auto"/>
      </w:divBdr>
    </w:div>
    <w:div w:id="1054742508">
      <w:bodyDiv w:val="1"/>
      <w:marLeft w:val="0"/>
      <w:marRight w:val="0"/>
      <w:marTop w:val="0"/>
      <w:marBottom w:val="0"/>
      <w:divBdr>
        <w:top w:val="none" w:sz="0" w:space="0" w:color="auto"/>
        <w:left w:val="none" w:sz="0" w:space="0" w:color="auto"/>
        <w:bottom w:val="none" w:sz="0" w:space="0" w:color="auto"/>
        <w:right w:val="none" w:sz="0" w:space="0" w:color="auto"/>
      </w:divBdr>
    </w:div>
    <w:div w:id="1056317361">
      <w:bodyDiv w:val="1"/>
      <w:marLeft w:val="0"/>
      <w:marRight w:val="0"/>
      <w:marTop w:val="0"/>
      <w:marBottom w:val="0"/>
      <w:divBdr>
        <w:top w:val="none" w:sz="0" w:space="0" w:color="auto"/>
        <w:left w:val="none" w:sz="0" w:space="0" w:color="auto"/>
        <w:bottom w:val="none" w:sz="0" w:space="0" w:color="auto"/>
        <w:right w:val="none" w:sz="0" w:space="0" w:color="auto"/>
      </w:divBdr>
    </w:div>
    <w:div w:id="1056395113">
      <w:bodyDiv w:val="1"/>
      <w:marLeft w:val="0"/>
      <w:marRight w:val="0"/>
      <w:marTop w:val="0"/>
      <w:marBottom w:val="0"/>
      <w:divBdr>
        <w:top w:val="none" w:sz="0" w:space="0" w:color="auto"/>
        <w:left w:val="none" w:sz="0" w:space="0" w:color="auto"/>
        <w:bottom w:val="none" w:sz="0" w:space="0" w:color="auto"/>
        <w:right w:val="none" w:sz="0" w:space="0" w:color="auto"/>
      </w:divBdr>
    </w:div>
    <w:div w:id="1056853835">
      <w:bodyDiv w:val="1"/>
      <w:marLeft w:val="0"/>
      <w:marRight w:val="0"/>
      <w:marTop w:val="0"/>
      <w:marBottom w:val="0"/>
      <w:divBdr>
        <w:top w:val="none" w:sz="0" w:space="0" w:color="auto"/>
        <w:left w:val="none" w:sz="0" w:space="0" w:color="auto"/>
        <w:bottom w:val="none" w:sz="0" w:space="0" w:color="auto"/>
        <w:right w:val="none" w:sz="0" w:space="0" w:color="auto"/>
      </w:divBdr>
    </w:div>
    <w:div w:id="1057779452">
      <w:bodyDiv w:val="1"/>
      <w:marLeft w:val="0"/>
      <w:marRight w:val="0"/>
      <w:marTop w:val="0"/>
      <w:marBottom w:val="0"/>
      <w:divBdr>
        <w:top w:val="none" w:sz="0" w:space="0" w:color="auto"/>
        <w:left w:val="none" w:sz="0" w:space="0" w:color="auto"/>
        <w:bottom w:val="none" w:sz="0" w:space="0" w:color="auto"/>
        <w:right w:val="none" w:sz="0" w:space="0" w:color="auto"/>
      </w:divBdr>
    </w:div>
    <w:div w:id="1057968509">
      <w:bodyDiv w:val="1"/>
      <w:marLeft w:val="0"/>
      <w:marRight w:val="0"/>
      <w:marTop w:val="0"/>
      <w:marBottom w:val="0"/>
      <w:divBdr>
        <w:top w:val="none" w:sz="0" w:space="0" w:color="auto"/>
        <w:left w:val="none" w:sz="0" w:space="0" w:color="auto"/>
        <w:bottom w:val="none" w:sz="0" w:space="0" w:color="auto"/>
        <w:right w:val="none" w:sz="0" w:space="0" w:color="auto"/>
      </w:divBdr>
    </w:div>
    <w:div w:id="1060253144">
      <w:bodyDiv w:val="1"/>
      <w:marLeft w:val="0"/>
      <w:marRight w:val="0"/>
      <w:marTop w:val="0"/>
      <w:marBottom w:val="0"/>
      <w:divBdr>
        <w:top w:val="none" w:sz="0" w:space="0" w:color="auto"/>
        <w:left w:val="none" w:sz="0" w:space="0" w:color="auto"/>
        <w:bottom w:val="none" w:sz="0" w:space="0" w:color="auto"/>
        <w:right w:val="none" w:sz="0" w:space="0" w:color="auto"/>
      </w:divBdr>
    </w:div>
    <w:div w:id="1060907680">
      <w:bodyDiv w:val="1"/>
      <w:marLeft w:val="0"/>
      <w:marRight w:val="0"/>
      <w:marTop w:val="0"/>
      <w:marBottom w:val="0"/>
      <w:divBdr>
        <w:top w:val="none" w:sz="0" w:space="0" w:color="auto"/>
        <w:left w:val="none" w:sz="0" w:space="0" w:color="auto"/>
        <w:bottom w:val="none" w:sz="0" w:space="0" w:color="auto"/>
        <w:right w:val="none" w:sz="0" w:space="0" w:color="auto"/>
      </w:divBdr>
    </w:div>
    <w:div w:id="1061514093">
      <w:bodyDiv w:val="1"/>
      <w:marLeft w:val="0"/>
      <w:marRight w:val="0"/>
      <w:marTop w:val="0"/>
      <w:marBottom w:val="0"/>
      <w:divBdr>
        <w:top w:val="none" w:sz="0" w:space="0" w:color="auto"/>
        <w:left w:val="none" w:sz="0" w:space="0" w:color="auto"/>
        <w:bottom w:val="none" w:sz="0" w:space="0" w:color="auto"/>
        <w:right w:val="none" w:sz="0" w:space="0" w:color="auto"/>
      </w:divBdr>
    </w:div>
    <w:div w:id="1061830996">
      <w:bodyDiv w:val="1"/>
      <w:marLeft w:val="0"/>
      <w:marRight w:val="0"/>
      <w:marTop w:val="0"/>
      <w:marBottom w:val="0"/>
      <w:divBdr>
        <w:top w:val="none" w:sz="0" w:space="0" w:color="auto"/>
        <w:left w:val="none" w:sz="0" w:space="0" w:color="auto"/>
        <w:bottom w:val="none" w:sz="0" w:space="0" w:color="auto"/>
        <w:right w:val="none" w:sz="0" w:space="0" w:color="auto"/>
      </w:divBdr>
    </w:div>
    <w:div w:id="1064335282">
      <w:bodyDiv w:val="1"/>
      <w:marLeft w:val="0"/>
      <w:marRight w:val="0"/>
      <w:marTop w:val="0"/>
      <w:marBottom w:val="0"/>
      <w:divBdr>
        <w:top w:val="none" w:sz="0" w:space="0" w:color="auto"/>
        <w:left w:val="none" w:sz="0" w:space="0" w:color="auto"/>
        <w:bottom w:val="none" w:sz="0" w:space="0" w:color="auto"/>
        <w:right w:val="none" w:sz="0" w:space="0" w:color="auto"/>
      </w:divBdr>
    </w:div>
    <w:div w:id="1067193485">
      <w:bodyDiv w:val="1"/>
      <w:marLeft w:val="0"/>
      <w:marRight w:val="0"/>
      <w:marTop w:val="0"/>
      <w:marBottom w:val="0"/>
      <w:divBdr>
        <w:top w:val="none" w:sz="0" w:space="0" w:color="auto"/>
        <w:left w:val="none" w:sz="0" w:space="0" w:color="auto"/>
        <w:bottom w:val="none" w:sz="0" w:space="0" w:color="auto"/>
        <w:right w:val="none" w:sz="0" w:space="0" w:color="auto"/>
      </w:divBdr>
    </w:div>
    <w:div w:id="1069763692">
      <w:bodyDiv w:val="1"/>
      <w:marLeft w:val="0"/>
      <w:marRight w:val="0"/>
      <w:marTop w:val="0"/>
      <w:marBottom w:val="0"/>
      <w:divBdr>
        <w:top w:val="none" w:sz="0" w:space="0" w:color="auto"/>
        <w:left w:val="none" w:sz="0" w:space="0" w:color="auto"/>
        <w:bottom w:val="none" w:sz="0" w:space="0" w:color="auto"/>
        <w:right w:val="none" w:sz="0" w:space="0" w:color="auto"/>
      </w:divBdr>
    </w:div>
    <w:div w:id="1072852213">
      <w:bodyDiv w:val="1"/>
      <w:marLeft w:val="0"/>
      <w:marRight w:val="0"/>
      <w:marTop w:val="0"/>
      <w:marBottom w:val="0"/>
      <w:divBdr>
        <w:top w:val="none" w:sz="0" w:space="0" w:color="auto"/>
        <w:left w:val="none" w:sz="0" w:space="0" w:color="auto"/>
        <w:bottom w:val="none" w:sz="0" w:space="0" w:color="auto"/>
        <w:right w:val="none" w:sz="0" w:space="0" w:color="auto"/>
      </w:divBdr>
    </w:div>
    <w:div w:id="1077243959">
      <w:bodyDiv w:val="1"/>
      <w:marLeft w:val="0"/>
      <w:marRight w:val="0"/>
      <w:marTop w:val="0"/>
      <w:marBottom w:val="0"/>
      <w:divBdr>
        <w:top w:val="none" w:sz="0" w:space="0" w:color="auto"/>
        <w:left w:val="none" w:sz="0" w:space="0" w:color="auto"/>
        <w:bottom w:val="none" w:sz="0" w:space="0" w:color="auto"/>
        <w:right w:val="none" w:sz="0" w:space="0" w:color="auto"/>
      </w:divBdr>
    </w:div>
    <w:div w:id="1078749021">
      <w:bodyDiv w:val="1"/>
      <w:marLeft w:val="0"/>
      <w:marRight w:val="0"/>
      <w:marTop w:val="0"/>
      <w:marBottom w:val="0"/>
      <w:divBdr>
        <w:top w:val="none" w:sz="0" w:space="0" w:color="auto"/>
        <w:left w:val="none" w:sz="0" w:space="0" w:color="auto"/>
        <w:bottom w:val="none" w:sz="0" w:space="0" w:color="auto"/>
        <w:right w:val="none" w:sz="0" w:space="0" w:color="auto"/>
      </w:divBdr>
    </w:div>
    <w:div w:id="1082526101">
      <w:bodyDiv w:val="1"/>
      <w:marLeft w:val="0"/>
      <w:marRight w:val="0"/>
      <w:marTop w:val="0"/>
      <w:marBottom w:val="0"/>
      <w:divBdr>
        <w:top w:val="none" w:sz="0" w:space="0" w:color="auto"/>
        <w:left w:val="none" w:sz="0" w:space="0" w:color="auto"/>
        <w:bottom w:val="none" w:sz="0" w:space="0" w:color="auto"/>
        <w:right w:val="none" w:sz="0" w:space="0" w:color="auto"/>
      </w:divBdr>
    </w:div>
    <w:div w:id="1085372801">
      <w:bodyDiv w:val="1"/>
      <w:marLeft w:val="0"/>
      <w:marRight w:val="0"/>
      <w:marTop w:val="0"/>
      <w:marBottom w:val="0"/>
      <w:divBdr>
        <w:top w:val="none" w:sz="0" w:space="0" w:color="auto"/>
        <w:left w:val="none" w:sz="0" w:space="0" w:color="auto"/>
        <w:bottom w:val="none" w:sz="0" w:space="0" w:color="auto"/>
        <w:right w:val="none" w:sz="0" w:space="0" w:color="auto"/>
      </w:divBdr>
    </w:div>
    <w:div w:id="1085804883">
      <w:bodyDiv w:val="1"/>
      <w:marLeft w:val="0"/>
      <w:marRight w:val="0"/>
      <w:marTop w:val="0"/>
      <w:marBottom w:val="0"/>
      <w:divBdr>
        <w:top w:val="none" w:sz="0" w:space="0" w:color="auto"/>
        <w:left w:val="none" w:sz="0" w:space="0" w:color="auto"/>
        <w:bottom w:val="none" w:sz="0" w:space="0" w:color="auto"/>
        <w:right w:val="none" w:sz="0" w:space="0" w:color="auto"/>
      </w:divBdr>
    </w:div>
    <w:div w:id="1086464112">
      <w:bodyDiv w:val="1"/>
      <w:marLeft w:val="0"/>
      <w:marRight w:val="0"/>
      <w:marTop w:val="0"/>
      <w:marBottom w:val="0"/>
      <w:divBdr>
        <w:top w:val="none" w:sz="0" w:space="0" w:color="auto"/>
        <w:left w:val="none" w:sz="0" w:space="0" w:color="auto"/>
        <w:bottom w:val="none" w:sz="0" w:space="0" w:color="auto"/>
        <w:right w:val="none" w:sz="0" w:space="0" w:color="auto"/>
      </w:divBdr>
    </w:div>
    <w:div w:id="1086608990">
      <w:bodyDiv w:val="1"/>
      <w:marLeft w:val="0"/>
      <w:marRight w:val="0"/>
      <w:marTop w:val="0"/>
      <w:marBottom w:val="0"/>
      <w:divBdr>
        <w:top w:val="none" w:sz="0" w:space="0" w:color="auto"/>
        <w:left w:val="none" w:sz="0" w:space="0" w:color="auto"/>
        <w:bottom w:val="none" w:sz="0" w:space="0" w:color="auto"/>
        <w:right w:val="none" w:sz="0" w:space="0" w:color="auto"/>
      </w:divBdr>
    </w:div>
    <w:div w:id="1086656872">
      <w:bodyDiv w:val="1"/>
      <w:marLeft w:val="0"/>
      <w:marRight w:val="0"/>
      <w:marTop w:val="0"/>
      <w:marBottom w:val="0"/>
      <w:divBdr>
        <w:top w:val="none" w:sz="0" w:space="0" w:color="auto"/>
        <w:left w:val="none" w:sz="0" w:space="0" w:color="auto"/>
        <w:bottom w:val="none" w:sz="0" w:space="0" w:color="auto"/>
        <w:right w:val="none" w:sz="0" w:space="0" w:color="auto"/>
      </w:divBdr>
    </w:div>
    <w:div w:id="1088577454">
      <w:bodyDiv w:val="1"/>
      <w:marLeft w:val="0"/>
      <w:marRight w:val="0"/>
      <w:marTop w:val="0"/>
      <w:marBottom w:val="0"/>
      <w:divBdr>
        <w:top w:val="none" w:sz="0" w:space="0" w:color="auto"/>
        <w:left w:val="none" w:sz="0" w:space="0" w:color="auto"/>
        <w:bottom w:val="none" w:sz="0" w:space="0" w:color="auto"/>
        <w:right w:val="none" w:sz="0" w:space="0" w:color="auto"/>
      </w:divBdr>
    </w:div>
    <w:div w:id="1090465111">
      <w:bodyDiv w:val="1"/>
      <w:marLeft w:val="0"/>
      <w:marRight w:val="0"/>
      <w:marTop w:val="0"/>
      <w:marBottom w:val="0"/>
      <w:divBdr>
        <w:top w:val="none" w:sz="0" w:space="0" w:color="auto"/>
        <w:left w:val="none" w:sz="0" w:space="0" w:color="auto"/>
        <w:bottom w:val="none" w:sz="0" w:space="0" w:color="auto"/>
        <w:right w:val="none" w:sz="0" w:space="0" w:color="auto"/>
      </w:divBdr>
    </w:div>
    <w:div w:id="1091661598">
      <w:bodyDiv w:val="1"/>
      <w:marLeft w:val="0"/>
      <w:marRight w:val="0"/>
      <w:marTop w:val="0"/>
      <w:marBottom w:val="0"/>
      <w:divBdr>
        <w:top w:val="none" w:sz="0" w:space="0" w:color="auto"/>
        <w:left w:val="none" w:sz="0" w:space="0" w:color="auto"/>
        <w:bottom w:val="none" w:sz="0" w:space="0" w:color="auto"/>
        <w:right w:val="none" w:sz="0" w:space="0" w:color="auto"/>
      </w:divBdr>
    </w:div>
    <w:div w:id="1092698345">
      <w:bodyDiv w:val="1"/>
      <w:marLeft w:val="0"/>
      <w:marRight w:val="0"/>
      <w:marTop w:val="0"/>
      <w:marBottom w:val="0"/>
      <w:divBdr>
        <w:top w:val="none" w:sz="0" w:space="0" w:color="auto"/>
        <w:left w:val="none" w:sz="0" w:space="0" w:color="auto"/>
        <w:bottom w:val="none" w:sz="0" w:space="0" w:color="auto"/>
        <w:right w:val="none" w:sz="0" w:space="0" w:color="auto"/>
      </w:divBdr>
    </w:div>
    <w:div w:id="1094206588">
      <w:bodyDiv w:val="1"/>
      <w:marLeft w:val="0"/>
      <w:marRight w:val="0"/>
      <w:marTop w:val="0"/>
      <w:marBottom w:val="0"/>
      <w:divBdr>
        <w:top w:val="none" w:sz="0" w:space="0" w:color="auto"/>
        <w:left w:val="none" w:sz="0" w:space="0" w:color="auto"/>
        <w:bottom w:val="none" w:sz="0" w:space="0" w:color="auto"/>
        <w:right w:val="none" w:sz="0" w:space="0" w:color="auto"/>
      </w:divBdr>
    </w:div>
    <w:div w:id="1095369165">
      <w:bodyDiv w:val="1"/>
      <w:marLeft w:val="0"/>
      <w:marRight w:val="0"/>
      <w:marTop w:val="0"/>
      <w:marBottom w:val="0"/>
      <w:divBdr>
        <w:top w:val="none" w:sz="0" w:space="0" w:color="auto"/>
        <w:left w:val="none" w:sz="0" w:space="0" w:color="auto"/>
        <w:bottom w:val="none" w:sz="0" w:space="0" w:color="auto"/>
        <w:right w:val="none" w:sz="0" w:space="0" w:color="auto"/>
      </w:divBdr>
    </w:div>
    <w:div w:id="1096243037">
      <w:bodyDiv w:val="1"/>
      <w:marLeft w:val="0"/>
      <w:marRight w:val="0"/>
      <w:marTop w:val="0"/>
      <w:marBottom w:val="0"/>
      <w:divBdr>
        <w:top w:val="none" w:sz="0" w:space="0" w:color="auto"/>
        <w:left w:val="none" w:sz="0" w:space="0" w:color="auto"/>
        <w:bottom w:val="none" w:sz="0" w:space="0" w:color="auto"/>
        <w:right w:val="none" w:sz="0" w:space="0" w:color="auto"/>
      </w:divBdr>
    </w:div>
    <w:div w:id="1097560606">
      <w:bodyDiv w:val="1"/>
      <w:marLeft w:val="0"/>
      <w:marRight w:val="0"/>
      <w:marTop w:val="0"/>
      <w:marBottom w:val="0"/>
      <w:divBdr>
        <w:top w:val="none" w:sz="0" w:space="0" w:color="auto"/>
        <w:left w:val="none" w:sz="0" w:space="0" w:color="auto"/>
        <w:bottom w:val="none" w:sz="0" w:space="0" w:color="auto"/>
        <w:right w:val="none" w:sz="0" w:space="0" w:color="auto"/>
      </w:divBdr>
    </w:div>
    <w:div w:id="1100101864">
      <w:bodyDiv w:val="1"/>
      <w:marLeft w:val="0"/>
      <w:marRight w:val="0"/>
      <w:marTop w:val="0"/>
      <w:marBottom w:val="0"/>
      <w:divBdr>
        <w:top w:val="none" w:sz="0" w:space="0" w:color="auto"/>
        <w:left w:val="none" w:sz="0" w:space="0" w:color="auto"/>
        <w:bottom w:val="none" w:sz="0" w:space="0" w:color="auto"/>
        <w:right w:val="none" w:sz="0" w:space="0" w:color="auto"/>
      </w:divBdr>
    </w:div>
    <w:div w:id="1100875048">
      <w:bodyDiv w:val="1"/>
      <w:marLeft w:val="0"/>
      <w:marRight w:val="0"/>
      <w:marTop w:val="0"/>
      <w:marBottom w:val="0"/>
      <w:divBdr>
        <w:top w:val="none" w:sz="0" w:space="0" w:color="auto"/>
        <w:left w:val="none" w:sz="0" w:space="0" w:color="auto"/>
        <w:bottom w:val="none" w:sz="0" w:space="0" w:color="auto"/>
        <w:right w:val="none" w:sz="0" w:space="0" w:color="auto"/>
      </w:divBdr>
    </w:div>
    <w:div w:id="1102384808">
      <w:bodyDiv w:val="1"/>
      <w:marLeft w:val="0"/>
      <w:marRight w:val="0"/>
      <w:marTop w:val="0"/>
      <w:marBottom w:val="0"/>
      <w:divBdr>
        <w:top w:val="none" w:sz="0" w:space="0" w:color="auto"/>
        <w:left w:val="none" w:sz="0" w:space="0" w:color="auto"/>
        <w:bottom w:val="none" w:sz="0" w:space="0" w:color="auto"/>
        <w:right w:val="none" w:sz="0" w:space="0" w:color="auto"/>
      </w:divBdr>
    </w:div>
    <w:div w:id="1103527480">
      <w:bodyDiv w:val="1"/>
      <w:marLeft w:val="0"/>
      <w:marRight w:val="0"/>
      <w:marTop w:val="0"/>
      <w:marBottom w:val="0"/>
      <w:divBdr>
        <w:top w:val="none" w:sz="0" w:space="0" w:color="auto"/>
        <w:left w:val="none" w:sz="0" w:space="0" w:color="auto"/>
        <w:bottom w:val="none" w:sz="0" w:space="0" w:color="auto"/>
        <w:right w:val="none" w:sz="0" w:space="0" w:color="auto"/>
      </w:divBdr>
    </w:div>
    <w:div w:id="1103763747">
      <w:bodyDiv w:val="1"/>
      <w:marLeft w:val="0"/>
      <w:marRight w:val="0"/>
      <w:marTop w:val="0"/>
      <w:marBottom w:val="0"/>
      <w:divBdr>
        <w:top w:val="none" w:sz="0" w:space="0" w:color="auto"/>
        <w:left w:val="none" w:sz="0" w:space="0" w:color="auto"/>
        <w:bottom w:val="none" w:sz="0" w:space="0" w:color="auto"/>
        <w:right w:val="none" w:sz="0" w:space="0" w:color="auto"/>
      </w:divBdr>
    </w:div>
    <w:div w:id="1104496020">
      <w:bodyDiv w:val="1"/>
      <w:marLeft w:val="0"/>
      <w:marRight w:val="0"/>
      <w:marTop w:val="0"/>
      <w:marBottom w:val="0"/>
      <w:divBdr>
        <w:top w:val="none" w:sz="0" w:space="0" w:color="auto"/>
        <w:left w:val="none" w:sz="0" w:space="0" w:color="auto"/>
        <w:bottom w:val="none" w:sz="0" w:space="0" w:color="auto"/>
        <w:right w:val="none" w:sz="0" w:space="0" w:color="auto"/>
      </w:divBdr>
    </w:div>
    <w:div w:id="1104617062">
      <w:bodyDiv w:val="1"/>
      <w:marLeft w:val="0"/>
      <w:marRight w:val="0"/>
      <w:marTop w:val="0"/>
      <w:marBottom w:val="0"/>
      <w:divBdr>
        <w:top w:val="none" w:sz="0" w:space="0" w:color="auto"/>
        <w:left w:val="none" w:sz="0" w:space="0" w:color="auto"/>
        <w:bottom w:val="none" w:sz="0" w:space="0" w:color="auto"/>
        <w:right w:val="none" w:sz="0" w:space="0" w:color="auto"/>
      </w:divBdr>
    </w:div>
    <w:div w:id="1105002752">
      <w:bodyDiv w:val="1"/>
      <w:marLeft w:val="0"/>
      <w:marRight w:val="0"/>
      <w:marTop w:val="0"/>
      <w:marBottom w:val="0"/>
      <w:divBdr>
        <w:top w:val="none" w:sz="0" w:space="0" w:color="auto"/>
        <w:left w:val="none" w:sz="0" w:space="0" w:color="auto"/>
        <w:bottom w:val="none" w:sz="0" w:space="0" w:color="auto"/>
        <w:right w:val="none" w:sz="0" w:space="0" w:color="auto"/>
      </w:divBdr>
    </w:div>
    <w:div w:id="1105154857">
      <w:bodyDiv w:val="1"/>
      <w:marLeft w:val="0"/>
      <w:marRight w:val="0"/>
      <w:marTop w:val="0"/>
      <w:marBottom w:val="0"/>
      <w:divBdr>
        <w:top w:val="none" w:sz="0" w:space="0" w:color="auto"/>
        <w:left w:val="none" w:sz="0" w:space="0" w:color="auto"/>
        <w:bottom w:val="none" w:sz="0" w:space="0" w:color="auto"/>
        <w:right w:val="none" w:sz="0" w:space="0" w:color="auto"/>
      </w:divBdr>
    </w:div>
    <w:div w:id="1106389132">
      <w:bodyDiv w:val="1"/>
      <w:marLeft w:val="0"/>
      <w:marRight w:val="0"/>
      <w:marTop w:val="0"/>
      <w:marBottom w:val="0"/>
      <w:divBdr>
        <w:top w:val="none" w:sz="0" w:space="0" w:color="auto"/>
        <w:left w:val="none" w:sz="0" w:space="0" w:color="auto"/>
        <w:bottom w:val="none" w:sz="0" w:space="0" w:color="auto"/>
        <w:right w:val="none" w:sz="0" w:space="0" w:color="auto"/>
      </w:divBdr>
    </w:div>
    <w:div w:id="1106997594">
      <w:bodyDiv w:val="1"/>
      <w:marLeft w:val="0"/>
      <w:marRight w:val="0"/>
      <w:marTop w:val="0"/>
      <w:marBottom w:val="0"/>
      <w:divBdr>
        <w:top w:val="none" w:sz="0" w:space="0" w:color="auto"/>
        <w:left w:val="none" w:sz="0" w:space="0" w:color="auto"/>
        <w:bottom w:val="none" w:sz="0" w:space="0" w:color="auto"/>
        <w:right w:val="none" w:sz="0" w:space="0" w:color="auto"/>
      </w:divBdr>
    </w:div>
    <w:div w:id="1109742498">
      <w:bodyDiv w:val="1"/>
      <w:marLeft w:val="0"/>
      <w:marRight w:val="0"/>
      <w:marTop w:val="0"/>
      <w:marBottom w:val="0"/>
      <w:divBdr>
        <w:top w:val="none" w:sz="0" w:space="0" w:color="auto"/>
        <w:left w:val="none" w:sz="0" w:space="0" w:color="auto"/>
        <w:bottom w:val="none" w:sz="0" w:space="0" w:color="auto"/>
        <w:right w:val="none" w:sz="0" w:space="0" w:color="auto"/>
      </w:divBdr>
    </w:div>
    <w:div w:id="1110197473">
      <w:bodyDiv w:val="1"/>
      <w:marLeft w:val="0"/>
      <w:marRight w:val="0"/>
      <w:marTop w:val="0"/>
      <w:marBottom w:val="0"/>
      <w:divBdr>
        <w:top w:val="none" w:sz="0" w:space="0" w:color="auto"/>
        <w:left w:val="none" w:sz="0" w:space="0" w:color="auto"/>
        <w:bottom w:val="none" w:sz="0" w:space="0" w:color="auto"/>
        <w:right w:val="none" w:sz="0" w:space="0" w:color="auto"/>
      </w:divBdr>
    </w:div>
    <w:div w:id="1110275530">
      <w:bodyDiv w:val="1"/>
      <w:marLeft w:val="0"/>
      <w:marRight w:val="0"/>
      <w:marTop w:val="0"/>
      <w:marBottom w:val="0"/>
      <w:divBdr>
        <w:top w:val="none" w:sz="0" w:space="0" w:color="auto"/>
        <w:left w:val="none" w:sz="0" w:space="0" w:color="auto"/>
        <w:bottom w:val="none" w:sz="0" w:space="0" w:color="auto"/>
        <w:right w:val="none" w:sz="0" w:space="0" w:color="auto"/>
      </w:divBdr>
    </w:div>
    <w:div w:id="1114253122">
      <w:bodyDiv w:val="1"/>
      <w:marLeft w:val="0"/>
      <w:marRight w:val="0"/>
      <w:marTop w:val="0"/>
      <w:marBottom w:val="0"/>
      <w:divBdr>
        <w:top w:val="none" w:sz="0" w:space="0" w:color="auto"/>
        <w:left w:val="none" w:sz="0" w:space="0" w:color="auto"/>
        <w:bottom w:val="none" w:sz="0" w:space="0" w:color="auto"/>
        <w:right w:val="none" w:sz="0" w:space="0" w:color="auto"/>
      </w:divBdr>
    </w:div>
    <w:div w:id="1115321665">
      <w:bodyDiv w:val="1"/>
      <w:marLeft w:val="0"/>
      <w:marRight w:val="0"/>
      <w:marTop w:val="0"/>
      <w:marBottom w:val="0"/>
      <w:divBdr>
        <w:top w:val="none" w:sz="0" w:space="0" w:color="auto"/>
        <w:left w:val="none" w:sz="0" w:space="0" w:color="auto"/>
        <w:bottom w:val="none" w:sz="0" w:space="0" w:color="auto"/>
        <w:right w:val="none" w:sz="0" w:space="0" w:color="auto"/>
      </w:divBdr>
    </w:div>
    <w:div w:id="1115952201">
      <w:bodyDiv w:val="1"/>
      <w:marLeft w:val="0"/>
      <w:marRight w:val="0"/>
      <w:marTop w:val="0"/>
      <w:marBottom w:val="0"/>
      <w:divBdr>
        <w:top w:val="none" w:sz="0" w:space="0" w:color="auto"/>
        <w:left w:val="none" w:sz="0" w:space="0" w:color="auto"/>
        <w:bottom w:val="none" w:sz="0" w:space="0" w:color="auto"/>
        <w:right w:val="none" w:sz="0" w:space="0" w:color="auto"/>
      </w:divBdr>
    </w:div>
    <w:div w:id="1116559004">
      <w:bodyDiv w:val="1"/>
      <w:marLeft w:val="0"/>
      <w:marRight w:val="0"/>
      <w:marTop w:val="0"/>
      <w:marBottom w:val="0"/>
      <w:divBdr>
        <w:top w:val="none" w:sz="0" w:space="0" w:color="auto"/>
        <w:left w:val="none" w:sz="0" w:space="0" w:color="auto"/>
        <w:bottom w:val="none" w:sz="0" w:space="0" w:color="auto"/>
        <w:right w:val="none" w:sz="0" w:space="0" w:color="auto"/>
      </w:divBdr>
    </w:div>
    <w:div w:id="1118179468">
      <w:bodyDiv w:val="1"/>
      <w:marLeft w:val="0"/>
      <w:marRight w:val="0"/>
      <w:marTop w:val="0"/>
      <w:marBottom w:val="0"/>
      <w:divBdr>
        <w:top w:val="none" w:sz="0" w:space="0" w:color="auto"/>
        <w:left w:val="none" w:sz="0" w:space="0" w:color="auto"/>
        <w:bottom w:val="none" w:sz="0" w:space="0" w:color="auto"/>
        <w:right w:val="none" w:sz="0" w:space="0" w:color="auto"/>
      </w:divBdr>
    </w:div>
    <w:div w:id="1121025088">
      <w:bodyDiv w:val="1"/>
      <w:marLeft w:val="0"/>
      <w:marRight w:val="0"/>
      <w:marTop w:val="0"/>
      <w:marBottom w:val="0"/>
      <w:divBdr>
        <w:top w:val="none" w:sz="0" w:space="0" w:color="auto"/>
        <w:left w:val="none" w:sz="0" w:space="0" w:color="auto"/>
        <w:bottom w:val="none" w:sz="0" w:space="0" w:color="auto"/>
        <w:right w:val="none" w:sz="0" w:space="0" w:color="auto"/>
      </w:divBdr>
    </w:div>
    <w:div w:id="1122767900">
      <w:bodyDiv w:val="1"/>
      <w:marLeft w:val="0"/>
      <w:marRight w:val="0"/>
      <w:marTop w:val="0"/>
      <w:marBottom w:val="0"/>
      <w:divBdr>
        <w:top w:val="none" w:sz="0" w:space="0" w:color="auto"/>
        <w:left w:val="none" w:sz="0" w:space="0" w:color="auto"/>
        <w:bottom w:val="none" w:sz="0" w:space="0" w:color="auto"/>
        <w:right w:val="none" w:sz="0" w:space="0" w:color="auto"/>
      </w:divBdr>
    </w:div>
    <w:div w:id="1123885155">
      <w:bodyDiv w:val="1"/>
      <w:marLeft w:val="0"/>
      <w:marRight w:val="0"/>
      <w:marTop w:val="0"/>
      <w:marBottom w:val="0"/>
      <w:divBdr>
        <w:top w:val="none" w:sz="0" w:space="0" w:color="auto"/>
        <w:left w:val="none" w:sz="0" w:space="0" w:color="auto"/>
        <w:bottom w:val="none" w:sz="0" w:space="0" w:color="auto"/>
        <w:right w:val="none" w:sz="0" w:space="0" w:color="auto"/>
      </w:divBdr>
    </w:div>
    <w:div w:id="1128205725">
      <w:bodyDiv w:val="1"/>
      <w:marLeft w:val="0"/>
      <w:marRight w:val="0"/>
      <w:marTop w:val="0"/>
      <w:marBottom w:val="0"/>
      <w:divBdr>
        <w:top w:val="none" w:sz="0" w:space="0" w:color="auto"/>
        <w:left w:val="none" w:sz="0" w:space="0" w:color="auto"/>
        <w:bottom w:val="none" w:sz="0" w:space="0" w:color="auto"/>
        <w:right w:val="none" w:sz="0" w:space="0" w:color="auto"/>
      </w:divBdr>
    </w:div>
    <w:div w:id="1128472871">
      <w:bodyDiv w:val="1"/>
      <w:marLeft w:val="0"/>
      <w:marRight w:val="0"/>
      <w:marTop w:val="0"/>
      <w:marBottom w:val="0"/>
      <w:divBdr>
        <w:top w:val="none" w:sz="0" w:space="0" w:color="auto"/>
        <w:left w:val="none" w:sz="0" w:space="0" w:color="auto"/>
        <w:bottom w:val="none" w:sz="0" w:space="0" w:color="auto"/>
        <w:right w:val="none" w:sz="0" w:space="0" w:color="auto"/>
      </w:divBdr>
    </w:div>
    <w:div w:id="1131095764">
      <w:bodyDiv w:val="1"/>
      <w:marLeft w:val="0"/>
      <w:marRight w:val="0"/>
      <w:marTop w:val="0"/>
      <w:marBottom w:val="0"/>
      <w:divBdr>
        <w:top w:val="none" w:sz="0" w:space="0" w:color="auto"/>
        <w:left w:val="none" w:sz="0" w:space="0" w:color="auto"/>
        <w:bottom w:val="none" w:sz="0" w:space="0" w:color="auto"/>
        <w:right w:val="none" w:sz="0" w:space="0" w:color="auto"/>
      </w:divBdr>
    </w:div>
    <w:div w:id="1131511170">
      <w:bodyDiv w:val="1"/>
      <w:marLeft w:val="0"/>
      <w:marRight w:val="0"/>
      <w:marTop w:val="0"/>
      <w:marBottom w:val="0"/>
      <w:divBdr>
        <w:top w:val="none" w:sz="0" w:space="0" w:color="auto"/>
        <w:left w:val="none" w:sz="0" w:space="0" w:color="auto"/>
        <w:bottom w:val="none" w:sz="0" w:space="0" w:color="auto"/>
        <w:right w:val="none" w:sz="0" w:space="0" w:color="auto"/>
      </w:divBdr>
    </w:div>
    <w:div w:id="1131705024">
      <w:bodyDiv w:val="1"/>
      <w:marLeft w:val="0"/>
      <w:marRight w:val="0"/>
      <w:marTop w:val="0"/>
      <w:marBottom w:val="0"/>
      <w:divBdr>
        <w:top w:val="none" w:sz="0" w:space="0" w:color="auto"/>
        <w:left w:val="none" w:sz="0" w:space="0" w:color="auto"/>
        <w:bottom w:val="none" w:sz="0" w:space="0" w:color="auto"/>
        <w:right w:val="none" w:sz="0" w:space="0" w:color="auto"/>
      </w:divBdr>
    </w:div>
    <w:div w:id="1134254415">
      <w:bodyDiv w:val="1"/>
      <w:marLeft w:val="0"/>
      <w:marRight w:val="0"/>
      <w:marTop w:val="0"/>
      <w:marBottom w:val="0"/>
      <w:divBdr>
        <w:top w:val="none" w:sz="0" w:space="0" w:color="auto"/>
        <w:left w:val="none" w:sz="0" w:space="0" w:color="auto"/>
        <w:bottom w:val="none" w:sz="0" w:space="0" w:color="auto"/>
        <w:right w:val="none" w:sz="0" w:space="0" w:color="auto"/>
      </w:divBdr>
    </w:div>
    <w:div w:id="1136333108">
      <w:bodyDiv w:val="1"/>
      <w:marLeft w:val="0"/>
      <w:marRight w:val="0"/>
      <w:marTop w:val="0"/>
      <w:marBottom w:val="0"/>
      <w:divBdr>
        <w:top w:val="none" w:sz="0" w:space="0" w:color="auto"/>
        <w:left w:val="none" w:sz="0" w:space="0" w:color="auto"/>
        <w:bottom w:val="none" w:sz="0" w:space="0" w:color="auto"/>
        <w:right w:val="none" w:sz="0" w:space="0" w:color="auto"/>
      </w:divBdr>
    </w:div>
    <w:div w:id="1136950889">
      <w:bodyDiv w:val="1"/>
      <w:marLeft w:val="0"/>
      <w:marRight w:val="0"/>
      <w:marTop w:val="0"/>
      <w:marBottom w:val="0"/>
      <w:divBdr>
        <w:top w:val="none" w:sz="0" w:space="0" w:color="auto"/>
        <w:left w:val="none" w:sz="0" w:space="0" w:color="auto"/>
        <w:bottom w:val="none" w:sz="0" w:space="0" w:color="auto"/>
        <w:right w:val="none" w:sz="0" w:space="0" w:color="auto"/>
      </w:divBdr>
    </w:div>
    <w:div w:id="1137793775">
      <w:bodyDiv w:val="1"/>
      <w:marLeft w:val="0"/>
      <w:marRight w:val="0"/>
      <w:marTop w:val="0"/>
      <w:marBottom w:val="0"/>
      <w:divBdr>
        <w:top w:val="none" w:sz="0" w:space="0" w:color="auto"/>
        <w:left w:val="none" w:sz="0" w:space="0" w:color="auto"/>
        <w:bottom w:val="none" w:sz="0" w:space="0" w:color="auto"/>
        <w:right w:val="none" w:sz="0" w:space="0" w:color="auto"/>
      </w:divBdr>
    </w:div>
    <w:div w:id="1137844874">
      <w:bodyDiv w:val="1"/>
      <w:marLeft w:val="0"/>
      <w:marRight w:val="0"/>
      <w:marTop w:val="0"/>
      <w:marBottom w:val="0"/>
      <w:divBdr>
        <w:top w:val="none" w:sz="0" w:space="0" w:color="auto"/>
        <w:left w:val="none" w:sz="0" w:space="0" w:color="auto"/>
        <w:bottom w:val="none" w:sz="0" w:space="0" w:color="auto"/>
        <w:right w:val="none" w:sz="0" w:space="0" w:color="auto"/>
      </w:divBdr>
    </w:div>
    <w:div w:id="1137913385">
      <w:bodyDiv w:val="1"/>
      <w:marLeft w:val="0"/>
      <w:marRight w:val="0"/>
      <w:marTop w:val="0"/>
      <w:marBottom w:val="0"/>
      <w:divBdr>
        <w:top w:val="none" w:sz="0" w:space="0" w:color="auto"/>
        <w:left w:val="none" w:sz="0" w:space="0" w:color="auto"/>
        <w:bottom w:val="none" w:sz="0" w:space="0" w:color="auto"/>
        <w:right w:val="none" w:sz="0" w:space="0" w:color="auto"/>
      </w:divBdr>
    </w:div>
    <w:div w:id="1139613777">
      <w:bodyDiv w:val="1"/>
      <w:marLeft w:val="0"/>
      <w:marRight w:val="0"/>
      <w:marTop w:val="0"/>
      <w:marBottom w:val="0"/>
      <w:divBdr>
        <w:top w:val="none" w:sz="0" w:space="0" w:color="auto"/>
        <w:left w:val="none" w:sz="0" w:space="0" w:color="auto"/>
        <w:bottom w:val="none" w:sz="0" w:space="0" w:color="auto"/>
        <w:right w:val="none" w:sz="0" w:space="0" w:color="auto"/>
      </w:divBdr>
    </w:div>
    <w:div w:id="1142233217">
      <w:bodyDiv w:val="1"/>
      <w:marLeft w:val="0"/>
      <w:marRight w:val="0"/>
      <w:marTop w:val="0"/>
      <w:marBottom w:val="0"/>
      <w:divBdr>
        <w:top w:val="none" w:sz="0" w:space="0" w:color="auto"/>
        <w:left w:val="none" w:sz="0" w:space="0" w:color="auto"/>
        <w:bottom w:val="none" w:sz="0" w:space="0" w:color="auto"/>
        <w:right w:val="none" w:sz="0" w:space="0" w:color="auto"/>
      </w:divBdr>
    </w:div>
    <w:div w:id="1143423056">
      <w:bodyDiv w:val="1"/>
      <w:marLeft w:val="0"/>
      <w:marRight w:val="0"/>
      <w:marTop w:val="0"/>
      <w:marBottom w:val="0"/>
      <w:divBdr>
        <w:top w:val="none" w:sz="0" w:space="0" w:color="auto"/>
        <w:left w:val="none" w:sz="0" w:space="0" w:color="auto"/>
        <w:bottom w:val="none" w:sz="0" w:space="0" w:color="auto"/>
        <w:right w:val="none" w:sz="0" w:space="0" w:color="auto"/>
      </w:divBdr>
    </w:div>
    <w:div w:id="1144394347">
      <w:bodyDiv w:val="1"/>
      <w:marLeft w:val="0"/>
      <w:marRight w:val="0"/>
      <w:marTop w:val="0"/>
      <w:marBottom w:val="0"/>
      <w:divBdr>
        <w:top w:val="none" w:sz="0" w:space="0" w:color="auto"/>
        <w:left w:val="none" w:sz="0" w:space="0" w:color="auto"/>
        <w:bottom w:val="none" w:sz="0" w:space="0" w:color="auto"/>
        <w:right w:val="none" w:sz="0" w:space="0" w:color="auto"/>
      </w:divBdr>
    </w:div>
    <w:div w:id="1144590626">
      <w:bodyDiv w:val="1"/>
      <w:marLeft w:val="0"/>
      <w:marRight w:val="0"/>
      <w:marTop w:val="0"/>
      <w:marBottom w:val="0"/>
      <w:divBdr>
        <w:top w:val="none" w:sz="0" w:space="0" w:color="auto"/>
        <w:left w:val="none" w:sz="0" w:space="0" w:color="auto"/>
        <w:bottom w:val="none" w:sz="0" w:space="0" w:color="auto"/>
        <w:right w:val="none" w:sz="0" w:space="0" w:color="auto"/>
      </w:divBdr>
    </w:div>
    <w:div w:id="1147282079">
      <w:bodyDiv w:val="1"/>
      <w:marLeft w:val="0"/>
      <w:marRight w:val="0"/>
      <w:marTop w:val="0"/>
      <w:marBottom w:val="0"/>
      <w:divBdr>
        <w:top w:val="none" w:sz="0" w:space="0" w:color="auto"/>
        <w:left w:val="none" w:sz="0" w:space="0" w:color="auto"/>
        <w:bottom w:val="none" w:sz="0" w:space="0" w:color="auto"/>
        <w:right w:val="none" w:sz="0" w:space="0" w:color="auto"/>
      </w:divBdr>
    </w:div>
    <w:div w:id="1147745856">
      <w:bodyDiv w:val="1"/>
      <w:marLeft w:val="0"/>
      <w:marRight w:val="0"/>
      <w:marTop w:val="0"/>
      <w:marBottom w:val="0"/>
      <w:divBdr>
        <w:top w:val="none" w:sz="0" w:space="0" w:color="auto"/>
        <w:left w:val="none" w:sz="0" w:space="0" w:color="auto"/>
        <w:bottom w:val="none" w:sz="0" w:space="0" w:color="auto"/>
        <w:right w:val="none" w:sz="0" w:space="0" w:color="auto"/>
      </w:divBdr>
    </w:div>
    <w:div w:id="1151360689">
      <w:bodyDiv w:val="1"/>
      <w:marLeft w:val="0"/>
      <w:marRight w:val="0"/>
      <w:marTop w:val="0"/>
      <w:marBottom w:val="0"/>
      <w:divBdr>
        <w:top w:val="none" w:sz="0" w:space="0" w:color="auto"/>
        <w:left w:val="none" w:sz="0" w:space="0" w:color="auto"/>
        <w:bottom w:val="none" w:sz="0" w:space="0" w:color="auto"/>
        <w:right w:val="none" w:sz="0" w:space="0" w:color="auto"/>
      </w:divBdr>
    </w:div>
    <w:div w:id="1151940453">
      <w:bodyDiv w:val="1"/>
      <w:marLeft w:val="0"/>
      <w:marRight w:val="0"/>
      <w:marTop w:val="0"/>
      <w:marBottom w:val="0"/>
      <w:divBdr>
        <w:top w:val="none" w:sz="0" w:space="0" w:color="auto"/>
        <w:left w:val="none" w:sz="0" w:space="0" w:color="auto"/>
        <w:bottom w:val="none" w:sz="0" w:space="0" w:color="auto"/>
        <w:right w:val="none" w:sz="0" w:space="0" w:color="auto"/>
      </w:divBdr>
    </w:div>
    <w:div w:id="1152022042">
      <w:bodyDiv w:val="1"/>
      <w:marLeft w:val="0"/>
      <w:marRight w:val="0"/>
      <w:marTop w:val="0"/>
      <w:marBottom w:val="0"/>
      <w:divBdr>
        <w:top w:val="none" w:sz="0" w:space="0" w:color="auto"/>
        <w:left w:val="none" w:sz="0" w:space="0" w:color="auto"/>
        <w:bottom w:val="none" w:sz="0" w:space="0" w:color="auto"/>
        <w:right w:val="none" w:sz="0" w:space="0" w:color="auto"/>
      </w:divBdr>
    </w:div>
    <w:div w:id="1153176181">
      <w:bodyDiv w:val="1"/>
      <w:marLeft w:val="0"/>
      <w:marRight w:val="0"/>
      <w:marTop w:val="0"/>
      <w:marBottom w:val="0"/>
      <w:divBdr>
        <w:top w:val="none" w:sz="0" w:space="0" w:color="auto"/>
        <w:left w:val="none" w:sz="0" w:space="0" w:color="auto"/>
        <w:bottom w:val="none" w:sz="0" w:space="0" w:color="auto"/>
        <w:right w:val="none" w:sz="0" w:space="0" w:color="auto"/>
      </w:divBdr>
    </w:div>
    <w:div w:id="1153177772">
      <w:bodyDiv w:val="1"/>
      <w:marLeft w:val="0"/>
      <w:marRight w:val="0"/>
      <w:marTop w:val="0"/>
      <w:marBottom w:val="0"/>
      <w:divBdr>
        <w:top w:val="none" w:sz="0" w:space="0" w:color="auto"/>
        <w:left w:val="none" w:sz="0" w:space="0" w:color="auto"/>
        <w:bottom w:val="none" w:sz="0" w:space="0" w:color="auto"/>
        <w:right w:val="none" w:sz="0" w:space="0" w:color="auto"/>
      </w:divBdr>
    </w:div>
    <w:div w:id="1154224101">
      <w:bodyDiv w:val="1"/>
      <w:marLeft w:val="0"/>
      <w:marRight w:val="0"/>
      <w:marTop w:val="0"/>
      <w:marBottom w:val="0"/>
      <w:divBdr>
        <w:top w:val="none" w:sz="0" w:space="0" w:color="auto"/>
        <w:left w:val="none" w:sz="0" w:space="0" w:color="auto"/>
        <w:bottom w:val="none" w:sz="0" w:space="0" w:color="auto"/>
        <w:right w:val="none" w:sz="0" w:space="0" w:color="auto"/>
      </w:divBdr>
    </w:div>
    <w:div w:id="1157958553">
      <w:bodyDiv w:val="1"/>
      <w:marLeft w:val="0"/>
      <w:marRight w:val="0"/>
      <w:marTop w:val="0"/>
      <w:marBottom w:val="0"/>
      <w:divBdr>
        <w:top w:val="none" w:sz="0" w:space="0" w:color="auto"/>
        <w:left w:val="none" w:sz="0" w:space="0" w:color="auto"/>
        <w:bottom w:val="none" w:sz="0" w:space="0" w:color="auto"/>
        <w:right w:val="none" w:sz="0" w:space="0" w:color="auto"/>
      </w:divBdr>
    </w:div>
    <w:div w:id="1160542364">
      <w:bodyDiv w:val="1"/>
      <w:marLeft w:val="0"/>
      <w:marRight w:val="0"/>
      <w:marTop w:val="0"/>
      <w:marBottom w:val="0"/>
      <w:divBdr>
        <w:top w:val="none" w:sz="0" w:space="0" w:color="auto"/>
        <w:left w:val="none" w:sz="0" w:space="0" w:color="auto"/>
        <w:bottom w:val="none" w:sz="0" w:space="0" w:color="auto"/>
        <w:right w:val="none" w:sz="0" w:space="0" w:color="auto"/>
      </w:divBdr>
    </w:div>
    <w:div w:id="1161968353">
      <w:bodyDiv w:val="1"/>
      <w:marLeft w:val="0"/>
      <w:marRight w:val="0"/>
      <w:marTop w:val="0"/>
      <w:marBottom w:val="0"/>
      <w:divBdr>
        <w:top w:val="none" w:sz="0" w:space="0" w:color="auto"/>
        <w:left w:val="none" w:sz="0" w:space="0" w:color="auto"/>
        <w:bottom w:val="none" w:sz="0" w:space="0" w:color="auto"/>
        <w:right w:val="none" w:sz="0" w:space="0" w:color="auto"/>
      </w:divBdr>
    </w:div>
    <w:div w:id="1163351837">
      <w:bodyDiv w:val="1"/>
      <w:marLeft w:val="0"/>
      <w:marRight w:val="0"/>
      <w:marTop w:val="0"/>
      <w:marBottom w:val="0"/>
      <w:divBdr>
        <w:top w:val="none" w:sz="0" w:space="0" w:color="auto"/>
        <w:left w:val="none" w:sz="0" w:space="0" w:color="auto"/>
        <w:bottom w:val="none" w:sz="0" w:space="0" w:color="auto"/>
        <w:right w:val="none" w:sz="0" w:space="0" w:color="auto"/>
      </w:divBdr>
    </w:div>
    <w:div w:id="1163660778">
      <w:bodyDiv w:val="1"/>
      <w:marLeft w:val="0"/>
      <w:marRight w:val="0"/>
      <w:marTop w:val="0"/>
      <w:marBottom w:val="0"/>
      <w:divBdr>
        <w:top w:val="none" w:sz="0" w:space="0" w:color="auto"/>
        <w:left w:val="none" w:sz="0" w:space="0" w:color="auto"/>
        <w:bottom w:val="none" w:sz="0" w:space="0" w:color="auto"/>
        <w:right w:val="none" w:sz="0" w:space="0" w:color="auto"/>
      </w:divBdr>
    </w:div>
    <w:div w:id="1168598771">
      <w:bodyDiv w:val="1"/>
      <w:marLeft w:val="0"/>
      <w:marRight w:val="0"/>
      <w:marTop w:val="0"/>
      <w:marBottom w:val="0"/>
      <w:divBdr>
        <w:top w:val="none" w:sz="0" w:space="0" w:color="auto"/>
        <w:left w:val="none" w:sz="0" w:space="0" w:color="auto"/>
        <w:bottom w:val="none" w:sz="0" w:space="0" w:color="auto"/>
        <w:right w:val="none" w:sz="0" w:space="0" w:color="auto"/>
      </w:divBdr>
    </w:div>
    <w:div w:id="1170832263">
      <w:bodyDiv w:val="1"/>
      <w:marLeft w:val="0"/>
      <w:marRight w:val="0"/>
      <w:marTop w:val="0"/>
      <w:marBottom w:val="0"/>
      <w:divBdr>
        <w:top w:val="none" w:sz="0" w:space="0" w:color="auto"/>
        <w:left w:val="none" w:sz="0" w:space="0" w:color="auto"/>
        <w:bottom w:val="none" w:sz="0" w:space="0" w:color="auto"/>
        <w:right w:val="none" w:sz="0" w:space="0" w:color="auto"/>
      </w:divBdr>
    </w:div>
    <w:div w:id="1171289538">
      <w:bodyDiv w:val="1"/>
      <w:marLeft w:val="0"/>
      <w:marRight w:val="0"/>
      <w:marTop w:val="0"/>
      <w:marBottom w:val="0"/>
      <w:divBdr>
        <w:top w:val="none" w:sz="0" w:space="0" w:color="auto"/>
        <w:left w:val="none" w:sz="0" w:space="0" w:color="auto"/>
        <w:bottom w:val="none" w:sz="0" w:space="0" w:color="auto"/>
        <w:right w:val="none" w:sz="0" w:space="0" w:color="auto"/>
      </w:divBdr>
    </w:div>
    <w:div w:id="1175456499">
      <w:bodyDiv w:val="1"/>
      <w:marLeft w:val="0"/>
      <w:marRight w:val="0"/>
      <w:marTop w:val="0"/>
      <w:marBottom w:val="0"/>
      <w:divBdr>
        <w:top w:val="none" w:sz="0" w:space="0" w:color="auto"/>
        <w:left w:val="none" w:sz="0" w:space="0" w:color="auto"/>
        <w:bottom w:val="none" w:sz="0" w:space="0" w:color="auto"/>
        <w:right w:val="none" w:sz="0" w:space="0" w:color="auto"/>
      </w:divBdr>
    </w:div>
    <w:div w:id="1175534478">
      <w:bodyDiv w:val="1"/>
      <w:marLeft w:val="0"/>
      <w:marRight w:val="0"/>
      <w:marTop w:val="0"/>
      <w:marBottom w:val="0"/>
      <w:divBdr>
        <w:top w:val="none" w:sz="0" w:space="0" w:color="auto"/>
        <w:left w:val="none" w:sz="0" w:space="0" w:color="auto"/>
        <w:bottom w:val="none" w:sz="0" w:space="0" w:color="auto"/>
        <w:right w:val="none" w:sz="0" w:space="0" w:color="auto"/>
      </w:divBdr>
    </w:div>
    <w:div w:id="1175916865">
      <w:bodyDiv w:val="1"/>
      <w:marLeft w:val="0"/>
      <w:marRight w:val="0"/>
      <w:marTop w:val="0"/>
      <w:marBottom w:val="0"/>
      <w:divBdr>
        <w:top w:val="none" w:sz="0" w:space="0" w:color="auto"/>
        <w:left w:val="none" w:sz="0" w:space="0" w:color="auto"/>
        <w:bottom w:val="none" w:sz="0" w:space="0" w:color="auto"/>
        <w:right w:val="none" w:sz="0" w:space="0" w:color="auto"/>
      </w:divBdr>
    </w:div>
    <w:div w:id="1177378016">
      <w:bodyDiv w:val="1"/>
      <w:marLeft w:val="0"/>
      <w:marRight w:val="0"/>
      <w:marTop w:val="0"/>
      <w:marBottom w:val="0"/>
      <w:divBdr>
        <w:top w:val="none" w:sz="0" w:space="0" w:color="auto"/>
        <w:left w:val="none" w:sz="0" w:space="0" w:color="auto"/>
        <w:bottom w:val="none" w:sz="0" w:space="0" w:color="auto"/>
        <w:right w:val="none" w:sz="0" w:space="0" w:color="auto"/>
      </w:divBdr>
    </w:div>
    <w:div w:id="1178036842">
      <w:bodyDiv w:val="1"/>
      <w:marLeft w:val="0"/>
      <w:marRight w:val="0"/>
      <w:marTop w:val="0"/>
      <w:marBottom w:val="0"/>
      <w:divBdr>
        <w:top w:val="none" w:sz="0" w:space="0" w:color="auto"/>
        <w:left w:val="none" w:sz="0" w:space="0" w:color="auto"/>
        <w:bottom w:val="none" w:sz="0" w:space="0" w:color="auto"/>
        <w:right w:val="none" w:sz="0" w:space="0" w:color="auto"/>
      </w:divBdr>
    </w:div>
    <w:div w:id="1178425560">
      <w:bodyDiv w:val="1"/>
      <w:marLeft w:val="0"/>
      <w:marRight w:val="0"/>
      <w:marTop w:val="0"/>
      <w:marBottom w:val="0"/>
      <w:divBdr>
        <w:top w:val="none" w:sz="0" w:space="0" w:color="auto"/>
        <w:left w:val="none" w:sz="0" w:space="0" w:color="auto"/>
        <w:bottom w:val="none" w:sz="0" w:space="0" w:color="auto"/>
        <w:right w:val="none" w:sz="0" w:space="0" w:color="auto"/>
      </w:divBdr>
    </w:div>
    <w:div w:id="1178617634">
      <w:bodyDiv w:val="1"/>
      <w:marLeft w:val="0"/>
      <w:marRight w:val="0"/>
      <w:marTop w:val="0"/>
      <w:marBottom w:val="0"/>
      <w:divBdr>
        <w:top w:val="none" w:sz="0" w:space="0" w:color="auto"/>
        <w:left w:val="none" w:sz="0" w:space="0" w:color="auto"/>
        <w:bottom w:val="none" w:sz="0" w:space="0" w:color="auto"/>
        <w:right w:val="none" w:sz="0" w:space="0" w:color="auto"/>
      </w:divBdr>
    </w:div>
    <w:div w:id="1180118966">
      <w:bodyDiv w:val="1"/>
      <w:marLeft w:val="0"/>
      <w:marRight w:val="0"/>
      <w:marTop w:val="0"/>
      <w:marBottom w:val="0"/>
      <w:divBdr>
        <w:top w:val="none" w:sz="0" w:space="0" w:color="auto"/>
        <w:left w:val="none" w:sz="0" w:space="0" w:color="auto"/>
        <w:bottom w:val="none" w:sz="0" w:space="0" w:color="auto"/>
        <w:right w:val="none" w:sz="0" w:space="0" w:color="auto"/>
      </w:divBdr>
    </w:div>
    <w:div w:id="1180196743">
      <w:bodyDiv w:val="1"/>
      <w:marLeft w:val="0"/>
      <w:marRight w:val="0"/>
      <w:marTop w:val="0"/>
      <w:marBottom w:val="0"/>
      <w:divBdr>
        <w:top w:val="none" w:sz="0" w:space="0" w:color="auto"/>
        <w:left w:val="none" w:sz="0" w:space="0" w:color="auto"/>
        <w:bottom w:val="none" w:sz="0" w:space="0" w:color="auto"/>
        <w:right w:val="none" w:sz="0" w:space="0" w:color="auto"/>
      </w:divBdr>
    </w:div>
    <w:div w:id="1181746729">
      <w:bodyDiv w:val="1"/>
      <w:marLeft w:val="0"/>
      <w:marRight w:val="0"/>
      <w:marTop w:val="0"/>
      <w:marBottom w:val="0"/>
      <w:divBdr>
        <w:top w:val="none" w:sz="0" w:space="0" w:color="auto"/>
        <w:left w:val="none" w:sz="0" w:space="0" w:color="auto"/>
        <w:bottom w:val="none" w:sz="0" w:space="0" w:color="auto"/>
        <w:right w:val="none" w:sz="0" w:space="0" w:color="auto"/>
      </w:divBdr>
    </w:div>
    <w:div w:id="1186093708">
      <w:bodyDiv w:val="1"/>
      <w:marLeft w:val="0"/>
      <w:marRight w:val="0"/>
      <w:marTop w:val="0"/>
      <w:marBottom w:val="0"/>
      <w:divBdr>
        <w:top w:val="none" w:sz="0" w:space="0" w:color="auto"/>
        <w:left w:val="none" w:sz="0" w:space="0" w:color="auto"/>
        <w:bottom w:val="none" w:sz="0" w:space="0" w:color="auto"/>
        <w:right w:val="none" w:sz="0" w:space="0" w:color="auto"/>
      </w:divBdr>
    </w:div>
    <w:div w:id="1187408383">
      <w:bodyDiv w:val="1"/>
      <w:marLeft w:val="0"/>
      <w:marRight w:val="0"/>
      <w:marTop w:val="0"/>
      <w:marBottom w:val="0"/>
      <w:divBdr>
        <w:top w:val="none" w:sz="0" w:space="0" w:color="auto"/>
        <w:left w:val="none" w:sz="0" w:space="0" w:color="auto"/>
        <w:bottom w:val="none" w:sz="0" w:space="0" w:color="auto"/>
        <w:right w:val="none" w:sz="0" w:space="0" w:color="auto"/>
      </w:divBdr>
    </w:div>
    <w:div w:id="1187525043">
      <w:bodyDiv w:val="1"/>
      <w:marLeft w:val="0"/>
      <w:marRight w:val="0"/>
      <w:marTop w:val="0"/>
      <w:marBottom w:val="0"/>
      <w:divBdr>
        <w:top w:val="none" w:sz="0" w:space="0" w:color="auto"/>
        <w:left w:val="none" w:sz="0" w:space="0" w:color="auto"/>
        <w:bottom w:val="none" w:sz="0" w:space="0" w:color="auto"/>
        <w:right w:val="none" w:sz="0" w:space="0" w:color="auto"/>
      </w:divBdr>
    </w:div>
    <w:div w:id="1188643745">
      <w:bodyDiv w:val="1"/>
      <w:marLeft w:val="0"/>
      <w:marRight w:val="0"/>
      <w:marTop w:val="0"/>
      <w:marBottom w:val="0"/>
      <w:divBdr>
        <w:top w:val="none" w:sz="0" w:space="0" w:color="auto"/>
        <w:left w:val="none" w:sz="0" w:space="0" w:color="auto"/>
        <w:bottom w:val="none" w:sz="0" w:space="0" w:color="auto"/>
        <w:right w:val="none" w:sz="0" w:space="0" w:color="auto"/>
      </w:divBdr>
    </w:div>
    <w:div w:id="1188829990">
      <w:bodyDiv w:val="1"/>
      <w:marLeft w:val="0"/>
      <w:marRight w:val="0"/>
      <w:marTop w:val="0"/>
      <w:marBottom w:val="0"/>
      <w:divBdr>
        <w:top w:val="none" w:sz="0" w:space="0" w:color="auto"/>
        <w:left w:val="none" w:sz="0" w:space="0" w:color="auto"/>
        <w:bottom w:val="none" w:sz="0" w:space="0" w:color="auto"/>
        <w:right w:val="none" w:sz="0" w:space="0" w:color="auto"/>
      </w:divBdr>
    </w:div>
    <w:div w:id="1189367027">
      <w:bodyDiv w:val="1"/>
      <w:marLeft w:val="0"/>
      <w:marRight w:val="0"/>
      <w:marTop w:val="0"/>
      <w:marBottom w:val="0"/>
      <w:divBdr>
        <w:top w:val="none" w:sz="0" w:space="0" w:color="auto"/>
        <w:left w:val="none" w:sz="0" w:space="0" w:color="auto"/>
        <w:bottom w:val="none" w:sz="0" w:space="0" w:color="auto"/>
        <w:right w:val="none" w:sz="0" w:space="0" w:color="auto"/>
      </w:divBdr>
    </w:div>
    <w:div w:id="1190604835">
      <w:bodyDiv w:val="1"/>
      <w:marLeft w:val="0"/>
      <w:marRight w:val="0"/>
      <w:marTop w:val="0"/>
      <w:marBottom w:val="0"/>
      <w:divBdr>
        <w:top w:val="none" w:sz="0" w:space="0" w:color="auto"/>
        <w:left w:val="none" w:sz="0" w:space="0" w:color="auto"/>
        <w:bottom w:val="none" w:sz="0" w:space="0" w:color="auto"/>
        <w:right w:val="none" w:sz="0" w:space="0" w:color="auto"/>
      </w:divBdr>
    </w:div>
    <w:div w:id="1191531404">
      <w:bodyDiv w:val="1"/>
      <w:marLeft w:val="0"/>
      <w:marRight w:val="0"/>
      <w:marTop w:val="0"/>
      <w:marBottom w:val="0"/>
      <w:divBdr>
        <w:top w:val="none" w:sz="0" w:space="0" w:color="auto"/>
        <w:left w:val="none" w:sz="0" w:space="0" w:color="auto"/>
        <w:bottom w:val="none" w:sz="0" w:space="0" w:color="auto"/>
        <w:right w:val="none" w:sz="0" w:space="0" w:color="auto"/>
      </w:divBdr>
    </w:div>
    <w:div w:id="1194537262">
      <w:bodyDiv w:val="1"/>
      <w:marLeft w:val="0"/>
      <w:marRight w:val="0"/>
      <w:marTop w:val="0"/>
      <w:marBottom w:val="0"/>
      <w:divBdr>
        <w:top w:val="none" w:sz="0" w:space="0" w:color="auto"/>
        <w:left w:val="none" w:sz="0" w:space="0" w:color="auto"/>
        <w:bottom w:val="none" w:sz="0" w:space="0" w:color="auto"/>
        <w:right w:val="none" w:sz="0" w:space="0" w:color="auto"/>
      </w:divBdr>
    </w:div>
    <w:div w:id="1195456902">
      <w:bodyDiv w:val="1"/>
      <w:marLeft w:val="0"/>
      <w:marRight w:val="0"/>
      <w:marTop w:val="0"/>
      <w:marBottom w:val="0"/>
      <w:divBdr>
        <w:top w:val="none" w:sz="0" w:space="0" w:color="auto"/>
        <w:left w:val="none" w:sz="0" w:space="0" w:color="auto"/>
        <w:bottom w:val="none" w:sz="0" w:space="0" w:color="auto"/>
        <w:right w:val="none" w:sz="0" w:space="0" w:color="auto"/>
      </w:divBdr>
    </w:div>
    <w:div w:id="1195731222">
      <w:bodyDiv w:val="1"/>
      <w:marLeft w:val="0"/>
      <w:marRight w:val="0"/>
      <w:marTop w:val="0"/>
      <w:marBottom w:val="0"/>
      <w:divBdr>
        <w:top w:val="none" w:sz="0" w:space="0" w:color="auto"/>
        <w:left w:val="none" w:sz="0" w:space="0" w:color="auto"/>
        <w:bottom w:val="none" w:sz="0" w:space="0" w:color="auto"/>
        <w:right w:val="none" w:sz="0" w:space="0" w:color="auto"/>
      </w:divBdr>
    </w:div>
    <w:div w:id="1197235917">
      <w:bodyDiv w:val="1"/>
      <w:marLeft w:val="0"/>
      <w:marRight w:val="0"/>
      <w:marTop w:val="0"/>
      <w:marBottom w:val="0"/>
      <w:divBdr>
        <w:top w:val="none" w:sz="0" w:space="0" w:color="auto"/>
        <w:left w:val="none" w:sz="0" w:space="0" w:color="auto"/>
        <w:bottom w:val="none" w:sz="0" w:space="0" w:color="auto"/>
        <w:right w:val="none" w:sz="0" w:space="0" w:color="auto"/>
      </w:divBdr>
    </w:div>
    <w:div w:id="1199899070">
      <w:bodyDiv w:val="1"/>
      <w:marLeft w:val="0"/>
      <w:marRight w:val="0"/>
      <w:marTop w:val="0"/>
      <w:marBottom w:val="0"/>
      <w:divBdr>
        <w:top w:val="none" w:sz="0" w:space="0" w:color="auto"/>
        <w:left w:val="none" w:sz="0" w:space="0" w:color="auto"/>
        <w:bottom w:val="none" w:sz="0" w:space="0" w:color="auto"/>
        <w:right w:val="none" w:sz="0" w:space="0" w:color="auto"/>
      </w:divBdr>
    </w:div>
    <w:div w:id="1200512827">
      <w:bodyDiv w:val="1"/>
      <w:marLeft w:val="0"/>
      <w:marRight w:val="0"/>
      <w:marTop w:val="0"/>
      <w:marBottom w:val="0"/>
      <w:divBdr>
        <w:top w:val="none" w:sz="0" w:space="0" w:color="auto"/>
        <w:left w:val="none" w:sz="0" w:space="0" w:color="auto"/>
        <w:bottom w:val="none" w:sz="0" w:space="0" w:color="auto"/>
        <w:right w:val="none" w:sz="0" w:space="0" w:color="auto"/>
      </w:divBdr>
    </w:div>
    <w:div w:id="1202355222">
      <w:bodyDiv w:val="1"/>
      <w:marLeft w:val="0"/>
      <w:marRight w:val="0"/>
      <w:marTop w:val="0"/>
      <w:marBottom w:val="0"/>
      <w:divBdr>
        <w:top w:val="none" w:sz="0" w:space="0" w:color="auto"/>
        <w:left w:val="none" w:sz="0" w:space="0" w:color="auto"/>
        <w:bottom w:val="none" w:sz="0" w:space="0" w:color="auto"/>
        <w:right w:val="none" w:sz="0" w:space="0" w:color="auto"/>
      </w:divBdr>
    </w:div>
    <w:div w:id="1202670153">
      <w:bodyDiv w:val="1"/>
      <w:marLeft w:val="0"/>
      <w:marRight w:val="0"/>
      <w:marTop w:val="0"/>
      <w:marBottom w:val="0"/>
      <w:divBdr>
        <w:top w:val="none" w:sz="0" w:space="0" w:color="auto"/>
        <w:left w:val="none" w:sz="0" w:space="0" w:color="auto"/>
        <w:bottom w:val="none" w:sz="0" w:space="0" w:color="auto"/>
        <w:right w:val="none" w:sz="0" w:space="0" w:color="auto"/>
      </w:divBdr>
    </w:div>
    <w:div w:id="1203595292">
      <w:bodyDiv w:val="1"/>
      <w:marLeft w:val="0"/>
      <w:marRight w:val="0"/>
      <w:marTop w:val="0"/>
      <w:marBottom w:val="0"/>
      <w:divBdr>
        <w:top w:val="none" w:sz="0" w:space="0" w:color="auto"/>
        <w:left w:val="none" w:sz="0" w:space="0" w:color="auto"/>
        <w:bottom w:val="none" w:sz="0" w:space="0" w:color="auto"/>
        <w:right w:val="none" w:sz="0" w:space="0" w:color="auto"/>
      </w:divBdr>
    </w:div>
    <w:div w:id="1203595600">
      <w:bodyDiv w:val="1"/>
      <w:marLeft w:val="0"/>
      <w:marRight w:val="0"/>
      <w:marTop w:val="0"/>
      <w:marBottom w:val="0"/>
      <w:divBdr>
        <w:top w:val="none" w:sz="0" w:space="0" w:color="auto"/>
        <w:left w:val="none" w:sz="0" w:space="0" w:color="auto"/>
        <w:bottom w:val="none" w:sz="0" w:space="0" w:color="auto"/>
        <w:right w:val="none" w:sz="0" w:space="0" w:color="auto"/>
      </w:divBdr>
    </w:div>
    <w:div w:id="1207639968">
      <w:bodyDiv w:val="1"/>
      <w:marLeft w:val="0"/>
      <w:marRight w:val="0"/>
      <w:marTop w:val="0"/>
      <w:marBottom w:val="0"/>
      <w:divBdr>
        <w:top w:val="none" w:sz="0" w:space="0" w:color="auto"/>
        <w:left w:val="none" w:sz="0" w:space="0" w:color="auto"/>
        <w:bottom w:val="none" w:sz="0" w:space="0" w:color="auto"/>
        <w:right w:val="none" w:sz="0" w:space="0" w:color="auto"/>
      </w:divBdr>
    </w:div>
    <w:div w:id="1208179059">
      <w:bodyDiv w:val="1"/>
      <w:marLeft w:val="0"/>
      <w:marRight w:val="0"/>
      <w:marTop w:val="0"/>
      <w:marBottom w:val="0"/>
      <w:divBdr>
        <w:top w:val="none" w:sz="0" w:space="0" w:color="auto"/>
        <w:left w:val="none" w:sz="0" w:space="0" w:color="auto"/>
        <w:bottom w:val="none" w:sz="0" w:space="0" w:color="auto"/>
        <w:right w:val="none" w:sz="0" w:space="0" w:color="auto"/>
      </w:divBdr>
    </w:div>
    <w:div w:id="1211461055">
      <w:bodyDiv w:val="1"/>
      <w:marLeft w:val="0"/>
      <w:marRight w:val="0"/>
      <w:marTop w:val="0"/>
      <w:marBottom w:val="0"/>
      <w:divBdr>
        <w:top w:val="none" w:sz="0" w:space="0" w:color="auto"/>
        <w:left w:val="none" w:sz="0" w:space="0" w:color="auto"/>
        <w:bottom w:val="none" w:sz="0" w:space="0" w:color="auto"/>
        <w:right w:val="none" w:sz="0" w:space="0" w:color="auto"/>
      </w:divBdr>
    </w:div>
    <w:div w:id="1215039637">
      <w:bodyDiv w:val="1"/>
      <w:marLeft w:val="0"/>
      <w:marRight w:val="0"/>
      <w:marTop w:val="0"/>
      <w:marBottom w:val="0"/>
      <w:divBdr>
        <w:top w:val="none" w:sz="0" w:space="0" w:color="auto"/>
        <w:left w:val="none" w:sz="0" w:space="0" w:color="auto"/>
        <w:bottom w:val="none" w:sz="0" w:space="0" w:color="auto"/>
        <w:right w:val="none" w:sz="0" w:space="0" w:color="auto"/>
      </w:divBdr>
    </w:div>
    <w:div w:id="1219393957">
      <w:bodyDiv w:val="1"/>
      <w:marLeft w:val="0"/>
      <w:marRight w:val="0"/>
      <w:marTop w:val="0"/>
      <w:marBottom w:val="0"/>
      <w:divBdr>
        <w:top w:val="none" w:sz="0" w:space="0" w:color="auto"/>
        <w:left w:val="none" w:sz="0" w:space="0" w:color="auto"/>
        <w:bottom w:val="none" w:sz="0" w:space="0" w:color="auto"/>
        <w:right w:val="none" w:sz="0" w:space="0" w:color="auto"/>
      </w:divBdr>
    </w:div>
    <w:div w:id="1219438405">
      <w:bodyDiv w:val="1"/>
      <w:marLeft w:val="0"/>
      <w:marRight w:val="0"/>
      <w:marTop w:val="0"/>
      <w:marBottom w:val="0"/>
      <w:divBdr>
        <w:top w:val="none" w:sz="0" w:space="0" w:color="auto"/>
        <w:left w:val="none" w:sz="0" w:space="0" w:color="auto"/>
        <w:bottom w:val="none" w:sz="0" w:space="0" w:color="auto"/>
        <w:right w:val="none" w:sz="0" w:space="0" w:color="auto"/>
      </w:divBdr>
    </w:div>
    <w:div w:id="1220635445">
      <w:bodyDiv w:val="1"/>
      <w:marLeft w:val="0"/>
      <w:marRight w:val="0"/>
      <w:marTop w:val="0"/>
      <w:marBottom w:val="0"/>
      <w:divBdr>
        <w:top w:val="none" w:sz="0" w:space="0" w:color="auto"/>
        <w:left w:val="none" w:sz="0" w:space="0" w:color="auto"/>
        <w:bottom w:val="none" w:sz="0" w:space="0" w:color="auto"/>
        <w:right w:val="none" w:sz="0" w:space="0" w:color="auto"/>
      </w:divBdr>
    </w:div>
    <w:div w:id="1220753346">
      <w:bodyDiv w:val="1"/>
      <w:marLeft w:val="0"/>
      <w:marRight w:val="0"/>
      <w:marTop w:val="0"/>
      <w:marBottom w:val="0"/>
      <w:divBdr>
        <w:top w:val="none" w:sz="0" w:space="0" w:color="auto"/>
        <w:left w:val="none" w:sz="0" w:space="0" w:color="auto"/>
        <w:bottom w:val="none" w:sz="0" w:space="0" w:color="auto"/>
        <w:right w:val="none" w:sz="0" w:space="0" w:color="auto"/>
      </w:divBdr>
    </w:div>
    <w:div w:id="1221818943">
      <w:bodyDiv w:val="1"/>
      <w:marLeft w:val="0"/>
      <w:marRight w:val="0"/>
      <w:marTop w:val="0"/>
      <w:marBottom w:val="0"/>
      <w:divBdr>
        <w:top w:val="none" w:sz="0" w:space="0" w:color="auto"/>
        <w:left w:val="none" w:sz="0" w:space="0" w:color="auto"/>
        <w:bottom w:val="none" w:sz="0" w:space="0" w:color="auto"/>
        <w:right w:val="none" w:sz="0" w:space="0" w:color="auto"/>
      </w:divBdr>
    </w:div>
    <w:div w:id="1222404232">
      <w:bodyDiv w:val="1"/>
      <w:marLeft w:val="0"/>
      <w:marRight w:val="0"/>
      <w:marTop w:val="0"/>
      <w:marBottom w:val="0"/>
      <w:divBdr>
        <w:top w:val="none" w:sz="0" w:space="0" w:color="auto"/>
        <w:left w:val="none" w:sz="0" w:space="0" w:color="auto"/>
        <w:bottom w:val="none" w:sz="0" w:space="0" w:color="auto"/>
        <w:right w:val="none" w:sz="0" w:space="0" w:color="auto"/>
      </w:divBdr>
    </w:div>
    <w:div w:id="1223759729">
      <w:bodyDiv w:val="1"/>
      <w:marLeft w:val="0"/>
      <w:marRight w:val="0"/>
      <w:marTop w:val="0"/>
      <w:marBottom w:val="0"/>
      <w:divBdr>
        <w:top w:val="none" w:sz="0" w:space="0" w:color="auto"/>
        <w:left w:val="none" w:sz="0" w:space="0" w:color="auto"/>
        <w:bottom w:val="none" w:sz="0" w:space="0" w:color="auto"/>
        <w:right w:val="none" w:sz="0" w:space="0" w:color="auto"/>
      </w:divBdr>
    </w:div>
    <w:div w:id="1225797689">
      <w:bodyDiv w:val="1"/>
      <w:marLeft w:val="0"/>
      <w:marRight w:val="0"/>
      <w:marTop w:val="0"/>
      <w:marBottom w:val="0"/>
      <w:divBdr>
        <w:top w:val="none" w:sz="0" w:space="0" w:color="auto"/>
        <w:left w:val="none" w:sz="0" w:space="0" w:color="auto"/>
        <w:bottom w:val="none" w:sz="0" w:space="0" w:color="auto"/>
        <w:right w:val="none" w:sz="0" w:space="0" w:color="auto"/>
      </w:divBdr>
    </w:div>
    <w:div w:id="1225918959">
      <w:bodyDiv w:val="1"/>
      <w:marLeft w:val="0"/>
      <w:marRight w:val="0"/>
      <w:marTop w:val="0"/>
      <w:marBottom w:val="0"/>
      <w:divBdr>
        <w:top w:val="none" w:sz="0" w:space="0" w:color="auto"/>
        <w:left w:val="none" w:sz="0" w:space="0" w:color="auto"/>
        <w:bottom w:val="none" w:sz="0" w:space="0" w:color="auto"/>
        <w:right w:val="none" w:sz="0" w:space="0" w:color="auto"/>
      </w:divBdr>
    </w:div>
    <w:div w:id="1227187113">
      <w:bodyDiv w:val="1"/>
      <w:marLeft w:val="0"/>
      <w:marRight w:val="0"/>
      <w:marTop w:val="0"/>
      <w:marBottom w:val="0"/>
      <w:divBdr>
        <w:top w:val="none" w:sz="0" w:space="0" w:color="auto"/>
        <w:left w:val="none" w:sz="0" w:space="0" w:color="auto"/>
        <w:bottom w:val="none" w:sz="0" w:space="0" w:color="auto"/>
        <w:right w:val="none" w:sz="0" w:space="0" w:color="auto"/>
      </w:divBdr>
    </w:div>
    <w:div w:id="1228951315">
      <w:bodyDiv w:val="1"/>
      <w:marLeft w:val="0"/>
      <w:marRight w:val="0"/>
      <w:marTop w:val="0"/>
      <w:marBottom w:val="0"/>
      <w:divBdr>
        <w:top w:val="none" w:sz="0" w:space="0" w:color="auto"/>
        <w:left w:val="none" w:sz="0" w:space="0" w:color="auto"/>
        <w:bottom w:val="none" w:sz="0" w:space="0" w:color="auto"/>
        <w:right w:val="none" w:sz="0" w:space="0" w:color="auto"/>
      </w:divBdr>
    </w:div>
    <w:div w:id="1231110063">
      <w:bodyDiv w:val="1"/>
      <w:marLeft w:val="0"/>
      <w:marRight w:val="0"/>
      <w:marTop w:val="0"/>
      <w:marBottom w:val="0"/>
      <w:divBdr>
        <w:top w:val="none" w:sz="0" w:space="0" w:color="auto"/>
        <w:left w:val="none" w:sz="0" w:space="0" w:color="auto"/>
        <w:bottom w:val="none" w:sz="0" w:space="0" w:color="auto"/>
        <w:right w:val="none" w:sz="0" w:space="0" w:color="auto"/>
      </w:divBdr>
    </w:div>
    <w:div w:id="1232040093">
      <w:bodyDiv w:val="1"/>
      <w:marLeft w:val="0"/>
      <w:marRight w:val="0"/>
      <w:marTop w:val="0"/>
      <w:marBottom w:val="0"/>
      <w:divBdr>
        <w:top w:val="none" w:sz="0" w:space="0" w:color="auto"/>
        <w:left w:val="none" w:sz="0" w:space="0" w:color="auto"/>
        <w:bottom w:val="none" w:sz="0" w:space="0" w:color="auto"/>
        <w:right w:val="none" w:sz="0" w:space="0" w:color="auto"/>
      </w:divBdr>
    </w:div>
    <w:div w:id="1232345981">
      <w:bodyDiv w:val="1"/>
      <w:marLeft w:val="0"/>
      <w:marRight w:val="0"/>
      <w:marTop w:val="0"/>
      <w:marBottom w:val="0"/>
      <w:divBdr>
        <w:top w:val="none" w:sz="0" w:space="0" w:color="auto"/>
        <w:left w:val="none" w:sz="0" w:space="0" w:color="auto"/>
        <w:bottom w:val="none" w:sz="0" w:space="0" w:color="auto"/>
        <w:right w:val="none" w:sz="0" w:space="0" w:color="auto"/>
      </w:divBdr>
    </w:div>
    <w:div w:id="1232539532">
      <w:bodyDiv w:val="1"/>
      <w:marLeft w:val="0"/>
      <w:marRight w:val="0"/>
      <w:marTop w:val="0"/>
      <w:marBottom w:val="0"/>
      <w:divBdr>
        <w:top w:val="none" w:sz="0" w:space="0" w:color="auto"/>
        <w:left w:val="none" w:sz="0" w:space="0" w:color="auto"/>
        <w:bottom w:val="none" w:sz="0" w:space="0" w:color="auto"/>
        <w:right w:val="none" w:sz="0" w:space="0" w:color="auto"/>
      </w:divBdr>
    </w:div>
    <w:div w:id="1236402697">
      <w:bodyDiv w:val="1"/>
      <w:marLeft w:val="0"/>
      <w:marRight w:val="0"/>
      <w:marTop w:val="0"/>
      <w:marBottom w:val="0"/>
      <w:divBdr>
        <w:top w:val="none" w:sz="0" w:space="0" w:color="auto"/>
        <w:left w:val="none" w:sz="0" w:space="0" w:color="auto"/>
        <w:bottom w:val="none" w:sz="0" w:space="0" w:color="auto"/>
        <w:right w:val="none" w:sz="0" w:space="0" w:color="auto"/>
      </w:divBdr>
    </w:div>
    <w:div w:id="1238859345">
      <w:bodyDiv w:val="1"/>
      <w:marLeft w:val="0"/>
      <w:marRight w:val="0"/>
      <w:marTop w:val="0"/>
      <w:marBottom w:val="0"/>
      <w:divBdr>
        <w:top w:val="none" w:sz="0" w:space="0" w:color="auto"/>
        <w:left w:val="none" w:sz="0" w:space="0" w:color="auto"/>
        <w:bottom w:val="none" w:sz="0" w:space="0" w:color="auto"/>
        <w:right w:val="none" w:sz="0" w:space="0" w:color="auto"/>
      </w:divBdr>
    </w:div>
    <w:div w:id="1239827004">
      <w:bodyDiv w:val="1"/>
      <w:marLeft w:val="0"/>
      <w:marRight w:val="0"/>
      <w:marTop w:val="0"/>
      <w:marBottom w:val="0"/>
      <w:divBdr>
        <w:top w:val="none" w:sz="0" w:space="0" w:color="auto"/>
        <w:left w:val="none" w:sz="0" w:space="0" w:color="auto"/>
        <w:bottom w:val="none" w:sz="0" w:space="0" w:color="auto"/>
        <w:right w:val="none" w:sz="0" w:space="0" w:color="auto"/>
      </w:divBdr>
    </w:div>
    <w:div w:id="1240099803">
      <w:bodyDiv w:val="1"/>
      <w:marLeft w:val="0"/>
      <w:marRight w:val="0"/>
      <w:marTop w:val="0"/>
      <w:marBottom w:val="0"/>
      <w:divBdr>
        <w:top w:val="none" w:sz="0" w:space="0" w:color="auto"/>
        <w:left w:val="none" w:sz="0" w:space="0" w:color="auto"/>
        <w:bottom w:val="none" w:sz="0" w:space="0" w:color="auto"/>
        <w:right w:val="none" w:sz="0" w:space="0" w:color="auto"/>
      </w:divBdr>
    </w:div>
    <w:div w:id="1241718955">
      <w:bodyDiv w:val="1"/>
      <w:marLeft w:val="0"/>
      <w:marRight w:val="0"/>
      <w:marTop w:val="0"/>
      <w:marBottom w:val="0"/>
      <w:divBdr>
        <w:top w:val="none" w:sz="0" w:space="0" w:color="auto"/>
        <w:left w:val="none" w:sz="0" w:space="0" w:color="auto"/>
        <w:bottom w:val="none" w:sz="0" w:space="0" w:color="auto"/>
        <w:right w:val="none" w:sz="0" w:space="0" w:color="auto"/>
      </w:divBdr>
    </w:div>
    <w:div w:id="1242787763">
      <w:bodyDiv w:val="1"/>
      <w:marLeft w:val="0"/>
      <w:marRight w:val="0"/>
      <w:marTop w:val="0"/>
      <w:marBottom w:val="0"/>
      <w:divBdr>
        <w:top w:val="none" w:sz="0" w:space="0" w:color="auto"/>
        <w:left w:val="none" w:sz="0" w:space="0" w:color="auto"/>
        <w:bottom w:val="none" w:sz="0" w:space="0" w:color="auto"/>
        <w:right w:val="none" w:sz="0" w:space="0" w:color="auto"/>
      </w:divBdr>
    </w:div>
    <w:div w:id="1243836247">
      <w:bodyDiv w:val="1"/>
      <w:marLeft w:val="0"/>
      <w:marRight w:val="0"/>
      <w:marTop w:val="0"/>
      <w:marBottom w:val="0"/>
      <w:divBdr>
        <w:top w:val="none" w:sz="0" w:space="0" w:color="auto"/>
        <w:left w:val="none" w:sz="0" w:space="0" w:color="auto"/>
        <w:bottom w:val="none" w:sz="0" w:space="0" w:color="auto"/>
        <w:right w:val="none" w:sz="0" w:space="0" w:color="auto"/>
      </w:divBdr>
    </w:div>
    <w:div w:id="1244608437">
      <w:bodyDiv w:val="1"/>
      <w:marLeft w:val="0"/>
      <w:marRight w:val="0"/>
      <w:marTop w:val="0"/>
      <w:marBottom w:val="0"/>
      <w:divBdr>
        <w:top w:val="none" w:sz="0" w:space="0" w:color="auto"/>
        <w:left w:val="none" w:sz="0" w:space="0" w:color="auto"/>
        <w:bottom w:val="none" w:sz="0" w:space="0" w:color="auto"/>
        <w:right w:val="none" w:sz="0" w:space="0" w:color="auto"/>
      </w:divBdr>
    </w:div>
    <w:div w:id="1245191234">
      <w:bodyDiv w:val="1"/>
      <w:marLeft w:val="0"/>
      <w:marRight w:val="0"/>
      <w:marTop w:val="0"/>
      <w:marBottom w:val="0"/>
      <w:divBdr>
        <w:top w:val="none" w:sz="0" w:space="0" w:color="auto"/>
        <w:left w:val="none" w:sz="0" w:space="0" w:color="auto"/>
        <w:bottom w:val="none" w:sz="0" w:space="0" w:color="auto"/>
        <w:right w:val="none" w:sz="0" w:space="0" w:color="auto"/>
      </w:divBdr>
    </w:div>
    <w:div w:id="1246721152">
      <w:bodyDiv w:val="1"/>
      <w:marLeft w:val="0"/>
      <w:marRight w:val="0"/>
      <w:marTop w:val="0"/>
      <w:marBottom w:val="0"/>
      <w:divBdr>
        <w:top w:val="none" w:sz="0" w:space="0" w:color="auto"/>
        <w:left w:val="none" w:sz="0" w:space="0" w:color="auto"/>
        <w:bottom w:val="none" w:sz="0" w:space="0" w:color="auto"/>
        <w:right w:val="none" w:sz="0" w:space="0" w:color="auto"/>
      </w:divBdr>
    </w:div>
    <w:div w:id="1247034370">
      <w:bodyDiv w:val="1"/>
      <w:marLeft w:val="0"/>
      <w:marRight w:val="0"/>
      <w:marTop w:val="0"/>
      <w:marBottom w:val="0"/>
      <w:divBdr>
        <w:top w:val="none" w:sz="0" w:space="0" w:color="auto"/>
        <w:left w:val="none" w:sz="0" w:space="0" w:color="auto"/>
        <w:bottom w:val="none" w:sz="0" w:space="0" w:color="auto"/>
        <w:right w:val="none" w:sz="0" w:space="0" w:color="auto"/>
      </w:divBdr>
    </w:div>
    <w:div w:id="1248148793">
      <w:bodyDiv w:val="1"/>
      <w:marLeft w:val="0"/>
      <w:marRight w:val="0"/>
      <w:marTop w:val="0"/>
      <w:marBottom w:val="0"/>
      <w:divBdr>
        <w:top w:val="none" w:sz="0" w:space="0" w:color="auto"/>
        <w:left w:val="none" w:sz="0" w:space="0" w:color="auto"/>
        <w:bottom w:val="none" w:sz="0" w:space="0" w:color="auto"/>
        <w:right w:val="none" w:sz="0" w:space="0" w:color="auto"/>
      </w:divBdr>
    </w:div>
    <w:div w:id="1248491232">
      <w:bodyDiv w:val="1"/>
      <w:marLeft w:val="0"/>
      <w:marRight w:val="0"/>
      <w:marTop w:val="0"/>
      <w:marBottom w:val="0"/>
      <w:divBdr>
        <w:top w:val="none" w:sz="0" w:space="0" w:color="auto"/>
        <w:left w:val="none" w:sz="0" w:space="0" w:color="auto"/>
        <w:bottom w:val="none" w:sz="0" w:space="0" w:color="auto"/>
        <w:right w:val="none" w:sz="0" w:space="0" w:color="auto"/>
      </w:divBdr>
    </w:div>
    <w:div w:id="1249391640">
      <w:bodyDiv w:val="1"/>
      <w:marLeft w:val="0"/>
      <w:marRight w:val="0"/>
      <w:marTop w:val="0"/>
      <w:marBottom w:val="0"/>
      <w:divBdr>
        <w:top w:val="none" w:sz="0" w:space="0" w:color="auto"/>
        <w:left w:val="none" w:sz="0" w:space="0" w:color="auto"/>
        <w:bottom w:val="none" w:sz="0" w:space="0" w:color="auto"/>
        <w:right w:val="none" w:sz="0" w:space="0" w:color="auto"/>
      </w:divBdr>
    </w:div>
    <w:div w:id="1249462523">
      <w:bodyDiv w:val="1"/>
      <w:marLeft w:val="0"/>
      <w:marRight w:val="0"/>
      <w:marTop w:val="0"/>
      <w:marBottom w:val="0"/>
      <w:divBdr>
        <w:top w:val="none" w:sz="0" w:space="0" w:color="auto"/>
        <w:left w:val="none" w:sz="0" w:space="0" w:color="auto"/>
        <w:bottom w:val="none" w:sz="0" w:space="0" w:color="auto"/>
        <w:right w:val="none" w:sz="0" w:space="0" w:color="auto"/>
      </w:divBdr>
    </w:div>
    <w:div w:id="1254120725">
      <w:bodyDiv w:val="1"/>
      <w:marLeft w:val="0"/>
      <w:marRight w:val="0"/>
      <w:marTop w:val="0"/>
      <w:marBottom w:val="0"/>
      <w:divBdr>
        <w:top w:val="none" w:sz="0" w:space="0" w:color="auto"/>
        <w:left w:val="none" w:sz="0" w:space="0" w:color="auto"/>
        <w:bottom w:val="none" w:sz="0" w:space="0" w:color="auto"/>
        <w:right w:val="none" w:sz="0" w:space="0" w:color="auto"/>
      </w:divBdr>
    </w:div>
    <w:div w:id="1254556801">
      <w:bodyDiv w:val="1"/>
      <w:marLeft w:val="0"/>
      <w:marRight w:val="0"/>
      <w:marTop w:val="0"/>
      <w:marBottom w:val="0"/>
      <w:divBdr>
        <w:top w:val="none" w:sz="0" w:space="0" w:color="auto"/>
        <w:left w:val="none" w:sz="0" w:space="0" w:color="auto"/>
        <w:bottom w:val="none" w:sz="0" w:space="0" w:color="auto"/>
        <w:right w:val="none" w:sz="0" w:space="0" w:color="auto"/>
      </w:divBdr>
    </w:div>
    <w:div w:id="1255436190">
      <w:bodyDiv w:val="1"/>
      <w:marLeft w:val="0"/>
      <w:marRight w:val="0"/>
      <w:marTop w:val="0"/>
      <w:marBottom w:val="0"/>
      <w:divBdr>
        <w:top w:val="none" w:sz="0" w:space="0" w:color="auto"/>
        <w:left w:val="none" w:sz="0" w:space="0" w:color="auto"/>
        <w:bottom w:val="none" w:sz="0" w:space="0" w:color="auto"/>
        <w:right w:val="none" w:sz="0" w:space="0" w:color="auto"/>
      </w:divBdr>
    </w:div>
    <w:div w:id="1257058354">
      <w:bodyDiv w:val="1"/>
      <w:marLeft w:val="0"/>
      <w:marRight w:val="0"/>
      <w:marTop w:val="0"/>
      <w:marBottom w:val="0"/>
      <w:divBdr>
        <w:top w:val="none" w:sz="0" w:space="0" w:color="auto"/>
        <w:left w:val="none" w:sz="0" w:space="0" w:color="auto"/>
        <w:bottom w:val="none" w:sz="0" w:space="0" w:color="auto"/>
        <w:right w:val="none" w:sz="0" w:space="0" w:color="auto"/>
      </w:divBdr>
    </w:div>
    <w:div w:id="1260018793">
      <w:bodyDiv w:val="1"/>
      <w:marLeft w:val="0"/>
      <w:marRight w:val="0"/>
      <w:marTop w:val="0"/>
      <w:marBottom w:val="0"/>
      <w:divBdr>
        <w:top w:val="none" w:sz="0" w:space="0" w:color="auto"/>
        <w:left w:val="none" w:sz="0" w:space="0" w:color="auto"/>
        <w:bottom w:val="none" w:sz="0" w:space="0" w:color="auto"/>
        <w:right w:val="none" w:sz="0" w:space="0" w:color="auto"/>
      </w:divBdr>
    </w:div>
    <w:div w:id="1260061986">
      <w:bodyDiv w:val="1"/>
      <w:marLeft w:val="0"/>
      <w:marRight w:val="0"/>
      <w:marTop w:val="0"/>
      <w:marBottom w:val="0"/>
      <w:divBdr>
        <w:top w:val="none" w:sz="0" w:space="0" w:color="auto"/>
        <w:left w:val="none" w:sz="0" w:space="0" w:color="auto"/>
        <w:bottom w:val="none" w:sz="0" w:space="0" w:color="auto"/>
        <w:right w:val="none" w:sz="0" w:space="0" w:color="auto"/>
      </w:divBdr>
    </w:div>
    <w:div w:id="1262570123">
      <w:bodyDiv w:val="1"/>
      <w:marLeft w:val="0"/>
      <w:marRight w:val="0"/>
      <w:marTop w:val="0"/>
      <w:marBottom w:val="0"/>
      <w:divBdr>
        <w:top w:val="none" w:sz="0" w:space="0" w:color="auto"/>
        <w:left w:val="none" w:sz="0" w:space="0" w:color="auto"/>
        <w:bottom w:val="none" w:sz="0" w:space="0" w:color="auto"/>
        <w:right w:val="none" w:sz="0" w:space="0" w:color="auto"/>
      </w:divBdr>
    </w:div>
    <w:div w:id="1267538842">
      <w:bodyDiv w:val="1"/>
      <w:marLeft w:val="0"/>
      <w:marRight w:val="0"/>
      <w:marTop w:val="0"/>
      <w:marBottom w:val="0"/>
      <w:divBdr>
        <w:top w:val="none" w:sz="0" w:space="0" w:color="auto"/>
        <w:left w:val="none" w:sz="0" w:space="0" w:color="auto"/>
        <w:bottom w:val="none" w:sz="0" w:space="0" w:color="auto"/>
        <w:right w:val="none" w:sz="0" w:space="0" w:color="auto"/>
      </w:divBdr>
    </w:div>
    <w:div w:id="1274167260">
      <w:bodyDiv w:val="1"/>
      <w:marLeft w:val="0"/>
      <w:marRight w:val="0"/>
      <w:marTop w:val="0"/>
      <w:marBottom w:val="0"/>
      <w:divBdr>
        <w:top w:val="none" w:sz="0" w:space="0" w:color="auto"/>
        <w:left w:val="none" w:sz="0" w:space="0" w:color="auto"/>
        <w:bottom w:val="none" w:sz="0" w:space="0" w:color="auto"/>
        <w:right w:val="none" w:sz="0" w:space="0" w:color="auto"/>
      </w:divBdr>
    </w:div>
    <w:div w:id="1274552899">
      <w:bodyDiv w:val="1"/>
      <w:marLeft w:val="0"/>
      <w:marRight w:val="0"/>
      <w:marTop w:val="0"/>
      <w:marBottom w:val="0"/>
      <w:divBdr>
        <w:top w:val="none" w:sz="0" w:space="0" w:color="auto"/>
        <w:left w:val="none" w:sz="0" w:space="0" w:color="auto"/>
        <w:bottom w:val="none" w:sz="0" w:space="0" w:color="auto"/>
        <w:right w:val="none" w:sz="0" w:space="0" w:color="auto"/>
      </w:divBdr>
    </w:div>
    <w:div w:id="1276600242">
      <w:bodyDiv w:val="1"/>
      <w:marLeft w:val="0"/>
      <w:marRight w:val="0"/>
      <w:marTop w:val="0"/>
      <w:marBottom w:val="0"/>
      <w:divBdr>
        <w:top w:val="none" w:sz="0" w:space="0" w:color="auto"/>
        <w:left w:val="none" w:sz="0" w:space="0" w:color="auto"/>
        <w:bottom w:val="none" w:sz="0" w:space="0" w:color="auto"/>
        <w:right w:val="none" w:sz="0" w:space="0" w:color="auto"/>
      </w:divBdr>
    </w:div>
    <w:div w:id="1277257115">
      <w:bodyDiv w:val="1"/>
      <w:marLeft w:val="0"/>
      <w:marRight w:val="0"/>
      <w:marTop w:val="0"/>
      <w:marBottom w:val="0"/>
      <w:divBdr>
        <w:top w:val="none" w:sz="0" w:space="0" w:color="auto"/>
        <w:left w:val="none" w:sz="0" w:space="0" w:color="auto"/>
        <w:bottom w:val="none" w:sz="0" w:space="0" w:color="auto"/>
        <w:right w:val="none" w:sz="0" w:space="0" w:color="auto"/>
      </w:divBdr>
    </w:div>
    <w:div w:id="1278175026">
      <w:bodyDiv w:val="1"/>
      <w:marLeft w:val="0"/>
      <w:marRight w:val="0"/>
      <w:marTop w:val="0"/>
      <w:marBottom w:val="0"/>
      <w:divBdr>
        <w:top w:val="none" w:sz="0" w:space="0" w:color="auto"/>
        <w:left w:val="none" w:sz="0" w:space="0" w:color="auto"/>
        <w:bottom w:val="none" w:sz="0" w:space="0" w:color="auto"/>
        <w:right w:val="none" w:sz="0" w:space="0" w:color="auto"/>
      </w:divBdr>
    </w:div>
    <w:div w:id="1283683509">
      <w:bodyDiv w:val="1"/>
      <w:marLeft w:val="0"/>
      <w:marRight w:val="0"/>
      <w:marTop w:val="0"/>
      <w:marBottom w:val="0"/>
      <w:divBdr>
        <w:top w:val="none" w:sz="0" w:space="0" w:color="auto"/>
        <w:left w:val="none" w:sz="0" w:space="0" w:color="auto"/>
        <w:bottom w:val="none" w:sz="0" w:space="0" w:color="auto"/>
        <w:right w:val="none" w:sz="0" w:space="0" w:color="auto"/>
      </w:divBdr>
    </w:div>
    <w:div w:id="1283726314">
      <w:bodyDiv w:val="1"/>
      <w:marLeft w:val="0"/>
      <w:marRight w:val="0"/>
      <w:marTop w:val="0"/>
      <w:marBottom w:val="0"/>
      <w:divBdr>
        <w:top w:val="none" w:sz="0" w:space="0" w:color="auto"/>
        <w:left w:val="none" w:sz="0" w:space="0" w:color="auto"/>
        <w:bottom w:val="none" w:sz="0" w:space="0" w:color="auto"/>
        <w:right w:val="none" w:sz="0" w:space="0" w:color="auto"/>
      </w:divBdr>
    </w:div>
    <w:div w:id="1284921424">
      <w:bodyDiv w:val="1"/>
      <w:marLeft w:val="0"/>
      <w:marRight w:val="0"/>
      <w:marTop w:val="0"/>
      <w:marBottom w:val="0"/>
      <w:divBdr>
        <w:top w:val="none" w:sz="0" w:space="0" w:color="auto"/>
        <w:left w:val="none" w:sz="0" w:space="0" w:color="auto"/>
        <w:bottom w:val="none" w:sz="0" w:space="0" w:color="auto"/>
        <w:right w:val="none" w:sz="0" w:space="0" w:color="auto"/>
      </w:divBdr>
    </w:div>
    <w:div w:id="1286426626">
      <w:bodyDiv w:val="1"/>
      <w:marLeft w:val="0"/>
      <w:marRight w:val="0"/>
      <w:marTop w:val="0"/>
      <w:marBottom w:val="0"/>
      <w:divBdr>
        <w:top w:val="none" w:sz="0" w:space="0" w:color="auto"/>
        <w:left w:val="none" w:sz="0" w:space="0" w:color="auto"/>
        <w:bottom w:val="none" w:sz="0" w:space="0" w:color="auto"/>
        <w:right w:val="none" w:sz="0" w:space="0" w:color="auto"/>
      </w:divBdr>
    </w:div>
    <w:div w:id="1287662644">
      <w:bodyDiv w:val="1"/>
      <w:marLeft w:val="0"/>
      <w:marRight w:val="0"/>
      <w:marTop w:val="0"/>
      <w:marBottom w:val="0"/>
      <w:divBdr>
        <w:top w:val="none" w:sz="0" w:space="0" w:color="auto"/>
        <w:left w:val="none" w:sz="0" w:space="0" w:color="auto"/>
        <w:bottom w:val="none" w:sz="0" w:space="0" w:color="auto"/>
        <w:right w:val="none" w:sz="0" w:space="0" w:color="auto"/>
      </w:divBdr>
    </w:div>
    <w:div w:id="1287811699">
      <w:bodyDiv w:val="1"/>
      <w:marLeft w:val="0"/>
      <w:marRight w:val="0"/>
      <w:marTop w:val="0"/>
      <w:marBottom w:val="0"/>
      <w:divBdr>
        <w:top w:val="none" w:sz="0" w:space="0" w:color="auto"/>
        <w:left w:val="none" w:sz="0" w:space="0" w:color="auto"/>
        <w:bottom w:val="none" w:sz="0" w:space="0" w:color="auto"/>
        <w:right w:val="none" w:sz="0" w:space="0" w:color="auto"/>
      </w:divBdr>
    </w:div>
    <w:div w:id="1288580679">
      <w:bodyDiv w:val="1"/>
      <w:marLeft w:val="0"/>
      <w:marRight w:val="0"/>
      <w:marTop w:val="0"/>
      <w:marBottom w:val="0"/>
      <w:divBdr>
        <w:top w:val="none" w:sz="0" w:space="0" w:color="auto"/>
        <w:left w:val="none" w:sz="0" w:space="0" w:color="auto"/>
        <w:bottom w:val="none" w:sz="0" w:space="0" w:color="auto"/>
        <w:right w:val="none" w:sz="0" w:space="0" w:color="auto"/>
      </w:divBdr>
    </w:div>
    <w:div w:id="1290822659">
      <w:bodyDiv w:val="1"/>
      <w:marLeft w:val="0"/>
      <w:marRight w:val="0"/>
      <w:marTop w:val="0"/>
      <w:marBottom w:val="0"/>
      <w:divBdr>
        <w:top w:val="none" w:sz="0" w:space="0" w:color="auto"/>
        <w:left w:val="none" w:sz="0" w:space="0" w:color="auto"/>
        <w:bottom w:val="none" w:sz="0" w:space="0" w:color="auto"/>
        <w:right w:val="none" w:sz="0" w:space="0" w:color="auto"/>
      </w:divBdr>
    </w:div>
    <w:div w:id="1291979042">
      <w:bodyDiv w:val="1"/>
      <w:marLeft w:val="0"/>
      <w:marRight w:val="0"/>
      <w:marTop w:val="0"/>
      <w:marBottom w:val="0"/>
      <w:divBdr>
        <w:top w:val="none" w:sz="0" w:space="0" w:color="auto"/>
        <w:left w:val="none" w:sz="0" w:space="0" w:color="auto"/>
        <w:bottom w:val="none" w:sz="0" w:space="0" w:color="auto"/>
        <w:right w:val="none" w:sz="0" w:space="0" w:color="auto"/>
      </w:divBdr>
    </w:div>
    <w:div w:id="1292789313">
      <w:bodyDiv w:val="1"/>
      <w:marLeft w:val="0"/>
      <w:marRight w:val="0"/>
      <w:marTop w:val="0"/>
      <w:marBottom w:val="0"/>
      <w:divBdr>
        <w:top w:val="none" w:sz="0" w:space="0" w:color="auto"/>
        <w:left w:val="none" w:sz="0" w:space="0" w:color="auto"/>
        <w:bottom w:val="none" w:sz="0" w:space="0" w:color="auto"/>
        <w:right w:val="none" w:sz="0" w:space="0" w:color="auto"/>
      </w:divBdr>
    </w:div>
    <w:div w:id="1293831264">
      <w:bodyDiv w:val="1"/>
      <w:marLeft w:val="0"/>
      <w:marRight w:val="0"/>
      <w:marTop w:val="0"/>
      <w:marBottom w:val="0"/>
      <w:divBdr>
        <w:top w:val="none" w:sz="0" w:space="0" w:color="auto"/>
        <w:left w:val="none" w:sz="0" w:space="0" w:color="auto"/>
        <w:bottom w:val="none" w:sz="0" w:space="0" w:color="auto"/>
        <w:right w:val="none" w:sz="0" w:space="0" w:color="auto"/>
      </w:divBdr>
    </w:div>
    <w:div w:id="1301181880">
      <w:bodyDiv w:val="1"/>
      <w:marLeft w:val="0"/>
      <w:marRight w:val="0"/>
      <w:marTop w:val="0"/>
      <w:marBottom w:val="0"/>
      <w:divBdr>
        <w:top w:val="none" w:sz="0" w:space="0" w:color="auto"/>
        <w:left w:val="none" w:sz="0" w:space="0" w:color="auto"/>
        <w:bottom w:val="none" w:sz="0" w:space="0" w:color="auto"/>
        <w:right w:val="none" w:sz="0" w:space="0" w:color="auto"/>
      </w:divBdr>
    </w:div>
    <w:div w:id="1301611723">
      <w:bodyDiv w:val="1"/>
      <w:marLeft w:val="0"/>
      <w:marRight w:val="0"/>
      <w:marTop w:val="0"/>
      <w:marBottom w:val="0"/>
      <w:divBdr>
        <w:top w:val="none" w:sz="0" w:space="0" w:color="auto"/>
        <w:left w:val="none" w:sz="0" w:space="0" w:color="auto"/>
        <w:bottom w:val="none" w:sz="0" w:space="0" w:color="auto"/>
        <w:right w:val="none" w:sz="0" w:space="0" w:color="auto"/>
      </w:divBdr>
    </w:div>
    <w:div w:id="1302077992">
      <w:bodyDiv w:val="1"/>
      <w:marLeft w:val="0"/>
      <w:marRight w:val="0"/>
      <w:marTop w:val="0"/>
      <w:marBottom w:val="0"/>
      <w:divBdr>
        <w:top w:val="none" w:sz="0" w:space="0" w:color="auto"/>
        <w:left w:val="none" w:sz="0" w:space="0" w:color="auto"/>
        <w:bottom w:val="none" w:sz="0" w:space="0" w:color="auto"/>
        <w:right w:val="none" w:sz="0" w:space="0" w:color="auto"/>
      </w:divBdr>
    </w:div>
    <w:div w:id="1302078892">
      <w:bodyDiv w:val="1"/>
      <w:marLeft w:val="0"/>
      <w:marRight w:val="0"/>
      <w:marTop w:val="0"/>
      <w:marBottom w:val="0"/>
      <w:divBdr>
        <w:top w:val="none" w:sz="0" w:space="0" w:color="auto"/>
        <w:left w:val="none" w:sz="0" w:space="0" w:color="auto"/>
        <w:bottom w:val="none" w:sz="0" w:space="0" w:color="auto"/>
        <w:right w:val="none" w:sz="0" w:space="0" w:color="auto"/>
      </w:divBdr>
    </w:div>
    <w:div w:id="1302492659">
      <w:bodyDiv w:val="1"/>
      <w:marLeft w:val="0"/>
      <w:marRight w:val="0"/>
      <w:marTop w:val="0"/>
      <w:marBottom w:val="0"/>
      <w:divBdr>
        <w:top w:val="none" w:sz="0" w:space="0" w:color="auto"/>
        <w:left w:val="none" w:sz="0" w:space="0" w:color="auto"/>
        <w:bottom w:val="none" w:sz="0" w:space="0" w:color="auto"/>
        <w:right w:val="none" w:sz="0" w:space="0" w:color="auto"/>
      </w:divBdr>
    </w:div>
    <w:div w:id="1303265636">
      <w:bodyDiv w:val="1"/>
      <w:marLeft w:val="0"/>
      <w:marRight w:val="0"/>
      <w:marTop w:val="0"/>
      <w:marBottom w:val="0"/>
      <w:divBdr>
        <w:top w:val="none" w:sz="0" w:space="0" w:color="auto"/>
        <w:left w:val="none" w:sz="0" w:space="0" w:color="auto"/>
        <w:bottom w:val="none" w:sz="0" w:space="0" w:color="auto"/>
        <w:right w:val="none" w:sz="0" w:space="0" w:color="auto"/>
      </w:divBdr>
    </w:div>
    <w:div w:id="1303465511">
      <w:bodyDiv w:val="1"/>
      <w:marLeft w:val="0"/>
      <w:marRight w:val="0"/>
      <w:marTop w:val="0"/>
      <w:marBottom w:val="0"/>
      <w:divBdr>
        <w:top w:val="none" w:sz="0" w:space="0" w:color="auto"/>
        <w:left w:val="none" w:sz="0" w:space="0" w:color="auto"/>
        <w:bottom w:val="none" w:sz="0" w:space="0" w:color="auto"/>
        <w:right w:val="none" w:sz="0" w:space="0" w:color="auto"/>
      </w:divBdr>
    </w:div>
    <w:div w:id="1305894326">
      <w:bodyDiv w:val="1"/>
      <w:marLeft w:val="0"/>
      <w:marRight w:val="0"/>
      <w:marTop w:val="0"/>
      <w:marBottom w:val="0"/>
      <w:divBdr>
        <w:top w:val="none" w:sz="0" w:space="0" w:color="auto"/>
        <w:left w:val="none" w:sz="0" w:space="0" w:color="auto"/>
        <w:bottom w:val="none" w:sz="0" w:space="0" w:color="auto"/>
        <w:right w:val="none" w:sz="0" w:space="0" w:color="auto"/>
      </w:divBdr>
    </w:div>
    <w:div w:id="1306011080">
      <w:bodyDiv w:val="1"/>
      <w:marLeft w:val="0"/>
      <w:marRight w:val="0"/>
      <w:marTop w:val="0"/>
      <w:marBottom w:val="0"/>
      <w:divBdr>
        <w:top w:val="none" w:sz="0" w:space="0" w:color="auto"/>
        <w:left w:val="none" w:sz="0" w:space="0" w:color="auto"/>
        <w:bottom w:val="none" w:sz="0" w:space="0" w:color="auto"/>
        <w:right w:val="none" w:sz="0" w:space="0" w:color="auto"/>
      </w:divBdr>
    </w:div>
    <w:div w:id="1306741670">
      <w:bodyDiv w:val="1"/>
      <w:marLeft w:val="0"/>
      <w:marRight w:val="0"/>
      <w:marTop w:val="0"/>
      <w:marBottom w:val="0"/>
      <w:divBdr>
        <w:top w:val="none" w:sz="0" w:space="0" w:color="auto"/>
        <w:left w:val="none" w:sz="0" w:space="0" w:color="auto"/>
        <w:bottom w:val="none" w:sz="0" w:space="0" w:color="auto"/>
        <w:right w:val="none" w:sz="0" w:space="0" w:color="auto"/>
      </w:divBdr>
    </w:div>
    <w:div w:id="1307785066">
      <w:bodyDiv w:val="1"/>
      <w:marLeft w:val="0"/>
      <w:marRight w:val="0"/>
      <w:marTop w:val="0"/>
      <w:marBottom w:val="0"/>
      <w:divBdr>
        <w:top w:val="none" w:sz="0" w:space="0" w:color="auto"/>
        <w:left w:val="none" w:sz="0" w:space="0" w:color="auto"/>
        <w:bottom w:val="none" w:sz="0" w:space="0" w:color="auto"/>
        <w:right w:val="none" w:sz="0" w:space="0" w:color="auto"/>
      </w:divBdr>
    </w:div>
    <w:div w:id="1308242304">
      <w:bodyDiv w:val="1"/>
      <w:marLeft w:val="0"/>
      <w:marRight w:val="0"/>
      <w:marTop w:val="0"/>
      <w:marBottom w:val="0"/>
      <w:divBdr>
        <w:top w:val="none" w:sz="0" w:space="0" w:color="auto"/>
        <w:left w:val="none" w:sz="0" w:space="0" w:color="auto"/>
        <w:bottom w:val="none" w:sz="0" w:space="0" w:color="auto"/>
        <w:right w:val="none" w:sz="0" w:space="0" w:color="auto"/>
      </w:divBdr>
    </w:div>
    <w:div w:id="1311060422">
      <w:bodyDiv w:val="1"/>
      <w:marLeft w:val="0"/>
      <w:marRight w:val="0"/>
      <w:marTop w:val="0"/>
      <w:marBottom w:val="0"/>
      <w:divBdr>
        <w:top w:val="none" w:sz="0" w:space="0" w:color="auto"/>
        <w:left w:val="none" w:sz="0" w:space="0" w:color="auto"/>
        <w:bottom w:val="none" w:sz="0" w:space="0" w:color="auto"/>
        <w:right w:val="none" w:sz="0" w:space="0" w:color="auto"/>
      </w:divBdr>
    </w:div>
    <w:div w:id="1311328976">
      <w:bodyDiv w:val="1"/>
      <w:marLeft w:val="0"/>
      <w:marRight w:val="0"/>
      <w:marTop w:val="0"/>
      <w:marBottom w:val="0"/>
      <w:divBdr>
        <w:top w:val="none" w:sz="0" w:space="0" w:color="auto"/>
        <w:left w:val="none" w:sz="0" w:space="0" w:color="auto"/>
        <w:bottom w:val="none" w:sz="0" w:space="0" w:color="auto"/>
        <w:right w:val="none" w:sz="0" w:space="0" w:color="auto"/>
      </w:divBdr>
    </w:div>
    <w:div w:id="1313826022">
      <w:bodyDiv w:val="1"/>
      <w:marLeft w:val="0"/>
      <w:marRight w:val="0"/>
      <w:marTop w:val="0"/>
      <w:marBottom w:val="0"/>
      <w:divBdr>
        <w:top w:val="none" w:sz="0" w:space="0" w:color="auto"/>
        <w:left w:val="none" w:sz="0" w:space="0" w:color="auto"/>
        <w:bottom w:val="none" w:sz="0" w:space="0" w:color="auto"/>
        <w:right w:val="none" w:sz="0" w:space="0" w:color="auto"/>
      </w:divBdr>
    </w:div>
    <w:div w:id="1314792165">
      <w:bodyDiv w:val="1"/>
      <w:marLeft w:val="0"/>
      <w:marRight w:val="0"/>
      <w:marTop w:val="0"/>
      <w:marBottom w:val="0"/>
      <w:divBdr>
        <w:top w:val="none" w:sz="0" w:space="0" w:color="auto"/>
        <w:left w:val="none" w:sz="0" w:space="0" w:color="auto"/>
        <w:bottom w:val="none" w:sz="0" w:space="0" w:color="auto"/>
        <w:right w:val="none" w:sz="0" w:space="0" w:color="auto"/>
      </w:divBdr>
    </w:div>
    <w:div w:id="1316030051">
      <w:bodyDiv w:val="1"/>
      <w:marLeft w:val="0"/>
      <w:marRight w:val="0"/>
      <w:marTop w:val="0"/>
      <w:marBottom w:val="0"/>
      <w:divBdr>
        <w:top w:val="none" w:sz="0" w:space="0" w:color="auto"/>
        <w:left w:val="none" w:sz="0" w:space="0" w:color="auto"/>
        <w:bottom w:val="none" w:sz="0" w:space="0" w:color="auto"/>
        <w:right w:val="none" w:sz="0" w:space="0" w:color="auto"/>
      </w:divBdr>
    </w:div>
    <w:div w:id="1317488848">
      <w:bodyDiv w:val="1"/>
      <w:marLeft w:val="0"/>
      <w:marRight w:val="0"/>
      <w:marTop w:val="0"/>
      <w:marBottom w:val="0"/>
      <w:divBdr>
        <w:top w:val="none" w:sz="0" w:space="0" w:color="auto"/>
        <w:left w:val="none" w:sz="0" w:space="0" w:color="auto"/>
        <w:bottom w:val="none" w:sz="0" w:space="0" w:color="auto"/>
        <w:right w:val="none" w:sz="0" w:space="0" w:color="auto"/>
      </w:divBdr>
    </w:div>
    <w:div w:id="1317799209">
      <w:bodyDiv w:val="1"/>
      <w:marLeft w:val="0"/>
      <w:marRight w:val="0"/>
      <w:marTop w:val="0"/>
      <w:marBottom w:val="0"/>
      <w:divBdr>
        <w:top w:val="none" w:sz="0" w:space="0" w:color="auto"/>
        <w:left w:val="none" w:sz="0" w:space="0" w:color="auto"/>
        <w:bottom w:val="none" w:sz="0" w:space="0" w:color="auto"/>
        <w:right w:val="none" w:sz="0" w:space="0" w:color="auto"/>
      </w:divBdr>
    </w:div>
    <w:div w:id="1318149714">
      <w:bodyDiv w:val="1"/>
      <w:marLeft w:val="0"/>
      <w:marRight w:val="0"/>
      <w:marTop w:val="0"/>
      <w:marBottom w:val="0"/>
      <w:divBdr>
        <w:top w:val="none" w:sz="0" w:space="0" w:color="auto"/>
        <w:left w:val="none" w:sz="0" w:space="0" w:color="auto"/>
        <w:bottom w:val="none" w:sz="0" w:space="0" w:color="auto"/>
        <w:right w:val="none" w:sz="0" w:space="0" w:color="auto"/>
      </w:divBdr>
    </w:div>
    <w:div w:id="1320888359">
      <w:bodyDiv w:val="1"/>
      <w:marLeft w:val="0"/>
      <w:marRight w:val="0"/>
      <w:marTop w:val="0"/>
      <w:marBottom w:val="0"/>
      <w:divBdr>
        <w:top w:val="none" w:sz="0" w:space="0" w:color="auto"/>
        <w:left w:val="none" w:sz="0" w:space="0" w:color="auto"/>
        <w:bottom w:val="none" w:sz="0" w:space="0" w:color="auto"/>
        <w:right w:val="none" w:sz="0" w:space="0" w:color="auto"/>
      </w:divBdr>
    </w:div>
    <w:div w:id="1322195156">
      <w:bodyDiv w:val="1"/>
      <w:marLeft w:val="0"/>
      <w:marRight w:val="0"/>
      <w:marTop w:val="0"/>
      <w:marBottom w:val="0"/>
      <w:divBdr>
        <w:top w:val="none" w:sz="0" w:space="0" w:color="auto"/>
        <w:left w:val="none" w:sz="0" w:space="0" w:color="auto"/>
        <w:bottom w:val="none" w:sz="0" w:space="0" w:color="auto"/>
        <w:right w:val="none" w:sz="0" w:space="0" w:color="auto"/>
      </w:divBdr>
    </w:div>
    <w:div w:id="1323512163">
      <w:bodyDiv w:val="1"/>
      <w:marLeft w:val="0"/>
      <w:marRight w:val="0"/>
      <w:marTop w:val="0"/>
      <w:marBottom w:val="0"/>
      <w:divBdr>
        <w:top w:val="none" w:sz="0" w:space="0" w:color="auto"/>
        <w:left w:val="none" w:sz="0" w:space="0" w:color="auto"/>
        <w:bottom w:val="none" w:sz="0" w:space="0" w:color="auto"/>
        <w:right w:val="none" w:sz="0" w:space="0" w:color="auto"/>
      </w:divBdr>
    </w:div>
    <w:div w:id="1325284166">
      <w:bodyDiv w:val="1"/>
      <w:marLeft w:val="0"/>
      <w:marRight w:val="0"/>
      <w:marTop w:val="0"/>
      <w:marBottom w:val="0"/>
      <w:divBdr>
        <w:top w:val="none" w:sz="0" w:space="0" w:color="auto"/>
        <w:left w:val="none" w:sz="0" w:space="0" w:color="auto"/>
        <w:bottom w:val="none" w:sz="0" w:space="0" w:color="auto"/>
        <w:right w:val="none" w:sz="0" w:space="0" w:color="auto"/>
      </w:divBdr>
    </w:div>
    <w:div w:id="1327973854">
      <w:bodyDiv w:val="1"/>
      <w:marLeft w:val="0"/>
      <w:marRight w:val="0"/>
      <w:marTop w:val="0"/>
      <w:marBottom w:val="0"/>
      <w:divBdr>
        <w:top w:val="none" w:sz="0" w:space="0" w:color="auto"/>
        <w:left w:val="none" w:sz="0" w:space="0" w:color="auto"/>
        <w:bottom w:val="none" w:sz="0" w:space="0" w:color="auto"/>
        <w:right w:val="none" w:sz="0" w:space="0" w:color="auto"/>
      </w:divBdr>
    </w:div>
    <w:div w:id="1328944250">
      <w:bodyDiv w:val="1"/>
      <w:marLeft w:val="0"/>
      <w:marRight w:val="0"/>
      <w:marTop w:val="0"/>
      <w:marBottom w:val="0"/>
      <w:divBdr>
        <w:top w:val="none" w:sz="0" w:space="0" w:color="auto"/>
        <w:left w:val="none" w:sz="0" w:space="0" w:color="auto"/>
        <w:bottom w:val="none" w:sz="0" w:space="0" w:color="auto"/>
        <w:right w:val="none" w:sz="0" w:space="0" w:color="auto"/>
      </w:divBdr>
    </w:div>
    <w:div w:id="1329483659">
      <w:bodyDiv w:val="1"/>
      <w:marLeft w:val="0"/>
      <w:marRight w:val="0"/>
      <w:marTop w:val="0"/>
      <w:marBottom w:val="0"/>
      <w:divBdr>
        <w:top w:val="none" w:sz="0" w:space="0" w:color="auto"/>
        <w:left w:val="none" w:sz="0" w:space="0" w:color="auto"/>
        <w:bottom w:val="none" w:sz="0" w:space="0" w:color="auto"/>
        <w:right w:val="none" w:sz="0" w:space="0" w:color="auto"/>
      </w:divBdr>
    </w:div>
    <w:div w:id="1336150382">
      <w:bodyDiv w:val="1"/>
      <w:marLeft w:val="0"/>
      <w:marRight w:val="0"/>
      <w:marTop w:val="0"/>
      <w:marBottom w:val="0"/>
      <w:divBdr>
        <w:top w:val="none" w:sz="0" w:space="0" w:color="auto"/>
        <w:left w:val="none" w:sz="0" w:space="0" w:color="auto"/>
        <w:bottom w:val="none" w:sz="0" w:space="0" w:color="auto"/>
        <w:right w:val="none" w:sz="0" w:space="0" w:color="auto"/>
      </w:divBdr>
    </w:div>
    <w:div w:id="1338918435">
      <w:bodyDiv w:val="1"/>
      <w:marLeft w:val="0"/>
      <w:marRight w:val="0"/>
      <w:marTop w:val="0"/>
      <w:marBottom w:val="0"/>
      <w:divBdr>
        <w:top w:val="none" w:sz="0" w:space="0" w:color="auto"/>
        <w:left w:val="none" w:sz="0" w:space="0" w:color="auto"/>
        <w:bottom w:val="none" w:sz="0" w:space="0" w:color="auto"/>
        <w:right w:val="none" w:sz="0" w:space="0" w:color="auto"/>
      </w:divBdr>
    </w:div>
    <w:div w:id="1339234034">
      <w:bodyDiv w:val="1"/>
      <w:marLeft w:val="0"/>
      <w:marRight w:val="0"/>
      <w:marTop w:val="0"/>
      <w:marBottom w:val="0"/>
      <w:divBdr>
        <w:top w:val="none" w:sz="0" w:space="0" w:color="auto"/>
        <w:left w:val="none" w:sz="0" w:space="0" w:color="auto"/>
        <w:bottom w:val="none" w:sz="0" w:space="0" w:color="auto"/>
        <w:right w:val="none" w:sz="0" w:space="0" w:color="auto"/>
      </w:divBdr>
    </w:div>
    <w:div w:id="1342659485">
      <w:bodyDiv w:val="1"/>
      <w:marLeft w:val="0"/>
      <w:marRight w:val="0"/>
      <w:marTop w:val="0"/>
      <w:marBottom w:val="0"/>
      <w:divBdr>
        <w:top w:val="none" w:sz="0" w:space="0" w:color="auto"/>
        <w:left w:val="none" w:sz="0" w:space="0" w:color="auto"/>
        <w:bottom w:val="none" w:sz="0" w:space="0" w:color="auto"/>
        <w:right w:val="none" w:sz="0" w:space="0" w:color="auto"/>
      </w:divBdr>
    </w:div>
    <w:div w:id="1344818519">
      <w:bodyDiv w:val="1"/>
      <w:marLeft w:val="0"/>
      <w:marRight w:val="0"/>
      <w:marTop w:val="0"/>
      <w:marBottom w:val="0"/>
      <w:divBdr>
        <w:top w:val="none" w:sz="0" w:space="0" w:color="auto"/>
        <w:left w:val="none" w:sz="0" w:space="0" w:color="auto"/>
        <w:bottom w:val="none" w:sz="0" w:space="0" w:color="auto"/>
        <w:right w:val="none" w:sz="0" w:space="0" w:color="auto"/>
      </w:divBdr>
    </w:div>
    <w:div w:id="1345742198">
      <w:bodyDiv w:val="1"/>
      <w:marLeft w:val="0"/>
      <w:marRight w:val="0"/>
      <w:marTop w:val="0"/>
      <w:marBottom w:val="0"/>
      <w:divBdr>
        <w:top w:val="none" w:sz="0" w:space="0" w:color="auto"/>
        <w:left w:val="none" w:sz="0" w:space="0" w:color="auto"/>
        <w:bottom w:val="none" w:sz="0" w:space="0" w:color="auto"/>
        <w:right w:val="none" w:sz="0" w:space="0" w:color="auto"/>
      </w:divBdr>
    </w:div>
    <w:div w:id="1346521324">
      <w:bodyDiv w:val="1"/>
      <w:marLeft w:val="0"/>
      <w:marRight w:val="0"/>
      <w:marTop w:val="0"/>
      <w:marBottom w:val="0"/>
      <w:divBdr>
        <w:top w:val="none" w:sz="0" w:space="0" w:color="auto"/>
        <w:left w:val="none" w:sz="0" w:space="0" w:color="auto"/>
        <w:bottom w:val="none" w:sz="0" w:space="0" w:color="auto"/>
        <w:right w:val="none" w:sz="0" w:space="0" w:color="auto"/>
      </w:divBdr>
    </w:div>
    <w:div w:id="1346710048">
      <w:bodyDiv w:val="1"/>
      <w:marLeft w:val="0"/>
      <w:marRight w:val="0"/>
      <w:marTop w:val="0"/>
      <w:marBottom w:val="0"/>
      <w:divBdr>
        <w:top w:val="none" w:sz="0" w:space="0" w:color="auto"/>
        <w:left w:val="none" w:sz="0" w:space="0" w:color="auto"/>
        <w:bottom w:val="none" w:sz="0" w:space="0" w:color="auto"/>
        <w:right w:val="none" w:sz="0" w:space="0" w:color="auto"/>
      </w:divBdr>
    </w:div>
    <w:div w:id="1346905604">
      <w:bodyDiv w:val="1"/>
      <w:marLeft w:val="0"/>
      <w:marRight w:val="0"/>
      <w:marTop w:val="0"/>
      <w:marBottom w:val="0"/>
      <w:divBdr>
        <w:top w:val="none" w:sz="0" w:space="0" w:color="auto"/>
        <w:left w:val="none" w:sz="0" w:space="0" w:color="auto"/>
        <w:bottom w:val="none" w:sz="0" w:space="0" w:color="auto"/>
        <w:right w:val="none" w:sz="0" w:space="0" w:color="auto"/>
      </w:divBdr>
    </w:div>
    <w:div w:id="1347832235">
      <w:bodyDiv w:val="1"/>
      <w:marLeft w:val="0"/>
      <w:marRight w:val="0"/>
      <w:marTop w:val="0"/>
      <w:marBottom w:val="0"/>
      <w:divBdr>
        <w:top w:val="none" w:sz="0" w:space="0" w:color="auto"/>
        <w:left w:val="none" w:sz="0" w:space="0" w:color="auto"/>
        <w:bottom w:val="none" w:sz="0" w:space="0" w:color="auto"/>
        <w:right w:val="none" w:sz="0" w:space="0" w:color="auto"/>
      </w:divBdr>
    </w:div>
    <w:div w:id="1349675842">
      <w:bodyDiv w:val="1"/>
      <w:marLeft w:val="0"/>
      <w:marRight w:val="0"/>
      <w:marTop w:val="0"/>
      <w:marBottom w:val="0"/>
      <w:divBdr>
        <w:top w:val="none" w:sz="0" w:space="0" w:color="auto"/>
        <w:left w:val="none" w:sz="0" w:space="0" w:color="auto"/>
        <w:bottom w:val="none" w:sz="0" w:space="0" w:color="auto"/>
        <w:right w:val="none" w:sz="0" w:space="0" w:color="auto"/>
      </w:divBdr>
    </w:div>
    <w:div w:id="1350794659">
      <w:bodyDiv w:val="1"/>
      <w:marLeft w:val="0"/>
      <w:marRight w:val="0"/>
      <w:marTop w:val="0"/>
      <w:marBottom w:val="0"/>
      <w:divBdr>
        <w:top w:val="none" w:sz="0" w:space="0" w:color="auto"/>
        <w:left w:val="none" w:sz="0" w:space="0" w:color="auto"/>
        <w:bottom w:val="none" w:sz="0" w:space="0" w:color="auto"/>
        <w:right w:val="none" w:sz="0" w:space="0" w:color="auto"/>
      </w:divBdr>
    </w:div>
    <w:div w:id="1357077342">
      <w:bodyDiv w:val="1"/>
      <w:marLeft w:val="0"/>
      <w:marRight w:val="0"/>
      <w:marTop w:val="0"/>
      <w:marBottom w:val="0"/>
      <w:divBdr>
        <w:top w:val="none" w:sz="0" w:space="0" w:color="auto"/>
        <w:left w:val="none" w:sz="0" w:space="0" w:color="auto"/>
        <w:bottom w:val="none" w:sz="0" w:space="0" w:color="auto"/>
        <w:right w:val="none" w:sz="0" w:space="0" w:color="auto"/>
      </w:divBdr>
    </w:div>
    <w:div w:id="1357464650">
      <w:bodyDiv w:val="1"/>
      <w:marLeft w:val="0"/>
      <w:marRight w:val="0"/>
      <w:marTop w:val="0"/>
      <w:marBottom w:val="0"/>
      <w:divBdr>
        <w:top w:val="none" w:sz="0" w:space="0" w:color="auto"/>
        <w:left w:val="none" w:sz="0" w:space="0" w:color="auto"/>
        <w:bottom w:val="none" w:sz="0" w:space="0" w:color="auto"/>
        <w:right w:val="none" w:sz="0" w:space="0" w:color="auto"/>
      </w:divBdr>
    </w:div>
    <w:div w:id="1358264944">
      <w:bodyDiv w:val="1"/>
      <w:marLeft w:val="0"/>
      <w:marRight w:val="0"/>
      <w:marTop w:val="0"/>
      <w:marBottom w:val="0"/>
      <w:divBdr>
        <w:top w:val="none" w:sz="0" w:space="0" w:color="auto"/>
        <w:left w:val="none" w:sz="0" w:space="0" w:color="auto"/>
        <w:bottom w:val="none" w:sz="0" w:space="0" w:color="auto"/>
        <w:right w:val="none" w:sz="0" w:space="0" w:color="auto"/>
      </w:divBdr>
    </w:div>
    <w:div w:id="1358390647">
      <w:bodyDiv w:val="1"/>
      <w:marLeft w:val="0"/>
      <w:marRight w:val="0"/>
      <w:marTop w:val="0"/>
      <w:marBottom w:val="0"/>
      <w:divBdr>
        <w:top w:val="none" w:sz="0" w:space="0" w:color="auto"/>
        <w:left w:val="none" w:sz="0" w:space="0" w:color="auto"/>
        <w:bottom w:val="none" w:sz="0" w:space="0" w:color="auto"/>
        <w:right w:val="none" w:sz="0" w:space="0" w:color="auto"/>
      </w:divBdr>
    </w:div>
    <w:div w:id="1358698198">
      <w:bodyDiv w:val="1"/>
      <w:marLeft w:val="0"/>
      <w:marRight w:val="0"/>
      <w:marTop w:val="0"/>
      <w:marBottom w:val="0"/>
      <w:divBdr>
        <w:top w:val="none" w:sz="0" w:space="0" w:color="auto"/>
        <w:left w:val="none" w:sz="0" w:space="0" w:color="auto"/>
        <w:bottom w:val="none" w:sz="0" w:space="0" w:color="auto"/>
        <w:right w:val="none" w:sz="0" w:space="0" w:color="auto"/>
      </w:divBdr>
    </w:div>
    <w:div w:id="1359043126">
      <w:bodyDiv w:val="1"/>
      <w:marLeft w:val="0"/>
      <w:marRight w:val="0"/>
      <w:marTop w:val="0"/>
      <w:marBottom w:val="0"/>
      <w:divBdr>
        <w:top w:val="none" w:sz="0" w:space="0" w:color="auto"/>
        <w:left w:val="none" w:sz="0" w:space="0" w:color="auto"/>
        <w:bottom w:val="none" w:sz="0" w:space="0" w:color="auto"/>
        <w:right w:val="none" w:sz="0" w:space="0" w:color="auto"/>
      </w:divBdr>
    </w:div>
    <w:div w:id="1359772542">
      <w:bodyDiv w:val="1"/>
      <w:marLeft w:val="0"/>
      <w:marRight w:val="0"/>
      <w:marTop w:val="0"/>
      <w:marBottom w:val="0"/>
      <w:divBdr>
        <w:top w:val="none" w:sz="0" w:space="0" w:color="auto"/>
        <w:left w:val="none" w:sz="0" w:space="0" w:color="auto"/>
        <w:bottom w:val="none" w:sz="0" w:space="0" w:color="auto"/>
        <w:right w:val="none" w:sz="0" w:space="0" w:color="auto"/>
      </w:divBdr>
    </w:div>
    <w:div w:id="1359890335">
      <w:bodyDiv w:val="1"/>
      <w:marLeft w:val="0"/>
      <w:marRight w:val="0"/>
      <w:marTop w:val="0"/>
      <w:marBottom w:val="0"/>
      <w:divBdr>
        <w:top w:val="none" w:sz="0" w:space="0" w:color="auto"/>
        <w:left w:val="none" w:sz="0" w:space="0" w:color="auto"/>
        <w:bottom w:val="none" w:sz="0" w:space="0" w:color="auto"/>
        <w:right w:val="none" w:sz="0" w:space="0" w:color="auto"/>
      </w:divBdr>
    </w:div>
    <w:div w:id="1361204164">
      <w:bodyDiv w:val="1"/>
      <w:marLeft w:val="0"/>
      <w:marRight w:val="0"/>
      <w:marTop w:val="0"/>
      <w:marBottom w:val="0"/>
      <w:divBdr>
        <w:top w:val="none" w:sz="0" w:space="0" w:color="auto"/>
        <w:left w:val="none" w:sz="0" w:space="0" w:color="auto"/>
        <w:bottom w:val="none" w:sz="0" w:space="0" w:color="auto"/>
        <w:right w:val="none" w:sz="0" w:space="0" w:color="auto"/>
      </w:divBdr>
    </w:div>
    <w:div w:id="1361472724">
      <w:bodyDiv w:val="1"/>
      <w:marLeft w:val="0"/>
      <w:marRight w:val="0"/>
      <w:marTop w:val="0"/>
      <w:marBottom w:val="0"/>
      <w:divBdr>
        <w:top w:val="none" w:sz="0" w:space="0" w:color="auto"/>
        <w:left w:val="none" w:sz="0" w:space="0" w:color="auto"/>
        <w:bottom w:val="none" w:sz="0" w:space="0" w:color="auto"/>
        <w:right w:val="none" w:sz="0" w:space="0" w:color="auto"/>
      </w:divBdr>
    </w:div>
    <w:div w:id="1361931163">
      <w:bodyDiv w:val="1"/>
      <w:marLeft w:val="0"/>
      <w:marRight w:val="0"/>
      <w:marTop w:val="0"/>
      <w:marBottom w:val="0"/>
      <w:divBdr>
        <w:top w:val="none" w:sz="0" w:space="0" w:color="auto"/>
        <w:left w:val="none" w:sz="0" w:space="0" w:color="auto"/>
        <w:bottom w:val="none" w:sz="0" w:space="0" w:color="auto"/>
        <w:right w:val="none" w:sz="0" w:space="0" w:color="auto"/>
      </w:divBdr>
    </w:div>
    <w:div w:id="1364550810">
      <w:bodyDiv w:val="1"/>
      <w:marLeft w:val="0"/>
      <w:marRight w:val="0"/>
      <w:marTop w:val="0"/>
      <w:marBottom w:val="0"/>
      <w:divBdr>
        <w:top w:val="none" w:sz="0" w:space="0" w:color="auto"/>
        <w:left w:val="none" w:sz="0" w:space="0" w:color="auto"/>
        <w:bottom w:val="none" w:sz="0" w:space="0" w:color="auto"/>
        <w:right w:val="none" w:sz="0" w:space="0" w:color="auto"/>
      </w:divBdr>
    </w:div>
    <w:div w:id="1364673800">
      <w:bodyDiv w:val="1"/>
      <w:marLeft w:val="0"/>
      <w:marRight w:val="0"/>
      <w:marTop w:val="0"/>
      <w:marBottom w:val="0"/>
      <w:divBdr>
        <w:top w:val="none" w:sz="0" w:space="0" w:color="auto"/>
        <w:left w:val="none" w:sz="0" w:space="0" w:color="auto"/>
        <w:bottom w:val="none" w:sz="0" w:space="0" w:color="auto"/>
        <w:right w:val="none" w:sz="0" w:space="0" w:color="auto"/>
      </w:divBdr>
    </w:div>
    <w:div w:id="1365520945">
      <w:bodyDiv w:val="1"/>
      <w:marLeft w:val="0"/>
      <w:marRight w:val="0"/>
      <w:marTop w:val="0"/>
      <w:marBottom w:val="0"/>
      <w:divBdr>
        <w:top w:val="none" w:sz="0" w:space="0" w:color="auto"/>
        <w:left w:val="none" w:sz="0" w:space="0" w:color="auto"/>
        <w:bottom w:val="none" w:sz="0" w:space="0" w:color="auto"/>
        <w:right w:val="none" w:sz="0" w:space="0" w:color="auto"/>
      </w:divBdr>
    </w:div>
    <w:div w:id="1365640394">
      <w:bodyDiv w:val="1"/>
      <w:marLeft w:val="0"/>
      <w:marRight w:val="0"/>
      <w:marTop w:val="0"/>
      <w:marBottom w:val="0"/>
      <w:divBdr>
        <w:top w:val="none" w:sz="0" w:space="0" w:color="auto"/>
        <w:left w:val="none" w:sz="0" w:space="0" w:color="auto"/>
        <w:bottom w:val="none" w:sz="0" w:space="0" w:color="auto"/>
        <w:right w:val="none" w:sz="0" w:space="0" w:color="auto"/>
      </w:divBdr>
    </w:div>
    <w:div w:id="1368793408">
      <w:bodyDiv w:val="1"/>
      <w:marLeft w:val="0"/>
      <w:marRight w:val="0"/>
      <w:marTop w:val="0"/>
      <w:marBottom w:val="0"/>
      <w:divBdr>
        <w:top w:val="none" w:sz="0" w:space="0" w:color="auto"/>
        <w:left w:val="none" w:sz="0" w:space="0" w:color="auto"/>
        <w:bottom w:val="none" w:sz="0" w:space="0" w:color="auto"/>
        <w:right w:val="none" w:sz="0" w:space="0" w:color="auto"/>
      </w:divBdr>
    </w:div>
    <w:div w:id="1371422050">
      <w:bodyDiv w:val="1"/>
      <w:marLeft w:val="0"/>
      <w:marRight w:val="0"/>
      <w:marTop w:val="0"/>
      <w:marBottom w:val="0"/>
      <w:divBdr>
        <w:top w:val="none" w:sz="0" w:space="0" w:color="auto"/>
        <w:left w:val="none" w:sz="0" w:space="0" w:color="auto"/>
        <w:bottom w:val="none" w:sz="0" w:space="0" w:color="auto"/>
        <w:right w:val="none" w:sz="0" w:space="0" w:color="auto"/>
      </w:divBdr>
    </w:div>
    <w:div w:id="1371569441">
      <w:bodyDiv w:val="1"/>
      <w:marLeft w:val="0"/>
      <w:marRight w:val="0"/>
      <w:marTop w:val="0"/>
      <w:marBottom w:val="0"/>
      <w:divBdr>
        <w:top w:val="none" w:sz="0" w:space="0" w:color="auto"/>
        <w:left w:val="none" w:sz="0" w:space="0" w:color="auto"/>
        <w:bottom w:val="none" w:sz="0" w:space="0" w:color="auto"/>
        <w:right w:val="none" w:sz="0" w:space="0" w:color="auto"/>
      </w:divBdr>
    </w:div>
    <w:div w:id="1376007146">
      <w:bodyDiv w:val="1"/>
      <w:marLeft w:val="0"/>
      <w:marRight w:val="0"/>
      <w:marTop w:val="0"/>
      <w:marBottom w:val="0"/>
      <w:divBdr>
        <w:top w:val="none" w:sz="0" w:space="0" w:color="auto"/>
        <w:left w:val="none" w:sz="0" w:space="0" w:color="auto"/>
        <w:bottom w:val="none" w:sz="0" w:space="0" w:color="auto"/>
        <w:right w:val="none" w:sz="0" w:space="0" w:color="auto"/>
      </w:divBdr>
    </w:div>
    <w:div w:id="1383560459">
      <w:bodyDiv w:val="1"/>
      <w:marLeft w:val="0"/>
      <w:marRight w:val="0"/>
      <w:marTop w:val="0"/>
      <w:marBottom w:val="0"/>
      <w:divBdr>
        <w:top w:val="none" w:sz="0" w:space="0" w:color="auto"/>
        <w:left w:val="none" w:sz="0" w:space="0" w:color="auto"/>
        <w:bottom w:val="none" w:sz="0" w:space="0" w:color="auto"/>
        <w:right w:val="none" w:sz="0" w:space="0" w:color="auto"/>
      </w:divBdr>
    </w:div>
    <w:div w:id="1383674230">
      <w:bodyDiv w:val="1"/>
      <w:marLeft w:val="0"/>
      <w:marRight w:val="0"/>
      <w:marTop w:val="0"/>
      <w:marBottom w:val="0"/>
      <w:divBdr>
        <w:top w:val="none" w:sz="0" w:space="0" w:color="auto"/>
        <w:left w:val="none" w:sz="0" w:space="0" w:color="auto"/>
        <w:bottom w:val="none" w:sz="0" w:space="0" w:color="auto"/>
        <w:right w:val="none" w:sz="0" w:space="0" w:color="auto"/>
      </w:divBdr>
    </w:div>
    <w:div w:id="1384405469">
      <w:bodyDiv w:val="1"/>
      <w:marLeft w:val="0"/>
      <w:marRight w:val="0"/>
      <w:marTop w:val="0"/>
      <w:marBottom w:val="0"/>
      <w:divBdr>
        <w:top w:val="none" w:sz="0" w:space="0" w:color="auto"/>
        <w:left w:val="none" w:sz="0" w:space="0" w:color="auto"/>
        <w:bottom w:val="none" w:sz="0" w:space="0" w:color="auto"/>
        <w:right w:val="none" w:sz="0" w:space="0" w:color="auto"/>
      </w:divBdr>
    </w:div>
    <w:div w:id="1384793875">
      <w:bodyDiv w:val="1"/>
      <w:marLeft w:val="0"/>
      <w:marRight w:val="0"/>
      <w:marTop w:val="0"/>
      <w:marBottom w:val="0"/>
      <w:divBdr>
        <w:top w:val="none" w:sz="0" w:space="0" w:color="auto"/>
        <w:left w:val="none" w:sz="0" w:space="0" w:color="auto"/>
        <w:bottom w:val="none" w:sz="0" w:space="0" w:color="auto"/>
        <w:right w:val="none" w:sz="0" w:space="0" w:color="auto"/>
      </w:divBdr>
    </w:div>
    <w:div w:id="1389568505">
      <w:bodyDiv w:val="1"/>
      <w:marLeft w:val="0"/>
      <w:marRight w:val="0"/>
      <w:marTop w:val="0"/>
      <w:marBottom w:val="0"/>
      <w:divBdr>
        <w:top w:val="none" w:sz="0" w:space="0" w:color="auto"/>
        <w:left w:val="none" w:sz="0" w:space="0" w:color="auto"/>
        <w:bottom w:val="none" w:sz="0" w:space="0" w:color="auto"/>
        <w:right w:val="none" w:sz="0" w:space="0" w:color="auto"/>
      </w:divBdr>
    </w:div>
    <w:div w:id="1390114136">
      <w:bodyDiv w:val="1"/>
      <w:marLeft w:val="0"/>
      <w:marRight w:val="0"/>
      <w:marTop w:val="0"/>
      <w:marBottom w:val="0"/>
      <w:divBdr>
        <w:top w:val="none" w:sz="0" w:space="0" w:color="auto"/>
        <w:left w:val="none" w:sz="0" w:space="0" w:color="auto"/>
        <w:bottom w:val="none" w:sz="0" w:space="0" w:color="auto"/>
        <w:right w:val="none" w:sz="0" w:space="0" w:color="auto"/>
      </w:divBdr>
    </w:div>
    <w:div w:id="1390572164">
      <w:bodyDiv w:val="1"/>
      <w:marLeft w:val="0"/>
      <w:marRight w:val="0"/>
      <w:marTop w:val="0"/>
      <w:marBottom w:val="0"/>
      <w:divBdr>
        <w:top w:val="none" w:sz="0" w:space="0" w:color="auto"/>
        <w:left w:val="none" w:sz="0" w:space="0" w:color="auto"/>
        <w:bottom w:val="none" w:sz="0" w:space="0" w:color="auto"/>
        <w:right w:val="none" w:sz="0" w:space="0" w:color="auto"/>
      </w:divBdr>
    </w:div>
    <w:div w:id="1391879521">
      <w:bodyDiv w:val="1"/>
      <w:marLeft w:val="0"/>
      <w:marRight w:val="0"/>
      <w:marTop w:val="0"/>
      <w:marBottom w:val="0"/>
      <w:divBdr>
        <w:top w:val="none" w:sz="0" w:space="0" w:color="auto"/>
        <w:left w:val="none" w:sz="0" w:space="0" w:color="auto"/>
        <w:bottom w:val="none" w:sz="0" w:space="0" w:color="auto"/>
        <w:right w:val="none" w:sz="0" w:space="0" w:color="auto"/>
      </w:divBdr>
    </w:div>
    <w:div w:id="1392464224">
      <w:bodyDiv w:val="1"/>
      <w:marLeft w:val="0"/>
      <w:marRight w:val="0"/>
      <w:marTop w:val="0"/>
      <w:marBottom w:val="0"/>
      <w:divBdr>
        <w:top w:val="none" w:sz="0" w:space="0" w:color="auto"/>
        <w:left w:val="none" w:sz="0" w:space="0" w:color="auto"/>
        <w:bottom w:val="none" w:sz="0" w:space="0" w:color="auto"/>
        <w:right w:val="none" w:sz="0" w:space="0" w:color="auto"/>
      </w:divBdr>
    </w:div>
    <w:div w:id="1396204526">
      <w:bodyDiv w:val="1"/>
      <w:marLeft w:val="0"/>
      <w:marRight w:val="0"/>
      <w:marTop w:val="0"/>
      <w:marBottom w:val="0"/>
      <w:divBdr>
        <w:top w:val="none" w:sz="0" w:space="0" w:color="auto"/>
        <w:left w:val="none" w:sz="0" w:space="0" w:color="auto"/>
        <w:bottom w:val="none" w:sz="0" w:space="0" w:color="auto"/>
        <w:right w:val="none" w:sz="0" w:space="0" w:color="auto"/>
      </w:divBdr>
    </w:div>
    <w:div w:id="1397431728">
      <w:bodyDiv w:val="1"/>
      <w:marLeft w:val="0"/>
      <w:marRight w:val="0"/>
      <w:marTop w:val="0"/>
      <w:marBottom w:val="0"/>
      <w:divBdr>
        <w:top w:val="none" w:sz="0" w:space="0" w:color="auto"/>
        <w:left w:val="none" w:sz="0" w:space="0" w:color="auto"/>
        <w:bottom w:val="none" w:sz="0" w:space="0" w:color="auto"/>
        <w:right w:val="none" w:sz="0" w:space="0" w:color="auto"/>
      </w:divBdr>
    </w:div>
    <w:div w:id="1398630764">
      <w:bodyDiv w:val="1"/>
      <w:marLeft w:val="0"/>
      <w:marRight w:val="0"/>
      <w:marTop w:val="0"/>
      <w:marBottom w:val="0"/>
      <w:divBdr>
        <w:top w:val="none" w:sz="0" w:space="0" w:color="auto"/>
        <w:left w:val="none" w:sz="0" w:space="0" w:color="auto"/>
        <w:bottom w:val="none" w:sz="0" w:space="0" w:color="auto"/>
        <w:right w:val="none" w:sz="0" w:space="0" w:color="auto"/>
      </w:divBdr>
    </w:div>
    <w:div w:id="1398897751">
      <w:bodyDiv w:val="1"/>
      <w:marLeft w:val="0"/>
      <w:marRight w:val="0"/>
      <w:marTop w:val="0"/>
      <w:marBottom w:val="0"/>
      <w:divBdr>
        <w:top w:val="none" w:sz="0" w:space="0" w:color="auto"/>
        <w:left w:val="none" w:sz="0" w:space="0" w:color="auto"/>
        <w:bottom w:val="none" w:sz="0" w:space="0" w:color="auto"/>
        <w:right w:val="none" w:sz="0" w:space="0" w:color="auto"/>
      </w:divBdr>
    </w:div>
    <w:div w:id="1399982543">
      <w:bodyDiv w:val="1"/>
      <w:marLeft w:val="0"/>
      <w:marRight w:val="0"/>
      <w:marTop w:val="0"/>
      <w:marBottom w:val="0"/>
      <w:divBdr>
        <w:top w:val="none" w:sz="0" w:space="0" w:color="auto"/>
        <w:left w:val="none" w:sz="0" w:space="0" w:color="auto"/>
        <w:bottom w:val="none" w:sz="0" w:space="0" w:color="auto"/>
        <w:right w:val="none" w:sz="0" w:space="0" w:color="auto"/>
      </w:divBdr>
    </w:div>
    <w:div w:id="1400783245">
      <w:bodyDiv w:val="1"/>
      <w:marLeft w:val="0"/>
      <w:marRight w:val="0"/>
      <w:marTop w:val="0"/>
      <w:marBottom w:val="0"/>
      <w:divBdr>
        <w:top w:val="none" w:sz="0" w:space="0" w:color="auto"/>
        <w:left w:val="none" w:sz="0" w:space="0" w:color="auto"/>
        <w:bottom w:val="none" w:sz="0" w:space="0" w:color="auto"/>
        <w:right w:val="none" w:sz="0" w:space="0" w:color="auto"/>
      </w:divBdr>
    </w:div>
    <w:div w:id="1401446265">
      <w:bodyDiv w:val="1"/>
      <w:marLeft w:val="0"/>
      <w:marRight w:val="0"/>
      <w:marTop w:val="0"/>
      <w:marBottom w:val="0"/>
      <w:divBdr>
        <w:top w:val="none" w:sz="0" w:space="0" w:color="auto"/>
        <w:left w:val="none" w:sz="0" w:space="0" w:color="auto"/>
        <w:bottom w:val="none" w:sz="0" w:space="0" w:color="auto"/>
        <w:right w:val="none" w:sz="0" w:space="0" w:color="auto"/>
      </w:divBdr>
    </w:div>
    <w:div w:id="1401706139">
      <w:bodyDiv w:val="1"/>
      <w:marLeft w:val="0"/>
      <w:marRight w:val="0"/>
      <w:marTop w:val="0"/>
      <w:marBottom w:val="0"/>
      <w:divBdr>
        <w:top w:val="none" w:sz="0" w:space="0" w:color="auto"/>
        <w:left w:val="none" w:sz="0" w:space="0" w:color="auto"/>
        <w:bottom w:val="none" w:sz="0" w:space="0" w:color="auto"/>
        <w:right w:val="none" w:sz="0" w:space="0" w:color="auto"/>
      </w:divBdr>
    </w:div>
    <w:div w:id="1402948467">
      <w:bodyDiv w:val="1"/>
      <w:marLeft w:val="0"/>
      <w:marRight w:val="0"/>
      <w:marTop w:val="0"/>
      <w:marBottom w:val="0"/>
      <w:divBdr>
        <w:top w:val="none" w:sz="0" w:space="0" w:color="auto"/>
        <w:left w:val="none" w:sz="0" w:space="0" w:color="auto"/>
        <w:bottom w:val="none" w:sz="0" w:space="0" w:color="auto"/>
        <w:right w:val="none" w:sz="0" w:space="0" w:color="auto"/>
      </w:divBdr>
    </w:div>
    <w:div w:id="1403724022">
      <w:bodyDiv w:val="1"/>
      <w:marLeft w:val="0"/>
      <w:marRight w:val="0"/>
      <w:marTop w:val="0"/>
      <w:marBottom w:val="0"/>
      <w:divBdr>
        <w:top w:val="none" w:sz="0" w:space="0" w:color="auto"/>
        <w:left w:val="none" w:sz="0" w:space="0" w:color="auto"/>
        <w:bottom w:val="none" w:sz="0" w:space="0" w:color="auto"/>
        <w:right w:val="none" w:sz="0" w:space="0" w:color="auto"/>
      </w:divBdr>
    </w:div>
    <w:div w:id="1406873674">
      <w:bodyDiv w:val="1"/>
      <w:marLeft w:val="0"/>
      <w:marRight w:val="0"/>
      <w:marTop w:val="0"/>
      <w:marBottom w:val="0"/>
      <w:divBdr>
        <w:top w:val="none" w:sz="0" w:space="0" w:color="auto"/>
        <w:left w:val="none" w:sz="0" w:space="0" w:color="auto"/>
        <w:bottom w:val="none" w:sz="0" w:space="0" w:color="auto"/>
        <w:right w:val="none" w:sz="0" w:space="0" w:color="auto"/>
      </w:divBdr>
    </w:div>
    <w:div w:id="1407611408">
      <w:bodyDiv w:val="1"/>
      <w:marLeft w:val="0"/>
      <w:marRight w:val="0"/>
      <w:marTop w:val="0"/>
      <w:marBottom w:val="0"/>
      <w:divBdr>
        <w:top w:val="none" w:sz="0" w:space="0" w:color="auto"/>
        <w:left w:val="none" w:sz="0" w:space="0" w:color="auto"/>
        <w:bottom w:val="none" w:sz="0" w:space="0" w:color="auto"/>
        <w:right w:val="none" w:sz="0" w:space="0" w:color="auto"/>
      </w:divBdr>
    </w:div>
    <w:div w:id="1407920992">
      <w:bodyDiv w:val="1"/>
      <w:marLeft w:val="0"/>
      <w:marRight w:val="0"/>
      <w:marTop w:val="0"/>
      <w:marBottom w:val="0"/>
      <w:divBdr>
        <w:top w:val="none" w:sz="0" w:space="0" w:color="auto"/>
        <w:left w:val="none" w:sz="0" w:space="0" w:color="auto"/>
        <w:bottom w:val="none" w:sz="0" w:space="0" w:color="auto"/>
        <w:right w:val="none" w:sz="0" w:space="0" w:color="auto"/>
      </w:divBdr>
    </w:div>
    <w:div w:id="1408845104">
      <w:bodyDiv w:val="1"/>
      <w:marLeft w:val="0"/>
      <w:marRight w:val="0"/>
      <w:marTop w:val="0"/>
      <w:marBottom w:val="0"/>
      <w:divBdr>
        <w:top w:val="none" w:sz="0" w:space="0" w:color="auto"/>
        <w:left w:val="none" w:sz="0" w:space="0" w:color="auto"/>
        <w:bottom w:val="none" w:sz="0" w:space="0" w:color="auto"/>
        <w:right w:val="none" w:sz="0" w:space="0" w:color="auto"/>
      </w:divBdr>
    </w:div>
    <w:div w:id="1409381693">
      <w:bodyDiv w:val="1"/>
      <w:marLeft w:val="0"/>
      <w:marRight w:val="0"/>
      <w:marTop w:val="0"/>
      <w:marBottom w:val="0"/>
      <w:divBdr>
        <w:top w:val="none" w:sz="0" w:space="0" w:color="auto"/>
        <w:left w:val="none" w:sz="0" w:space="0" w:color="auto"/>
        <w:bottom w:val="none" w:sz="0" w:space="0" w:color="auto"/>
        <w:right w:val="none" w:sz="0" w:space="0" w:color="auto"/>
      </w:divBdr>
    </w:div>
    <w:div w:id="1409811859">
      <w:bodyDiv w:val="1"/>
      <w:marLeft w:val="0"/>
      <w:marRight w:val="0"/>
      <w:marTop w:val="0"/>
      <w:marBottom w:val="0"/>
      <w:divBdr>
        <w:top w:val="none" w:sz="0" w:space="0" w:color="auto"/>
        <w:left w:val="none" w:sz="0" w:space="0" w:color="auto"/>
        <w:bottom w:val="none" w:sz="0" w:space="0" w:color="auto"/>
        <w:right w:val="none" w:sz="0" w:space="0" w:color="auto"/>
      </w:divBdr>
    </w:div>
    <w:div w:id="1410493358">
      <w:bodyDiv w:val="1"/>
      <w:marLeft w:val="0"/>
      <w:marRight w:val="0"/>
      <w:marTop w:val="0"/>
      <w:marBottom w:val="0"/>
      <w:divBdr>
        <w:top w:val="none" w:sz="0" w:space="0" w:color="auto"/>
        <w:left w:val="none" w:sz="0" w:space="0" w:color="auto"/>
        <w:bottom w:val="none" w:sz="0" w:space="0" w:color="auto"/>
        <w:right w:val="none" w:sz="0" w:space="0" w:color="auto"/>
      </w:divBdr>
    </w:div>
    <w:div w:id="1410956037">
      <w:bodyDiv w:val="1"/>
      <w:marLeft w:val="0"/>
      <w:marRight w:val="0"/>
      <w:marTop w:val="0"/>
      <w:marBottom w:val="0"/>
      <w:divBdr>
        <w:top w:val="none" w:sz="0" w:space="0" w:color="auto"/>
        <w:left w:val="none" w:sz="0" w:space="0" w:color="auto"/>
        <w:bottom w:val="none" w:sz="0" w:space="0" w:color="auto"/>
        <w:right w:val="none" w:sz="0" w:space="0" w:color="auto"/>
      </w:divBdr>
    </w:div>
    <w:div w:id="1412967342">
      <w:bodyDiv w:val="1"/>
      <w:marLeft w:val="0"/>
      <w:marRight w:val="0"/>
      <w:marTop w:val="0"/>
      <w:marBottom w:val="0"/>
      <w:divBdr>
        <w:top w:val="none" w:sz="0" w:space="0" w:color="auto"/>
        <w:left w:val="none" w:sz="0" w:space="0" w:color="auto"/>
        <w:bottom w:val="none" w:sz="0" w:space="0" w:color="auto"/>
        <w:right w:val="none" w:sz="0" w:space="0" w:color="auto"/>
      </w:divBdr>
    </w:div>
    <w:div w:id="1415972628">
      <w:bodyDiv w:val="1"/>
      <w:marLeft w:val="0"/>
      <w:marRight w:val="0"/>
      <w:marTop w:val="0"/>
      <w:marBottom w:val="0"/>
      <w:divBdr>
        <w:top w:val="none" w:sz="0" w:space="0" w:color="auto"/>
        <w:left w:val="none" w:sz="0" w:space="0" w:color="auto"/>
        <w:bottom w:val="none" w:sz="0" w:space="0" w:color="auto"/>
        <w:right w:val="none" w:sz="0" w:space="0" w:color="auto"/>
      </w:divBdr>
    </w:div>
    <w:div w:id="1416785499">
      <w:bodyDiv w:val="1"/>
      <w:marLeft w:val="0"/>
      <w:marRight w:val="0"/>
      <w:marTop w:val="0"/>
      <w:marBottom w:val="0"/>
      <w:divBdr>
        <w:top w:val="none" w:sz="0" w:space="0" w:color="auto"/>
        <w:left w:val="none" w:sz="0" w:space="0" w:color="auto"/>
        <w:bottom w:val="none" w:sz="0" w:space="0" w:color="auto"/>
        <w:right w:val="none" w:sz="0" w:space="0" w:color="auto"/>
      </w:divBdr>
    </w:div>
    <w:div w:id="1417482695">
      <w:bodyDiv w:val="1"/>
      <w:marLeft w:val="0"/>
      <w:marRight w:val="0"/>
      <w:marTop w:val="0"/>
      <w:marBottom w:val="0"/>
      <w:divBdr>
        <w:top w:val="none" w:sz="0" w:space="0" w:color="auto"/>
        <w:left w:val="none" w:sz="0" w:space="0" w:color="auto"/>
        <w:bottom w:val="none" w:sz="0" w:space="0" w:color="auto"/>
        <w:right w:val="none" w:sz="0" w:space="0" w:color="auto"/>
      </w:divBdr>
    </w:div>
    <w:div w:id="1418481726">
      <w:bodyDiv w:val="1"/>
      <w:marLeft w:val="0"/>
      <w:marRight w:val="0"/>
      <w:marTop w:val="0"/>
      <w:marBottom w:val="0"/>
      <w:divBdr>
        <w:top w:val="none" w:sz="0" w:space="0" w:color="auto"/>
        <w:left w:val="none" w:sz="0" w:space="0" w:color="auto"/>
        <w:bottom w:val="none" w:sz="0" w:space="0" w:color="auto"/>
        <w:right w:val="none" w:sz="0" w:space="0" w:color="auto"/>
      </w:divBdr>
    </w:div>
    <w:div w:id="1420911668">
      <w:bodyDiv w:val="1"/>
      <w:marLeft w:val="0"/>
      <w:marRight w:val="0"/>
      <w:marTop w:val="0"/>
      <w:marBottom w:val="0"/>
      <w:divBdr>
        <w:top w:val="none" w:sz="0" w:space="0" w:color="auto"/>
        <w:left w:val="none" w:sz="0" w:space="0" w:color="auto"/>
        <w:bottom w:val="none" w:sz="0" w:space="0" w:color="auto"/>
        <w:right w:val="none" w:sz="0" w:space="0" w:color="auto"/>
      </w:divBdr>
    </w:div>
    <w:div w:id="1423259123">
      <w:bodyDiv w:val="1"/>
      <w:marLeft w:val="0"/>
      <w:marRight w:val="0"/>
      <w:marTop w:val="0"/>
      <w:marBottom w:val="0"/>
      <w:divBdr>
        <w:top w:val="none" w:sz="0" w:space="0" w:color="auto"/>
        <w:left w:val="none" w:sz="0" w:space="0" w:color="auto"/>
        <w:bottom w:val="none" w:sz="0" w:space="0" w:color="auto"/>
        <w:right w:val="none" w:sz="0" w:space="0" w:color="auto"/>
      </w:divBdr>
    </w:div>
    <w:div w:id="1423916944">
      <w:bodyDiv w:val="1"/>
      <w:marLeft w:val="0"/>
      <w:marRight w:val="0"/>
      <w:marTop w:val="0"/>
      <w:marBottom w:val="0"/>
      <w:divBdr>
        <w:top w:val="none" w:sz="0" w:space="0" w:color="auto"/>
        <w:left w:val="none" w:sz="0" w:space="0" w:color="auto"/>
        <w:bottom w:val="none" w:sz="0" w:space="0" w:color="auto"/>
        <w:right w:val="none" w:sz="0" w:space="0" w:color="auto"/>
      </w:divBdr>
    </w:div>
    <w:div w:id="1424454293">
      <w:bodyDiv w:val="1"/>
      <w:marLeft w:val="0"/>
      <w:marRight w:val="0"/>
      <w:marTop w:val="0"/>
      <w:marBottom w:val="0"/>
      <w:divBdr>
        <w:top w:val="none" w:sz="0" w:space="0" w:color="auto"/>
        <w:left w:val="none" w:sz="0" w:space="0" w:color="auto"/>
        <w:bottom w:val="none" w:sz="0" w:space="0" w:color="auto"/>
        <w:right w:val="none" w:sz="0" w:space="0" w:color="auto"/>
      </w:divBdr>
    </w:div>
    <w:div w:id="1424912871">
      <w:bodyDiv w:val="1"/>
      <w:marLeft w:val="0"/>
      <w:marRight w:val="0"/>
      <w:marTop w:val="0"/>
      <w:marBottom w:val="0"/>
      <w:divBdr>
        <w:top w:val="none" w:sz="0" w:space="0" w:color="auto"/>
        <w:left w:val="none" w:sz="0" w:space="0" w:color="auto"/>
        <w:bottom w:val="none" w:sz="0" w:space="0" w:color="auto"/>
        <w:right w:val="none" w:sz="0" w:space="0" w:color="auto"/>
      </w:divBdr>
    </w:div>
    <w:div w:id="1425027612">
      <w:bodyDiv w:val="1"/>
      <w:marLeft w:val="0"/>
      <w:marRight w:val="0"/>
      <w:marTop w:val="0"/>
      <w:marBottom w:val="0"/>
      <w:divBdr>
        <w:top w:val="none" w:sz="0" w:space="0" w:color="auto"/>
        <w:left w:val="none" w:sz="0" w:space="0" w:color="auto"/>
        <w:bottom w:val="none" w:sz="0" w:space="0" w:color="auto"/>
        <w:right w:val="none" w:sz="0" w:space="0" w:color="auto"/>
      </w:divBdr>
    </w:div>
    <w:div w:id="1425225693">
      <w:bodyDiv w:val="1"/>
      <w:marLeft w:val="0"/>
      <w:marRight w:val="0"/>
      <w:marTop w:val="0"/>
      <w:marBottom w:val="0"/>
      <w:divBdr>
        <w:top w:val="none" w:sz="0" w:space="0" w:color="auto"/>
        <w:left w:val="none" w:sz="0" w:space="0" w:color="auto"/>
        <w:bottom w:val="none" w:sz="0" w:space="0" w:color="auto"/>
        <w:right w:val="none" w:sz="0" w:space="0" w:color="auto"/>
      </w:divBdr>
    </w:div>
    <w:div w:id="1425345113">
      <w:bodyDiv w:val="1"/>
      <w:marLeft w:val="0"/>
      <w:marRight w:val="0"/>
      <w:marTop w:val="0"/>
      <w:marBottom w:val="0"/>
      <w:divBdr>
        <w:top w:val="none" w:sz="0" w:space="0" w:color="auto"/>
        <w:left w:val="none" w:sz="0" w:space="0" w:color="auto"/>
        <w:bottom w:val="none" w:sz="0" w:space="0" w:color="auto"/>
        <w:right w:val="none" w:sz="0" w:space="0" w:color="auto"/>
      </w:divBdr>
    </w:div>
    <w:div w:id="1425498436">
      <w:bodyDiv w:val="1"/>
      <w:marLeft w:val="0"/>
      <w:marRight w:val="0"/>
      <w:marTop w:val="0"/>
      <w:marBottom w:val="0"/>
      <w:divBdr>
        <w:top w:val="none" w:sz="0" w:space="0" w:color="auto"/>
        <w:left w:val="none" w:sz="0" w:space="0" w:color="auto"/>
        <w:bottom w:val="none" w:sz="0" w:space="0" w:color="auto"/>
        <w:right w:val="none" w:sz="0" w:space="0" w:color="auto"/>
      </w:divBdr>
    </w:div>
    <w:div w:id="1428042043">
      <w:bodyDiv w:val="1"/>
      <w:marLeft w:val="0"/>
      <w:marRight w:val="0"/>
      <w:marTop w:val="0"/>
      <w:marBottom w:val="0"/>
      <w:divBdr>
        <w:top w:val="none" w:sz="0" w:space="0" w:color="auto"/>
        <w:left w:val="none" w:sz="0" w:space="0" w:color="auto"/>
        <w:bottom w:val="none" w:sz="0" w:space="0" w:color="auto"/>
        <w:right w:val="none" w:sz="0" w:space="0" w:color="auto"/>
      </w:divBdr>
    </w:div>
    <w:div w:id="1435445281">
      <w:bodyDiv w:val="1"/>
      <w:marLeft w:val="0"/>
      <w:marRight w:val="0"/>
      <w:marTop w:val="0"/>
      <w:marBottom w:val="0"/>
      <w:divBdr>
        <w:top w:val="none" w:sz="0" w:space="0" w:color="auto"/>
        <w:left w:val="none" w:sz="0" w:space="0" w:color="auto"/>
        <w:bottom w:val="none" w:sz="0" w:space="0" w:color="auto"/>
        <w:right w:val="none" w:sz="0" w:space="0" w:color="auto"/>
      </w:divBdr>
    </w:div>
    <w:div w:id="1436483666">
      <w:bodyDiv w:val="1"/>
      <w:marLeft w:val="0"/>
      <w:marRight w:val="0"/>
      <w:marTop w:val="0"/>
      <w:marBottom w:val="0"/>
      <w:divBdr>
        <w:top w:val="none" w:sz="0" w:space="0" w:color="auto"/>
        <w:left w:val="none" w:sz="0" w:space="0" w:color="auto"/>
        <w:bottom w:val="none" w:sz="0" w:space="0" w:color="auto"/>
        <w:right w:val="none" w:sz="0" w:space="0" w:color="auto"/>
      </w:divBdr>
    </w:div>
    <w:div w:id="1440686249">
      <w:bodyDiv w:val="1"/>
      <w:marLeft w:val="0"/>
      <w:marRight w:val="0"/>
      <w:marTop w:val="0"/>
      <w:marBottom w:val="0"/>
      <w:divBdr>
        <w:top w:val="none" w:sz="0" w:space="0" w:color="auto"/>
        <w:left w:val="none" w:sz="0" w:space="0" w:color="auto"/>
        <w:bottom w:val="none" w:sz="0" w:space="0" w:color="auto"/>
        <w:right w:val="none" w:sz="0" w:space="0" w:color="auto"/>
      </w:divBdr>
    </w:div>
    <w:div w:id="1440880878">
      <w:bodyDiv w:val="1"/>
      <w:marLeft w:val="0"/>
      <w:marRight w:val="0"/>
      <w:marTop w:val="0"/>
      <w:marBottom w:val="0"/>
      <w:divBdr>
        <w:top w:val="none" w:sz="0" w:space="0" w:color="auto"/>
        <w:left w:val="none" w:sz="0" w:space="0" w:color="auto"/>
        <w:bottom w:val="none" w:sz="0" w:space="0" w:color="auto"/>
        <w:right w:val="none" w:sz="0" w:space="0" w:color="auto"/>
      </w:divBdr>
    </w:div>
    <w:div w:id="1442384146">
      <w:bodyDiv w:val="1"/>
      <w:marLeft w:val="0"/>
      <w:marRight w:val="0"/>
      <w:marTop w:val="0"/>
      <w:marBottom w:val="0"/>
      <w:divBdr>
        <w:top w:val="none" w:sz="0" w:space="0" w:color="auto"/>
        <w:left w:val="none" w:sz="0" w:space="0" w:color="auto"/>
        <w:bottom w:val="none" w:sz="0" w:space="0" w:color="auto"/>
        <w:right w:val="none" w:sz="0" w:space="0" w:color="auto"/>
      </w:divBdr>
    </w:div>
    <w:div w:id="1442846336">
      <w:bodyDiv w:val="1"/>
      <w:marLeft w:val="0"/>
      <w:marRight w:val="0"/>
      <w:marTop w:val="0"/>
      <w:marBottom w:val="0"/>
      <w:divBdr>
        <w:top w:val="none" w:sz="0" w:space="0" w:color="auto"/>
        <w:left w:val="none" w:sz="0" w:space="0" w:color="auto"/>
        <w:bottom w:val="none" w:sz="0" w:space="0" w:color="auto"/>
        <w:right w:val="none" w:sz="0" w:space="0" w:color="auto"/>
      </w:divBdr>
    </w:div>
    <w:div w:id="1442994191">
      <w:bodyDiv w:val="1"/>
      <w:marLeft w:val="0"/>
      <w:marRight w:val="0"/>
      <w:marTop w:val="0"/>
      <w:marBottom w:val="0"/>
      <w:divBdr>
        <w:top w:val="none" w:sz="0" w:space="0" w:color="auto"/>
        <w:left w:val="none" w:sz="0" w:space="0" w:color="auto"/>
        <w:bottom w:val="none" w:sz="0" w:space="0" w:color="auto"/>
        <w:right w:val="none" w:sz="0" w:space="0" w:color="auto"/>
      </w:divBdr>
    </w:div>
    <w:div w:id="1447577075">
      <w:bodyDiv w:val="1"/>
      <w:marLeft w:val="0"/>
      <w:marRight w:val="0"/>
      <w:marTop w:val="0"/>
      <w:marBottom w:val="0"/>
      <w:divBdr>
        <w:top w:val="none" w:sz="0" w:space="0" w:color="auto"/>
        <w:left w:val="none" w:sz="0" w:space="0" w:color="auto"/>
        <w:bottom w:val="none" w:sz="0" w:space="0" w:color="auto"/>
        <w:right w:val="none" w:sz="0" w:space="0" w:color="auto"/>
      </w:divBdr>
    </w:div>
    <w:div w:id="1448042177">
      <w:bodyDiv w:val="1"/>
      <w:marLeft w:val="0"/>
      <w:marRight w:val="0"/>
      <w:marTop w:val="0"/>
      <w:marBottom w:val="0"/>
      <w:divBdr>
        <w:top w:val="none" w:sz="0" w:space="0" w:color="auto"/>
        <w:left w:val="none" w:sz="0" w:space="0" w:color="auto"/>
        <w:bottom w:val="none" w:sz="0" w:space="0" w:color="auto"/>
        <w:right w:val="none" w:sz="0" w:space="0" w:color="auto"/>
      </w:divBdr>
    </w:div>
    <w:div w:id="1450666612">
      <w:bodyDiv w:val="1"/>
      <w:marLeft w:val="0"/>
      <w:marRight w:val="0"/>
      <w:marTop w:val="0"/>
      <w:marBottom w:val="0"/>
      <w:divBdr>
        <w:top w:val="none" w:sz="0" w:space="0" w:color="auto"/>
        <w:left w:val="none" w:sz="0" w:space="0" w:color="auto"/>
        <w:bottom w:val="none" w:sz="0" w:space="0" w:color="auto"/>
        <w:right w:val="none" w:sz="0" w:space="0" w:color="auto"/>
      </w:divBdr>
    </w:div>
    <w:div w:id="1451631999">
      <w:bodyDiv w:val="1"/>
      <w:marLeft w:val="0"/>
      <w:marRight w:val="0"/>
      <w:marTop w:val="0"/>
      <w:marBottom w:val="0"/>
      <w:divBdr>
        <w:top w:val="none" w:sz="0" w:space="0" w:color="auto"/>
        <w:left w:val="none" w:sz="0" w:space="0" w:color="auto"/>
        <w:bottom w:val="none" w:sz="0" w:space="0" w:color="auto"/>
        <w:right w:val="none" w:sz="0" w:space="0" w:color="auto"/>
      </w:divBdr>
    </w:div>
    <w:div w:id="1451894421">
      <w:bodyDiv w:val="1"/>
      <w:marLeft w:val="0"/>
      <w:marRight w:val="0"/>
      <w:marTop w:val="0"/>
      <w:marBottom w:val="0"/>
      <w:divBdr>
        <w:top w:val="none" w:sz="0" w:space="0" w:color="auto"/>
        <w:left w:val="none" w:sz="0" w:space="0" w:color="auto"/>
        <w:bottom w:val="none" w:sz="0" w:space="0" w:color="auto"/>
        <w:right w:val="none" w:sz="0" w:space="0" w:color="auto"/>
      </w:divBdr>
    </w:div>
    <w:div w:id="1452475856">
      <w:bodyDiv w:val="1"/>
      <w:marLeft w:val="0"/>
      <w:marRight w:val="0"/>
      <w:marTop w:val="0"/>
      <w:marBottom w:val="0"/>
      <w:divBdr>
        <w:top w:val="none" w:sz="0" w:space="0" w:color="auto"/>
        <w:left w:val="none" w:sz="0" w:space="0" w:color="auto"/>
        <w:bottom w:val="none" w:sz="0" w:space="0" w:color="auto"/>
        <w:right w:val="none" w:sz="0" w:space="0" w:color="auto"/>
      </w:divBdr>
    </w:div>
    <w:div w:id="1453208045">
      <w:bodyDiv w:val="1"/>
      <w:marLeft w:val="0"/>
      <w:marRight w:val="0"/>
      <w:marTop w:val="0"/>
      <w:marBottom w:val="0"/>
      <w:divBdr>
        <w:top w:val="none" w:sz="0" w:space="0" w:color="auto"/>
        <w:left w:val="none" w:sz="0" w:space="0" w:color="auto"/>
        <w:bottom w:val="none" w:sz="0" w:space="0" w:color="auto"/>
        <w:right w:val="none" w:sz="0" w:space="0" w:color="auto"/>
      </w:divBdr>
    </w:div>
    <w:div w:id="1453396867">
      <w:bodyDiv w:val="1"/>
      <w:marLeft w:val="0"/>
      <w:marRight w:val="0"/>
      <w:marTop w:val="0"/>
      <w:marBottom w:val="0"/>
      <w:divBdr>
        <w:top w:val="none" w:sz="0" w:space="0" w:color="auto"/>
        <w:left w:val="none" w:sz="0" w:space="0" w:color="auto"/>
        <w:bottom w:val="none" w:sz="0" w:space="0" w:color="auto"/>
        <w:right w:val="none" w:sz="0" w:space="0" w:color="auto"/>
      </w:divBdr>
    </w:div>
    <w:div w:id="1454209854">
      <w:bodyDiv w:val="1"/>
      <w:marLeft w:val="0"/>
      <w:marRight w:val="0"/>
      <w:marTop w:val="0"/>
      <w:marBottom w:val="0"/>
      <w:divBdr>
        <w:top w:val="none" w:sz="0" w:space="0" w:color="auto"/>
        <w:left w:val="none" w:sz="0" w:space="0" w:color="auto"/>
        <w:bottom w:val="none" w:sz="0" w:space="0" w:color="auto"/>
        <w:right w:val="none" w:sz="0" w:space="0" w:color="auto"/>
      </w:divBdr>
    </w:div>
    <w:div w:id="1456172157">
      <w:bodyDiv w:val="1"/>
      <w:marLeft w:val="0"/>
      <w:marRight w:val="0"/>
      <w:marTop w:val="0"/>
      <w:marBottom w:val="0"/>
      <w:divBdr>
        <w:top w:val="none" w:sz="0" w:space="0" w:color="auto"/>
        <w:left w:val="none" w:sz="0" w:space="0" w:color="auto"/>
        <w:bottom w:val="none" w:sz="0" w:space="0" w:color="auto"/>
        <w:right w:val="none" w:sz="0" w:space="0" w:color="auto"/>
      </w:divBdr>
    </w:div>
    <w:div w:id="1456867711">
      <w:bodyDiv w:val="1"/>
      <w:marLeft w:val="0"/>
      <w:marRight w:val="0"/>
      <w:marTop w:val="0"/>
      <w:marBottom w:val="0"/>
      <w:divBdr>
        <w:top w:val="none" w:sz="0" w:space="0" w:color="auto"/>
        <w:left w:val="none" w:sz="0" w:space="0" w:color="auto"/>
        <w:bottom w:val="none" w:sz="0" w:space="0" w:color="auto"/>
        <w:right w:val="none" w:sz="0" w:space="0" w:color="auto"/>
      </w:divBdr>
    </w:div>
    <w:div w:id="1457334656">
      <w:bodyDiv w:val="1"/>
      <w:marLeft w:val="0"/>
      <w:marRight w:val="0"/>
      <w:marTop w:val="0"/>
      <w:marBottom w:val="0"/>
      <w:divBdr>
        <w:top w:val="none" w:sz="0" w:space="0" w:color="auto"/>
        <w:left w:val="none" w:sz="0" w:space="0" w:color="auto"/>
        <w:bottom w:val="none" w:sz="0" w:space="0" w:color="auto"/>
        <w:right w:val="none" w:sz="0" w:space="0" w:color="auto"/>
      </w:divBdr>
    </w:div>
    <w:div w:id="1458716839">
      <w:bodyDiv w:val="1"/>
      <w:marLeft w:val="0"/>
      <w:marRight w:val="0"/>
      <w:marTop w:val="0"/>
      <w:marBottom w:val="0"/>
      <w:divBdr>
        <w:top w:val="none" w:sz="0" w:space="0" w:color="auto"/>
        <w:left w:val="none" w:sz="0" w:space="0" w:color="auto"/>
        <w:bottom w:val="none" w:sz="0" w:space="0" w:color="auto"/>
        <w:right w:val="none" w:sz="0" w:space="0" w:color="auto"/>
      </w:divBdr>
    </w:div>
    <w:div w:id="1459060304">
      <w:bodyDiv w:val="1"/>
      <w:marLeft w:val="0"/>
      <w:marRight w:val="0"/>
      <w:marTop w:val="0"/>
      <w:marBottom w:val="0"/>
      <w:divBdr>
        <w:top w:val="none" w:sz="0" w:space="0" w:color="auto"/>
        <w:left w:val="none" w:sz="0" w:space="0" w:color="auto"/>
        <w:bottom w:val="none" w:sz="0" w:space="0" w:color="auto"/>
        <w:right w:val="none" w:sz="0" w:space="0" w:color="auto"/>
      </w:divBdr>
    </w:div>
    <w:div w:id="1459959373">
      <w:bodyDiv w:val="1"/>
      <w:marLeft w:val="0"/>
      <w:marRight w:val="0"/>
      <w:marTop w:val="0"/>
      <w:marBottom w:val="0"/>
      <w:divBdr>
        <w:top w:val="none" w:sz="0" w:space="0" w:color="auto"/>
        <w:left w:val="none" w:sz="0" w:space="0" w:color="auto"/>
        <w:bottom w:val="none" w:sz="0" w:space="0" w:color="auto"/>
        <w:right w:val="none" w:sz="0" w:space="0" w:color="auto"/>
      </w:divBdr>
    </w:div>
    <w:div w:id="1460369748">
      <w:bodyDiv w:val="1"/>
      <w:marLeft w:val="0"/>
      <w:marRight w:val="0"/>
      <w:marTop w:val="0"/>
      <w:marBottom w:val="0"/>
      <w:divBdr>
        <w:top w:val="none" w:sz="0" w:space="0" w:color="auto"/>
        <w:left w:val="none" w:sz="0" w:space="0" w:color="auto"/>
        <w:bottom w:val="none" w:sz="0" w:space="0" w:color="auto"/>
        <w:right w:val="none" w:sz="0" w:space="0" w:color="auto"/>
      </w:divBdr>
    </w:div>
    <w:div w:id="1469008746">
      <w:bodyDiv w:val="1"/>
      <w:marLeft w:val="0"/>
      <w:marRight w:val="0"/>
      <w:marTop w:val="0"/>
      <w:marBottom w:val="0"/>
      <w:divBdr>
        <w:top w:val="none" w:sz="0" w:space="0" w:color="auto"/>
        <w:left w:val="none" w:sz="0" w:space="0" w:color="auto"/>
        <w:bottom w:val="none" w:sz="0" w:space="0" w:color="auto"/>
        <w:right w:val="none" w:sz="0" w:space="0" w:color="auto"/>
      </w:divBdr>
    </w:div>
    <w:div w:id="1470398365">
      <w:bodyDiv w:val="1"/>
      <w:marLeft w:val="0"/>
      <w:marRight w:val="0"/>
      <w:marTop w:val="0"/>
      <w:marBottom w:val="0"/>
      <w:divBdr>
        <w:top w:val="none" w:sz="0" w:space="0" w:color="auto"/>
        <w:left w:val="none" w:sz="0" w:space="0" w:color="auto"/>
        <w:bottom w:val="none" w:sz="0" w:space="0" w:color="auto"/>
        <w:right w:val="none" w:sz="0" w:space="0" w:color="auto"/>
      </w:divBdr>
    </w:div>
    <w:div w:id="1474709545">
      <w:bodyDiv w:val="1"/>
      <w:marLeft w:val="0"/>
      <w:marRight w:val="0"/>
      <w:marTop w:val="0"/>
      <w:marBottom w:val="0"/>
      <w:divBdr>
        <w:top w:val="none" w:sz="0" w:space="0" w:color="auto"/>
        <w:left w:val="none" w:sz="0" w:space="0" w:color="auto"/>
        <w:bottom w:val="none" w:sz="0" w:space="0" w:color="auto"/>
        <w:right w:val="none" w:sz="0" w:space="0" w:color="auto"/>
      </w:divBdr>
    </w:div>
    <w:div w:id="1475566732">
      <w:bodyDiv w:val="1"/>
      <w:marLeft w:val="0"/>
      <w:marRight w:val="0"/>
      <w:marTop w:val="0"/>
      <w:marBottom w:val="0"/>
      <w:divBdr>
        <w:top w:val="none" w:sz="0" w:space="0" w:color="auto"/>
        <w:left w:val="none" w:sz="0" w:space="0" w:color="auto"/>
        <w:bottom w:val="none" w:sz="0" w:space="0" w:color="auto"/>
        <w:right w:val="none" w:sz="0" w:space="0" w:color="auto"/>
      </w:divBdr>
    </w:div>
    <w:div w:id="1476680941">
      <w:bodyDiv w:val="1"/>
      <w:marLeft w:val="0"/>
      <w:marRight w:val="0"/>
      <w:marTop w:val="0"/>
      <w:marBottom w:val="0"/>
      <w:divBdr>
        <w:top w:val="none" w:sz="0" w:space="0" w:color="auto"/>
        <w:left w:val="none" w:sz="0" w:space="0" w:color="auto"/>
        <w:bottom w:val="none" w:sz="0" w:space="0" w:color="auto"/>
        <w:right w:val="none" w:sz="0" w:space="0" w:color="auto"/>
      </w:divBdr>
    </w:div>
    <w:div w:id="1481581047">
      <w:bodyDiv w:val="1"/>
      <w:marLeft w:val="0"/>
      <w:marRight w:val="0"/>
      <w:marTop w:val="0"/>
      <w:marBottom w:val="0"/>
      <w:divBdr>
        <w:top w:val="none" w:sz="0" w:space="0" w:color="auto"/>
        <w:left w:val="none" w:sz="0" w:space="0" w:color="auto"/>
        <w:bottom w:val="none" w:sz="0" w:space="0" w:color="auto"/>
        <w:right w:val="none" w:sz="0" w:space="0" w:color="auto"/>
      </w:divBdr>
    </w:div>
    <w:div w:id="1482889884">
      <w:bodyDiv w:val="1"/>
      <w:marLeft w:val="0"/>
      <w:marRight w:val="0"/>
      <w:marTop w:val="0"/>
      <w:marBottom w:val="0"/>
      <w:divBdr>
        <w:top w:val="none" w:sz="0" w:space="0" w:color="auto"/>
        <w:left w:val="none" w:sz="0" w:space="0" w:color="auto"/>
        <w:bottom w:val="none" w:sz="0" w:space="0" w:color="auto"/>
        <w:right w:val="none" w:sz="0" w:space="0" w:color="auto"/>
      </w:divBdr>
    </w:div>
    <w:div w:id="1484545418">
      <w:bodyDiv w:val="1"/>
      <w:marLeft w:val="0"/>
      <w:marRight w:val="0"/>
      <w:marTop w:val="0"/>
      <w:marBottom w:val="0"/>
      <w:divBdr>
        <w:top w:val="none" w:sz="0" w:space="0" w:color="auto"/>
        <w:left w:val="none" w:sz="0" w:space="0" w:color="auto"/>
        <w:bottom w:val="none" w:sz="0" w:space="0" w:color="auto"/>
        <w:right w:val="none" w:sz="0" w:space="0" w:color="auto"/>
      </w:divBdr>
    </w:div>
    <w:div w:id="1484615761">
      <w:bodyDiv w:val="1"/>
      <w:marLeft w:val="0"/>
      <w:marRight w:val="0"/>
      <w:marTop w:val="0"/>
      <w:marBottom w:val="0"/>
      <w:divBdr>
        <w:top w:val="none" w:sz="0" w:space="0" w:color="auto"/>
        <w:left w:val="none" w:sz="0" w:space="0" w:color="auto"/>
        <w:bottom w:val="none" w:sz="0" w:space="0" w:color="auto"/>
        <w:right w:val="none" w:sz="0" w:space="0" w:color="auto"/>
      </w:divBdr>
    </w:div>
    <w:div w:id="1484810398">
      <w:bodyDiv w:val="1"/>
      <w:marLeft w:val="0"/>
      <w:marRight w:val="0"/>
      <w:marTop w:val="0"/>
      <w:marBottom w:val="0"/>
      <w:divBdr>
        <w:top w:val="none" w:sz="0" w:space="0" w:color="auto"/>
        <w:left w:val="none" w:sz="0" w:space="0" w:color="auto"/>
        <w:bottom w:val="none" w:sz="0" w:space="0" w:color="auto"/>
        <w:right w:val="none" w:sz="0" w:space="0" w:color="auto"/>
      </w:divBdr>
    </w:div>
    <w:div w:id="1485510001">
      <w:bodyDiv w:val="1"/>
      <w:marLeft w:val="0"/>
      <w:marRight w:val="0"/>
      <w:marTop w:val="0"/>
      <w:marBottom w:val="0"/>
      <w:divBdr>
        <w:top w:val="none" w:sz="0" w:space="0" w:color="auto"/>
        <w:left w:val="none" w:sz="0" w:space="0" w:color="auto"/>
        <w:bottom w:val="none" w:sz="0" w:space="0" w:color="auto"/>
        <w:right w:val="none" w:sz="0" w:space="0" w:color="auto"/>
      </w:divBdr>
    </w:div>
    <w:div w:id="1488282653">
      <w:bodyDiv w:val="1"/>
      <w:marLeft w:val="0"/>
      <w:marRight w:val="0"/>
      <w:marTop w:val="0"/>
      <w:marBottom w:val="0"/>
      <w:divBdr>
        <w:top w:val="none" w:sz="0" w:space="0" w:color="auto"/>
        <w:left w:val="none" w:sz="0" w:space="0" w:color="auto"/>
        <w:bottom w:val="none" w:sz="0" w:space="0" w:color="auto"/>
        <w:right w:val="none" w:sz="0" w:space="0" w:color="auto"/>
      </w:divBdr>
    </w:div>
    <w:div w:id="1490705362">
      <w:bodyDiv w:val="1"/>
      <w:marLeft w:val="0"/>
      <w:marRight w:val="0"/>
      <w:marTop w:val="0"/>
      <w:marBottom w:val="0"/>
      <w:divBdr>
        <w:top w:val="none" w:sz="0" w:space="0" w:color="auto"/>
        <w:left w:val="none" w:sz="0" w:space="0" w:color="auto"/>
        <w:bottom w:val="none" w:sz="0" w:space="0" w:color="auto"/>
        <w:right w:val="none" w:sz="0" w:space="0" w:color="auto"/>
      </w:divBdr>
    </w:div>
    <w:div w:id="1491407512">
      <w:bodyDiv w:val="1"/>
      <w:marLeft w:val="0"/>
      <w:marRight w:val="0"/>
      <w:marTop w:val="0"/>
      <w:marBottom w:val="0"/>
      <w:divBdr>
        <w:top w:val="none" w:sz="0" w:space="0" w:color="auto"/>
        <w:left w:val="none" w:sz="0" w:space="0" w:color="auto"/>
        <w:bottom w:val="none" w:sz="0" w:space="0" w:color="auto"/>
        <w:right w:val="none" w:sz="0" w:space="0" w:color="auto"/>
      </w:divBdr>
    </w:div>
    <w:div w:id="1492217846">
      <w:bodyDiv w:val="1"/>
      <w:marLeft w:val="0"/>
      <w:marRight w:val="0"/>
      <w:marTop w:val="0"/>
      <w:marBottom w:val="0"/>
      <w:divBdr>
        <w:top w:val="none" w:sz="0" w:space="0" w:color="auto"/>
        <w:left w:val="none" w:sz="0" w:space="0" w:color="auto"/>
        <w:bottom w:val="none" w:sz="0" w:space="0" w:color="auto"/>
        <w:right w:val="none" w:sz="0" w:space="0" w:color="auto"/>
      </w:divBdr>
    </w:div>
    <w:div w:id="1493134025">
      <w:bodyDiv w:val="1"/>
      <w:marLeft w:val="0"/>
      <w:marRight w:val="0"/>
      <w:marTop w:val="0"/>
      <w:marBottom w:val="0"/>
      <w:divBdr>
        <w:top w:val="none" w:sz="0" w:space="0" w:color="auto"/>
        <w:left w:val="none" w:sz="0" w:space="0" w:color="auto"/>
        <w:bottom w:val="none" w:sz="0" w:space="0" w:color="auto"/>
        <w:right w:val="none" w:sz="0" w:space="0" w:color="auto"/>
      </w:divBdr>
    </w:div>
    <w:div w:id="1493521148">
      <w:bodyDiv w:val="1"/>
      <w:marLeft w:val="0"/>
      <w:marRight w:val="0"/>
      <w:marTop w:val="0"/>
      <w:marBottom w:val="0"/>
      <w:divBdr>
        <w:top w:val="none" w:sz="0" w:space="0" w:color="auto"/>
        <w:left w:val="none" w:sz="0" w:space="0" w:color="auto"/>
        <w:bottom w:val="none" w:sz="0" w:space="0" w:color="auto"/>
        <w:right w:val="none" w:sz="0" w:space="0" w:color="auto"/>
      </w:divBdr>
    </w:div>
    <w:div w:id="1494443282">
      <w:bodyDiv w:val="1"/>
      <w:marLeft w:val="0"/>
      <w:marRight w:val="0"/>
      <w:marTop w:val="0"/>
      <w:marBottom w:val="0"/>
      <w:divBdr>
        <w:top w:val="none" w:sz="0" w:space="0" w:color="auto"/>
        <w:left w:val="none" w:sz="0" w:space="0" w:color="auto"/>
        <w:bottom w:val="none" w:sz="0" w:space="0" w:color="auto"/>
        <w:right w:val="none" w:sz="0" w:space="0" w:color="auto"/>
      </w:divBdr>
    </w:div>
    <w:div w:id="1495607907">
      <w:bodyDiv w:val="1"/>
      <w:marLeft w:val="0"/>
      <w:marRight w:val="0"/>
      <w:marTop w:val="0"/>
      <w:marBottom w:val="0"/>
      <w:divBdr>
        <w:top w:val="none" w:sz="0" w:space="0" w:color="auto"/>
        <w:left w:val="none" w:sz="0" w:space="0" w:color="auto"/>
        <w:bottom w:val="none" w:sz="0" w:space="0" w:color="auto"/>
        <w:right w:val="none" w:sz="0" w:space="0" w:color="auto"/>
      </w:divBdr>
    </w:div>
    <w:div w:id="1495880966">
      <w:bodyDiv w:val="1"/>
      <w:marLeft w:val="0"/>
      <w:marRight w:val="0"/>
      <w:marTop w:val="0"/>
      <w:marBottom w:val="0"/>
      <w:divBdr>
        <w:top w:val="none" w:sz="0" w:space="0" w:color="auto"/>
        <w:left w:val="none" w:sz="0" w:space="0" w:color="auto"/>
        <w:bottom w:val="none" w:sz="0" w:space="0" w:color="auto"/>
        <w:right w:val="none" w:sz="0" w:space="0" w:color="auto"/>
      </w:divBdr>
    </w:div>
    <w:div w:id="1496409745">
      <w:bodyDiv w:val="1"/>
      <w:marLeft w:val="0"/>
      <w:marRight w:val="0"/>
      <w:marTop w:val="0"/>
      <w:marBottom w:val="0"/>
      <w:divBdr>
        <w:top w:val="none" w:sz="0" w:space="0" w:color="auto"/>
        <w:left w:val="none" w:sz="0" w:space="0" w:color="auto"/>
        <w:bottom w:val="none" w:sz="0" w:space="0" w:color="auto"/>
        <w:right w:val="none" w:sz="0" w:space="0" w:color="auto"/>
      </w:divBdr>
    </w:div>
    <w:div w:id="1496727510">
      <w:bodyDiv w:val="1"/>
      <w:marLeft w:val="0"/>
      <w:marRight w:val="0"/>
      <w:marTop w:val="0"/>
      <w:marBottom w:val="0"/>
      <w:divBdr>
        <w:top w:val="none" w:sz="0" w:space="0" w:color="auto"/>
        <w:left w:val="none" w:sz="0" w:space="0" w:color="auto"/>
        <w:bottom w:val="none" w:sz="0" w:space="0" w:color="auto"/>
        <w:right w:val="none" w:sz="0" w:space="0" w:color="auto"/>
      </w:divBdr>
    </w:div>
    <w:div w:id="1498183577">
      <w:bodyDiv w:val="1"/>
      <w:marLeft w:val="0"/>
      <w:marRight w:val="0"/>
      <w:marTop w:val="0"/>
      <w:marBottom w:val="0"/>
      <w:divBdr>
        <w:top w:val="none" w:sz="0" w:space="0" w:color="auto"/>
        <w:left w:val="none" w:sz="0" w:space="0" w:color="auto"/>
        <w:bottom w:val="none" w:sz="0" w:space="0" w:color="auto"/>
        <w:right w:val="none" w:sz="0" w:space="0" w:color="auto"/>
      </w:divBdr>
    </w:div>
    <w:div w:id="1498377238">
      <w:bodyDiv w:val="1"/>
      <w:marLeft w:val="0"/>
      <w:marRight w:val="0"/>
      <w:marTop w:val="0"/>
      <w:marBottom w:val="0"/>
      <w:divBdr>
        <w:top w:val="none" w:sz="0" w:space="0" w:color="auto"/>
        <w:left w:val="none" w:sz="0" w:space="0" w:color="auto"/>
        <w:bottom w:val="none" w:sz="0" w:space="0" w:color="auto"/>
        <w:right w:val="none" w:sz="0" w:space="0" w:color="auto"/>
      </w:divBdr>
    </w:div>
    <w:div w:id="1498496340">
      <w:bodyDiv w:val="1"/>
      <w:marLeft w:val="0"/>
      <w:marRight w:val="0"/>
      <w:marTop w:val="0"/>
      <w:marBottom w:val="0"/>
      <w:divBdr>
        <w:top w:val="none" w:sz="0" w:space="0" w:color="auto"/>
        <w:left w:val="none" w:sz="0" w:space="0" w:color="auto"/>
        <w:bottom w:val="none" w:sz="0" w:space="0" w:color="auto"/>
        <w:right w:val="none" w:sz="0" w:space="0" w:color="auto"/>
      </w:divBdr>
    </w:div>
    <w:div w:id="1501038590">
      <w:bodyDiv w:val="1"/>
      <w:marLeft w:val="0"/>
      <w:marRight w:val="0"/>
      <w:marTop w:val="0"/>
      <w:marBottom w:val="0"/>
      <w:divBdr>
        <w:top w:val="none" w:sz="0" w:space="0" w:color="auto"/>
        <w:left w:val="none" w:sz="0" w:space="0" w:color="auto"/>
        <w:bottom w:val="none" w:sz="0" w:space="0" w:color="auto"/>
        <w:right w:val="none" w:sz="0" w:space="0" w:color="auto"/>
      </w:divBdr>
    </w:div>
    <w:div w:id="1501197518">
      <w:bodyDiv w:val="1"/>
      <w:marLeft w:val="0"/>
      <w:marRight w:val="0"/>
      <w:marTop w:val="0"/>
      <w:marBottom w:val="0"/>
      <w:divBdr>
        <w:top w:val="none" w:sz="0" w:space="0" w:color="auto"/>
        <w:left w:val="none" w:sz="0" w:space="0" w:color="auto"/>
        <w:bottom w:val="none" w:sz="0" w:space="0" w:color="auto"/>
        <w:right w:val="none" w:sz="0" w:space="0" w:color="auto"/>
      </w:divBdr>
    </w:div>
    <w:div w:id="1504973766">
      <w:bodyDiv w:val="1"/>
      <w:marLeft w:val="0"/>
      <w:marRight w:val="0"/>
      <w:marTop w:val="0"/>
      <w:marBottom w:val="0"/>
      <w:divBdr>
        <w:top w:val="none" w:sz="0" w:space="0" w:color="auto"/>
        <w:left w:val="none" w:sz="0" w:space="0" w:color="auto"/>
        <w:bottom w:val="none" w:sz="0" w:space="0" w:color="auto"/>
        <w:right w:val="none" w:sz="0" w:space="0" w:color="auto"/>
      </w:divBdr>
    </w:div>
    <w:div w:id="1504979041">
      <w:bodyDiv w:val="1"/>
      <w:marLeft w:val="0"/>
      <w:marRight w:val="0"/>
      <w:marTop w:val="0"/>
      <w:marBottom w:val="0"/>
      <w:divBdr>
        <w:top w:val="none" w:sz="0" w:space="0" w:color="auto"/>
        <w:left w:val="none" w:sz="0" w:space="0" w:color="auto"/>
        <w:bottom w:val="none" w:sz="0" w:space="0" w:color="auto"/>
        <w:right w:val="none" w:sz="0" w:space="0" w:color="auto"/>
      </w:divBdr>
    </w:div>
    <w:div w:id="1505586447">
      <w:bodyDiv w:val="1"/>
      <w:marLeft w:val="0"/>
      <w:marRight w:val="0"/>
      <w:marTop w:val="0"/>
      <w:marBottom w:val="0"/>
      <w:divBdr>
        <w:top w:val="none" w:sz="0" w:space="0" w:color="auto"/>
        <w:left w:val="none" w:sz="0" w:space="0" w:color="auto"/>
        <w:bottom w:val="none" w:sz="0" w:space="0" w:color="auto"/>
        <w:right w:val="none" w:sz="0" w:space="0" w:color="auto"/>
      </w:divBdr>
    </w:div>
    <w:div w:id="1505827772">
      <w:bodyDiv w:val="1"/>
      <w:marLeft w:val="0"/>
      <w:marRight w:val="0"/>
      <w:marTop w:val="0"/>
      <w:marBottom w:val="0"/>
      <w:divBdr>
        <w:top w:val="none" w:sz="0" w:space="0" w:color="auto"/>
        <w:left w:val="none" w:sz="0" w:space="0" w:color="auto"/>
        <w:bottom w:val="none" w:sz="0" w:space="0" w:color="auto"/>
        <w:right w:val="none" w:sz="0" w:space="0" w:color="auto"/>
      </w:divBdr>
    </w:div>
    <w:div w:id="1505977159">
      <w:bodyDiv w:val="1"/>
      <w:marLeft w:val="0"/>
      <w:marRight w:val="0"/>
      <w:marTop w:val="0"/>
      <w:marBottom w:val="0"/>
      <w:divBdr>
        <w:top w:val="none" w:sz="0" w:space="0" w:color="auto"/>
        <w:left w:val="none" w:sz="0" w:space="0" w:color="auto"/>
        <w:bottom w:val="none" w:sz="0" w:space="0" w:color="auto"/>
        <w:right w:val="none" w:sz="0" w:space="0" w:color="auto"/>
      </w:divBdr>
    </w:div>
    <w:div w:id="1506704028">
      <w:bodyDiv w:val="1"/>
      <w:marLeft w:val="0"/>
      <w:marRight w:val="0"/>
      <w:marTop w:val="0"/>
      <w:marBottom w:val="0"/>
      <w:divBdr>
        <w:top w:val="none" w:sz="0" w:space="0" w:color="auto"/>
        <w:left w:val="none" w:sz="0" w:space="0" w:color="auto"/>
        <w:bottom w:val="none" w:sz="0" w:space="0" w:color="auto"/>
        <w:right w:val="none" w:sz="0" w:space="0" w:color="auto"/>
      </w:divBdr>
    </w:div>
    <w:div w:id="1508713709">
      <w:bodyDiv w:val="1"/>
      <w:marLeft w:val="0"/>
      <w:marRight w:val="0"/>
      <w:marTop w:val="0"/>
      <w:marBottom w:val="0"/>
      <w:divBdr>
        <w:top w:val="none" w:sz="0" w:space="0" w:color="auto"/>
        <w:left w:val="none" w:sz="0" w:space="0" w:color="auto"/>
        <w:bottom w:val="none" w:sz="0" w:space="0" w:color="auto"/>
        <w:right w:val="none" w:sz="0" w:space="0" w:color="auto"/>
      </w:divBdr>
    </w:div>
    <w:div w:id="1509443899">
      <w:bodyDiv w:val="1"/>
      <w:marLeft w:val="0"/>
      <w:marRight w:val="0"/>
      <w:marTop w:val="0"/>
      <w:marBottom w:val="0"/>
      <w:divBdr>
        <w:top w:val="none" w:sz="0" w:space="0" w:color="auto"/>
        <w:left w:val="none" w:sz="0" w:space="0" w:color="auto"/>
        <w:bottom w:val="none" w:sz="0" w:space="0" w:color="auto"/>
        <w:right w:val="none" w:sz="0" w:space="0" w:color="auto"/>
      </w:divBdr>
    </w:div>
    <w:div w:id="1512833339">
      <w:bodyDiv w:val="1"/>
      <w:marLeft w:val="0"/>
      <w:marRight w:val="0"/>
      <w:marTop w:val="0"/>
      <w:marBottom w:val="0"/>
      <w:divBdr>
        <w:top w:val="none" w:sz="0" w:space="0" w:color="auto"/>
        <w:left w:val="none" w:sz="0" w:space="0" w:color="auto"/>
        <w:bottom w:val="none" w:sz="0" w:space="0" w:color="auto"/>
        <w:right w:val="none" w:sz="0" w:space="0" w:color="auto"/>
      </w:divBdr>
    </w:div>
    <w:div w:id="1513497135">
      <w:bodyDiv w:val="1"/>
      <w:marLeft w:val="0"/>
      <w:marRight w:val="0"/>
      <w:marTop w:val="0"/>
      <w:marBottom w:val="0"/>
      <w:divBdr>
        <w:top w:val="none" w:sz="0" w:space="0" w:color="auto"/>
        <w:left w:val="none" w:sz="0" w:space="0" w:color="auto"/>
        <w:bottom w:val="none" w:sz="0" w:space="0" w:color="auto"/>
        <w:right w:val="none" w:sz="0" w:space="0" w:color="auto"/>
      </w:divBdr>
    </w:div>
    <w:div w:id="1515412165">
      <w:bodyDiv w:val="1"/>
      <w:marLeft w:val="0"/>
      <w:marRight w:val="0"/>
      <w:marTop w:val="0"/>
      <w:marBottom w:val="0"/>
      <w:divBdr>
        <w:top w:val="none" w:sz="0" w:space="0" w:color="auto"/>
        <w:left w:val="none" w:sz="0" w:space="0" w:color="auto"/>
        <w:bottom w:val="none" w:sz="0" w:space="0" w:color="auto"/>
        <w:right w:val="none" w:sz="0" w:space="0" w:color="auto"/>
      </w:divBdr>
    </w:div>
    <w:div w:id="1516580467">
      <w:bodyDiv w:val="1"/>
      <w:marLeft w:val="0"/>
      <w:marRight w:val="0"/>
      <w:marTop w:val="0"/>
      <w:marBottom w:val="0"/>
      <w:divBdr>
        <w:top w:val="none" w:sz="0" w:space="0" w:color="auto"/>
        <w:left w:val="none" w:sz="0" w:space="0" w:color="auto"/>
        <w:bottom w:val="none" w:sz="0" w:space="0" w:color="auto"/>
        <w:right w:val="none" w:sz="0" w:space="0" w:color="auto"/>
      </w:divBdr>
    </w:div>
    <w:div w:id="1518082122">
      <w:bodyDiv w:val="1"/>
      <w:marLeft w:val="0"/>
      <w:marRight w:val="0"/>
      <w:marTop w:val="0"/>
      <w:marBottom w:val="0"/>
      <w:divBdr>
        <w:top w:val="none" w:sz="0" w:space="0" w:color="auto"/>
        <w:left w:val="none" w:sz="0" w:space="0" w:color="auto"/>
        <w:bottom w:val="none" w:sz="0" w:space="0" w:color="auto"/>
        <w:right w:val="none" w:sz="0" w:space="0" w:color="auto"/>
      </w:divBdr>
    </w:div>
    <w:div w:id="1519003388">
      <w:bodyDiv w:val="1"/>
      <w:marLeft w:val="0"/>
      <w:marRight w:val="0"/>
      <w:marTop w:val="0"/>
      <w:marBottom w:val="0"/>
      <w:divBdr>
        <w:top w:val="none" w:sz="0" w:space="0" w:color="auto"/>
        <w:left w:val="none" w:sz="0" w:space="0" w:color="auto"/>
        <w:bottom w:val="none" w:sz="0" w:space="0" w:color="auto"/>
        <w:right w:val="none" w:sz="0" w:space="0" w:color="auto"/>
      </w:divBdr>
    </w:div>
    <w:div w:id="1519468306">
      <w:bodyDiv w:val="1"/>
      <w:marLeft w:val="0"/>
      <w:marRight w:val="0"/>
      <w:marTop w:val="0"/>
      <w:marBottom w:val="0"/>
      <w:divBdr>
        <w:top w:val="none" w:sz="0" w:space="0" w:color="auto"/>
        <w:left w:val="none" w:sz="0" w:space="0" w:color="auto"/>
        <w:bottom w:val="none" w:sz="0" w:space="0" w:color="auto"/>
        <w:right w:val="none" w:sz="0" w:space="0" w:color="auto"/>
      </w:divBdr>
    </w:div>
    <w:div w:id="1520894700">
      <w:bodyDiv w:val="1"/>
      <w:marLeft w:val="0"/>
      <w:marRight w:val="0"/>
      <w:marTop w:val="0"/>
      <w:marBottom w:val="0"/>
      <w:divBdr>
        <w:top w:val="none" w:sz="0" w:space="0" w:color="auto"/>
        <w:left w:val="none" w:sz="0" w:space="0" w:color="auto"/>
        <w:bottom w:val="none" w:sz="0" w:space="0" w:color="auto"/>
        <w:right w:val="none" w:sz="0" w:space="0" w:color="auto"/>
      </w:divBdr>
    </w:div>
    <w:div w:id="1521048318">
      <w:bodyDiv w:val="1"/>
      <w:marLeft w:val="0"/>
      <w:marRight w:val="0"/>
      <w:marTop w:val="0"/>
      <w:marBottom w:val="0"/>
      <w:divBdr>
        <w:top w:val="none" w:sz="0" w:space="0" w:color="auto"/>
        <w:left w:val="none" w:sz="0" w:space="0" w:color="auto"/>
        <w:bottom w:val="none" w:sz="0" w:space="0" w:color="auto"/>
        <w:right w:val="none" w:sz="0" w:space="0" w:color="auto"/>
      </w:divBdr>
    </w:div>
    <w:div w:id="1521965572">
      <w:bodyDiv w:val="1"/>
      <w:marLeft w:val="0"/>
      <w:marRight w:val="0"/>
      <w:marTop w:val="0"/>
      <w:marBottom w:val="0"/>
      <w:divBdr>
        <w:top w:val="none" w:sz="0" w:space="0" w:color="auto"/>
        <w:left w:val="none" w:sz="0" w:space="0" w:color="auto"/>
        <w:bottom w:val="none" w:sz="0" w:space="0" w:color="auto"/>
        <w:right w:val="none" w:sz="0" w:space="0" w:color="auto"/>
      </w:divBdr>
    </w:div>
    <w:div w:id="1522158734">
      <w:bodyDiv w:val="1"/>
      <w:marLeft w:val="0"/>
      <w:marRight w:val="0"/>
      <w:marTop w:val="0"/>
      <w:marBottom w:val="0"/>
      <w:divBdr>
        <w:top w:val="none" w:sz="0" w:space="0" w:color="auto"/>
        <w:left w:val="none" w:sz="0" w:space="0" w:color="auto"/>
        <w:bottom w:val="none" w:sz="0" w:space="0" w:color="auto"/>
        <w:right w:val="none" w:sz="0" w:space="0" w:color="auto"/>
      </w:divBdr>
    </w:div>
    <w:div w:id="1525362631">
      <w:bodyDiv w:val="1"/>
      <w:marLeft w:val="0"/>
      <w:marRight w:val="0"/>
      <w:marTop w:val="0"/>
      <w:marBottom w:val="0"/>
      <w:divBdr>
        <w:top w:val="none" w:sz="0" w:space="0" w:color="auto"/>
        <w:left w:val="none" w:sz="0" w:space="0" w:color="auto"/>
        <w:bottom w:val="none" w:sz="0" w:space="0" w:color="auto"/>
        <w:right w:val="none" w:sz="0" w:space="0" w:color="auto"/>
      </w:divBdr>
    </w:div>
    <w:div w:id="1525897978">
      <w:bodyDiv w:val="1"/>
      <w:marLeft w:val="0"/>
      <w:marRight w:val="0"/>
      <w:marTop w:val="0"/>
      <w:marBottom w:val="0"/>
      <w:divBdr>
        <w:top w:val="none" w:sz="0" w:space="0" w:color="auto"/>
        <w:left w:val="none" w:sz="0" w:space="0" w:color="auto"/>
        <w:bottom w:val="none" w:sz="0" w:space="0" w:color="auto"/>
        <w:right w:val="none" w:sz="0" w:space="0" w:color="auto"/>
      </w:divBdr>
    </w:div>
    <w:div w:id="1526626804">
      <w:bodyDiv w:val="1"/>
      <w:marLeft w:val="0"/>
      <w:marRight w:val="0"/>
      <w:marTop w:val="0"/>
      <w:marBottom w:val="0"/>
      <w:divBdr>
        <w:top w:val="none" w:sz="0" w:space="0" w:color="auto"/>
        <w:left w:val="none" w:sz="0" w:space="0" w:color="auto"/>
        <w:bottom w:val="none" w:sz="0" w:space="0" w:color="auto"/>
        <w:right w:val="none" w:sz="0" w:space="0" w:color="auto"/>
      </w:divBdr>
    </w:div>
    <w:div w:id="1528831056">
      <w:bodyDiv w:val="1"/>
      <w:marLeft w:val="0"/>
      <w:marRight w:val="0"/>
      <w:marTop w:val="0"/>
      <w:marBottom w:val="0"/>
      <w:divBdr>
        <w:top w:val="none" w:sz="0" w:space="0" w:color="auto"/>
        <w:left w:val="none" w:sz="0" w:space="0" w:color="auto"/>
        <w:bottom w:val="none" w:sz="0" w:space="0" w:color="auto"/>
        <w:right w:val="none" w:sz="0" w:space="0" w:color="auto"/>
      </w:divBdr>
    </w:div>
    <w:div w:id="1530098351">
      <w:bodyDiv w:val="1"/>
      <w:marLeft w:val="0"/>
      <w:marRight w:val="0"/>
      <w:marTop w:val="0"/>
      <w:marBottom w:val="0"/>
      <w:divBdr>
        <w:top w:val="none" w:sz="0" w:space="0" w:color="auto"/>
        <w:left w:val="none" w:sz="0" w:space="0" w:color="auto"/>
        <w:bottom w:val="none" w:sz="0" w:space="0" w:color="auto"/>
        <w:right w:val="none" w:sz="0" w:space="0" w:color="auto"/>
      </w:divBdr>
    </w:div>
    <w:div w:id="1530603825">
      <w:bodyDiv w:val="1"/>
      <w:marLeft w:val="0"/>
      <w:marRight w:val="0"/>
      <w:marTop w:val="0"/>
      <w:marBottom w:val="0"/>
      <w:divBdr>
        <w:top w:val="none" w:sz="0" w:space="0" w:color="auto"/>
        <w:left w:val="none" w:sz="0" w:space="0" w:color="auto"/>
        <w:bottom w:val="none" w:sz="0" w:space="0" w:color="auto"/>
        <w:right w:val="none" w:sz="0" w:space="0" w:color="auto"/>
      </w:divBdr>
    </w:div>
    <w:div w:id="1530992649">
      <w:bodyDiv w:val="1"/>
      <w:marLeft w:val="0"/>
      <w:marRight w:val="0"/>
      <w:marTop w:val="0"/>
      <w:marBottom w:val="0"/>
      <w:divBdr>
        <w:top w:val="none" w:sz="0" w:space="0" w:color="auto"/>
        <w:left w:val="none" w:sz="0" w:space="0" w:color="auto"/>
        <w:bottom w:val="none" w:sz="0" w:space="0" w:color="auto"/>
        <w:right w:val="none" w:sz="0" w:space="0" w:color="auto"/>
      </w:divBdr>
    </w:div>
    <w:div w:id="1531525494">
      <w:bodyDiv w:val="1"/>
      <w:marLeft w:val="0"/>
      <w:marRight w:val="0"/>
      <w:marTop w:val="0"/>
      <w:marBottom w:val="0"/>
      <w:divBdr>
        <w:top w:val="none" w:sz="0" w:space="0" w:color="auto"/>
        <w:left w:val="none" w:sz="0" w:space="0" w:color="auto"/>
        <w:bottom w:val="none" w:sz="0" w:space="0" w:color="auto"/>
        <w:right w:val="none" w:sz="0" w:space="0" w:color="auto"/>
      </w:divBdr>
    </w:div>
    <w:div w:id="1531600006">
      <w:bodyDiv w:val="1"/>
      <w:marLeft w:val="0"/>
      <w:marRight w:val="0"/>
      <w:marTop w:val="0"/>
      <w:marBottom w:val="0"/>
      <w:divBdr>
        <w:top w:val="none" w:sz="0" w:space="0" w:color="auto"/>
        <w:left w:val="none" w:sz="0" w:space="0" w:color="auto"/>
        <w:bottom w:val="none" w:sz="0" w:space="0" w:color="auto"/>
        <w:right w:val="none" w:sz="0" w:space="0" w:color="auto"/>
      </w:divBdr>
    </w:div>
    <w:div w:id="1540895778">
      <w:bodyDiv w:val="1"/>
      <w:marLeft w:val="0"/>
      <w:marRight w:val="0"/>
      <w:marTop w:val="0"/>
      <w:marBottom w:val="0"/>
      <w:divBdr>
        <w:top w:val="none" w:sz="0" w:space="0" w:color="auto"/>
        <w:left w:val="none" w:sz="0" w:space="0" w:color="auto"/>
        <w:bottom w:val="none" w:sz="0" w:space="0" w:color="auto"/>
        <w:right w:val="none" w:sz="0" w:space="0" w:color="auto"/>
      </w:divBdr>
    </w:div>
    <w:div w:id="1541429044">
      <w:bodyDiv w:val="1"/>
      <w:marLeft w:val="0"/>
      <w:marRight w:val="0"/>
      <w:marTop w:val="0"/>
      <w:marBottom w:val="0"/>
      <w:divBdr>
        <w:top w:val="none" w:sz="0" w:space="0" w:color="auto"/>
        <w:left w:val="none" w:sz="0" w:space="0" w:color="auto"/>
        <w:bottom w:val="none" w:sz="0" w:space="0" w:color="auto"/>
        <w:right w:val="none" w:sz="0" w:space="0" w:color="auto"/>
      </w:divBdr>
    </w:div>
    <w:div w:id="1543639475">
      <w:bodyDiv w:val="1"/>
      <w:marLeft w:val="0"/>
      <w:marRight w:val="0"/>
      <w:marTop w:val="0"/>
      <w:marBottom w:val="0"/>
      <w:divBdr>
        <w:top w:val="none" w:sz="0" w:space="0" w:color="auto"/>
        <w:left w:val="none" w:sz="0" w:space="0" w:color="auto"/>
        <w:bottom w:val="none" w:sz="0" w:space="0" w:color="auto"/>
        <w:right w:val="none" w:sz="0" w:space="0" w:color="auto"/>
      </w:divBdr>
    </w:div>
    <w:div w:id="1546912705">
      <w:bodyDiv w:val="1"/>
      <w:marLeft w:val="0"/>
      <w:marRight w:val="0"/>
      <w:marTop w:val="0"/>
      <w:marBottom w:val="0"/>
      <w:divBdr>
        <w:top w:val="none" w:sz="0" w:space="0" w:color="auto"/>
        <w:left w:val="none" w:sz="0" w:space="0" w:color="auto"/>
        <w:bottom w:val="none" w:sz="0" w:space="0" w:color="auto"/>
        <w:right w:val="none" w:sz="0" w:space="0" w:color="auto"/>
      </w:divBdr>
    </w:div>
    <w:div w:id="1546991125">
      <w:bodyDiv w:val="1"/>
      <w:marLeft w:val="0"/>
      <w:marRight w:val="0"/>
      <w:marTop w:val="0"/>
      <w:marBottom w:val="0"/>
      <w:divBdr>
        <w:top w:val="none" w:sz="0" w:space="0" w:color="auto"/>
        <w:left w:val="none" w:sz="0" w:space="0" w:color="auto"/>
        <w:bottom w:val="none" w:sz="0" w:space="0" w:color="auto"/>
        <w:right w:val="none" w:sz="0" w:space="0" w:color="auto"/>
      </w:divBdr>
    </w:div>
    <w:div w:id="1549292212">
      <w:bodyDiv w:val="1"/>
      <w:marLeft w:val="0"/>
      <w:marRight w:val="0"/>
      <w:marTop w:val="0"/>
      <w:marBottom w:val="0"/>
      <w:divBdr>
        <w:top w:val="none" w:sz="0" w:space="0" w:color="auto"/>
        <w:left w:val="none" w:sz="0" w:space="0" w:color="auto"/>
        <w:bottom w:val="none" w:sz="0" w:space="0" w:color="auto"/>
        <w:right w:val="none" w:sz="0" w:space="0" w:color="auto"/>
      </w:divBdr>
    </w:div>
    <w:div w:id="1549606735">
      <w:bodyDiv w:val="1"/>
      <w:marLeft w:val="0"/>
      <w:marRight w:val="0"/>
      <w:marTop w:val="0"/>
      <w:marBottom w:val="0"/>
      <w:divBdr>
        <w:top w:val="none" w:sz="0" w:space="0" w:color="auto"/>
        <w:left w:val="none" w:sz="0" w:space="0" w:color="auto"/>
        <w:bottom w:val="none" w:sz="0" w:space="0" w:color="auto"/>
        <w:right w:val="none" w:sz="0" w:space="0" w:color="auto"/>
      </w:divBdr>
    </w:div>
    <w:div w:id="1553955893">
      <w:bodyDiv w:val="1"/>
      <w:marLeft w:val="0"/>
      <w:marRight w:val="0"/>
      <w:marTop w:val="0"/>
      <w:marBottom w:val="0"/>
      <w:divBdr>
        <w:top w:val="none" w:sz="0" w:space="0" w:color="auto"/>
        <w:left w:val="none" w:sz="0" w:space="0" w:color="auto"/>
        <w:bottom w:val="none" w:sz="0" w:space="0" w:color="auto"/>
        <w:right w:val="none" w:sz="0" w:space="0" w:color="auto"/>
      </w:divBdr>
    </w:div>
    <w:div w:id="1555655378">
      <w:bodyDiv w:val="1"/>
      <w:marLeft w:val="0"/>
      <w:marRight w:val="0"/>
      <w:marTop w:val="0"/>
      <w:marBottom w:val="0"/>
      <w:divBdr>
        <w:top w:val="none" w:sz="0" w:space="0" w:color="auto"/>
        <w:left w:val="none" w:sz="0" w:space="0" w:color="auto"/>
        <w:bottom w:val="none" w:sz="0" w:space="0" w:color="auto"/>
        <w:right w:val="none" w:sz="0" w:space="0" w:color="auto"/>
      </w:divBdr>
    </w:div>
    <w:div w:id="1556239926">
      <w:bodyDiv w:val="1"/>
      <w:marLeft w:val="0"/>
      <w:marRight w:val="0"/>
      <w:marTop w:val="0"/>
      <w:marBottom w:val="0"/>
      <w:divBdr>
        <w:top w:val="none" w:sz="0" w:space="0" w:color="auto"/>
        <w:left w:val="none" w:sz="0" w:space="0" w:color="auto"/>
        <w:bottom w:val="none" w:sz="0" w:space="0" w:color="auto"/>
        <w:right w:val="none" w:sz="0" w:space="0" w:color="auto"/>
      </w:divBdr>
    </w:div>
    <w:div w:id="1560632589">
      <w:bodyDiv w:val="1"/>
      <w:marLeft w:val="0"/>
      <w:marRight w:val="0"/>
      <w:marTop w:val="0"/>
      <w:marBottom w:val="0"/>
      <w:divBdr>
        <w:top w:val="none" w:sz="0" w:space="0" w:color="auto"/>
        <w:left w:val="none" w:sz="0" w:space="0" w:color="auto"/>
        <w:bottom w:val="none" w:sz="0" w:space="0" w:color="auto"/>
        <w:right w:val="none" w:sz="0" w:space="0" w:color="auto"/>
      </w:divBdr>
    </w:div>
    <w:div w:id="1561209899">
      <w:bodyDiv w:val="1"/>
      <w:marLeft w:val="0"/>
      <w:marRight w:val="0"/>
      <w:marTop w:val="0"/>
      <w:marBottom w:val="0"/>
      <w:divBdr>
        <w:top w:val="none" w:sz="0" w:space="0" w:color="auto"/>
        <w:left w:val="none" w:sz="0" w:space="0" w:color="auto"/>
        <w:bottom w:val="none" w:sz="0" w:space="0" w:color="auto"/>
        <w:right w:val="none" w:sz="0" w:space="0" w:color="auto"/>
      </w:divBdr>
    </w:div>
    <w:div w:id="1561401846">
      <w:bodyDiv w:val="1"/>
      <w:marLeft w:val="0"/>
      <w:marRight w:val="0"/>
      <w:marTop w:val="0"/>
      <w:marBottom w:val="0"/>
      <w:divBdr>
        <w:top w:val="none" w:sz="0" w:space="0" w:color="auto"/>
        <w:left w:val="none" w:sz="0" w:space="0" w:color="auto"/>
        <w:bottom w:val="none" w:sz="0" w:space="0" w:color="auto"/>
        <w:right w:val="none" w:sz="0" w:space="0" w:color="auto"/>
      </w:divBdr>
    </w:div>
    <w:div w:id="1563448141">
      <w:bodyDiv w:val="1"/>
      <w:marLeft w:val="0"/>
      <w:marRight w:val="0"/>
      <w:marTop w:val="0"/>
      <w:marBottom w:val="0"/>
      <w:divBdr>
        <w:top w:val="none" w:sz="0" w:space="0" w:color="auto"/>
        <w:left w:val="none" w:sz="0" w:space="0" w:color="auto"/>
        <w:bottom w:val="none" w:sz="0" w:space="0" w:color="auto"/>
        <w:right w:val="none" w:sz="0" w:space="0" w:color="auto"/>
      </w:divBdr>
    </w:div>
    <w:div w:id="1563903575">
      <w:bodyDiv w:val="1"/>
      <w:marLeft w:val="0"/>
      <w:marRight w:val="0"/>
      <w:marTop w:val="0"/>
      <w:marBottom w:val="0"/>
      <w:divBdr>
        <w:top w:val="none" w:sz="0" w:space="0" w:color="auto"/>
        <w:left w:val="none" w:sz="0" w:space="0" w:color="auto"/>
        <w:bottom w:val="none" w:sz="0" w:space="0" w:color="auto"/>
        <w:right w:val="none" w:sz="0" w:space="0" w:color="auto"/>
      </w:divBdr>
    </w:div>
    <w:div w:id="1564022114">
      <w:bodyDiv w:val="1"/>
      <w:marLeft w:val="0"/>
      <w:marRight w:val="0"/>
      <w:marTop w:val="0"/>
      <w:marBottom w:val="0"/>
      <w:divBdr>
        <w:top w:val="none" w:sz="0" w:space="0" w:color="auto"/>
        <w:left w:val="none" w:sz="0" w:space="0" w:color="auto"/>
        <w:bottom w:val="none" w:sz="0" w:space="0" w:color="auto"/>
        <w:right w:val="none" w:sz="0" w:space="0" w:color="auto"/>
      </w:divBdr>
    </w:div>
    <w:div w:id="1564217592">
      <w:bodyDiv w:val="1"/>
      <w:marLeft w:val="0"/>
      <w:marRight w:val="0"/>
      <w:marTop w:val="0"/>
      <w:marBottom w:val="0"/>
      <w:divBdr>
        <w:top w:val="none" w:sz="0" w:space="0" w:color="auto"/>
        <w:left w:val="none" w:sz="0" w:space="0" w:color="auto"/>
        <w:bottom w:val="none" w:sz="0" w:space="0" w:color="auto"/>
        <w:right w:val="none" w:sz="0" w:space="0" w:color="auto"/>
      </w:divBdr>
    </w:div>
    <w:div w:id="1564948995">
      <w:bodyDiv w:val="1"/>
      <w:marLeft w:val="0"/>
      <w:marRight w:val="0"/>
      <w:marTop w:val="0"/>
      <w:marBottom w:val="0"/>
      <w:divBdr>
        <w:top w:val="none" w:sz="0" w:space="0" w:color="auto"/>
        <w:left w:val="none" w:sz="0" w:space="0" w:color="auto"/>
        <w:bottom w:val="none" w:sz="0" w:space="0" w:color="auto"/>
        <w:right w:val="none" w:sz="0" w:space="0" w:color="auto"/>
      </w:divBdr>
    </w:div>
    <w:div w:id="1569069035">
      <w:bodyDiv w:val="1"/>
      <w:marLeft w:val="0"/>
      <w:marRight w:val="0"/>
      <w:marTop w:val="0"/>
      <w:marBottom w:val="0"/>
      <w:divBdr>
        <w:top w:val="none" w:sz="0" w:space="0" w:color="auto"/>
        <w:left w:val="none" w:sz="0" w:space="0" w:color="auto"/>
        <w:bottom w:val="none" w:sz="0" w:space="0" w:color="auto"/>
        <w:right w:val="none" w:sz="0" w:space="0" w:color="auto"/>
      </w:divBdr>
    </w:div>
    <w:div w:id="1572274869">
      <w:bodyDiv w:val="1"/>
      <w:marLeft w:val="0"/>
      <w:marRight w:val="0"/>
      <w:marTop w:val="0"/>
      <w:marBottom w:val="0"/>
      <w:divBdr>
        <w:top w:val="none" w:sz="0" w:space="0" w:color="auto"/>
        <w:left w:val="none" w:sz="0" w:space="0" w:color="auto"/>
        <w:bottom w:val="none" w:sz="0" w:space="0" w:color="auto"/>
        <w:right w:val="none" w:sz="0" w:space="0" w:color="auto"/>
      </w:divBdr>
    </w:div>
    <w:div w:id="1572346356">
      <w:bodyDiv w:val="1"/>
      <w:marLeft w:val="0"/>
      <w:marRight w:val="0"/>
      <w:marTop w:val="0"/>
      <w:marBottom w:val="0"/>
      <w:divBdr>
        <w:top w:val="none" w:sz="0" w:space="0" w:color="auto"/>
        <w:left w:val="none" w:sz="0" w:space="0" w:color="auto"/>
        <w:bottom w:val="none" w:sz="0" w:space="0" w:color="auto"/>
        <w:right w:val="none" w:sz="0" w:space="0" w:color="auto"/>
      </w:divBdr>
    </w:div>
    <w:div w:id="1573272966">
      <w:bodyDiv w:val="1"/>
      <w:marLeft w:val="0"/>
      <w:marRight w:val="0"/>
      <w:marTop w:val="0"/>
      <w:marBottom w:val="0"/>
      <w:divBdr>
        <w:top w:val="none" w:sz="0" w:space="0" w:color="auto"/>
        <w:left w:val="none" w:sz="0" w:space="0" w:color="auto"/>
        <w:bottom w:val="none" w:sz="0" w:space="0" w:color="auto"/>
        <w:right w:val="none" w:sz="0" w:space="0" w:color="auto"/>
      </w:divBdr>
    </w:div>
    <w:div w:id="1575238648">
      <w:bodyDiv w:val="1"/>
      <w:marLeft w:val="0"/>
      <w:marRight w:val="0"/>
      <w:marTop w:val="0"/>
      <w:marBottom w:val="0"/>
      <w:divBdr>
        <w:top w:val="none" w:sz="0" w:space="0" w:color="auto"/>
        <w:left w:val="none" w:sz="0" w:space="0" w:color="auto"/>
        <w:bottom w:val="none" w:sz="0" w:space="0" w:color="auto"/>
        <w:right w:val="none" w:sz="0" w:space="0" w:color="auto"/>
      </w:divBdr>
    </w:div>
    <w:div w:id="1575700640">
      <w:bodyDiv w:val="1"/>
      <w:marLeft w:val="0"/>
      <w:marRight w:val="0"/>
      <w:marTop w:val="0"/>
      <w:marBottom w:val="0"/>
      <w:divBdr>
        <w:top w:val="none" w:sz="0" w:space="0" w:color="auto"/>
        <w:left w:val="none" w:sz="0" w:space="0" w:color="auto"/>
        <w:bottom w:val="none" w:sz="0" w:space="0" w:color="auto"/>
        <w:right w:val="none" w:sz="0" w:space="0" w:color="auto"/>
      </w:divBdr>
    </w:div>
    <w:div w:id="1576435687">
      <w:bodyDiv w:val="1"/>
      <w:marLeft w:val="0"/>
      <w:marRight w:val="0"/>
      <w:marTop w:val="0"/>
      <w:marBottom w:val="0"/>
      <w:divBdr>
        <w:top w:val="none" w:sz="0" w:space="0" w:color="auto"/>
        <w:left w:val="none" w:sz="0" w:space="0" w:color="auto"/>
        <w:bottom w:val="none" w:sz="0" w:space="0" w:color="auto"/>
        <w:right w:val="none" w:sz="0" w:space="0" w:color="auto"/>
      </w:divBdr>
    </w:div>
    <w:div w:id="1578633978">
      <w:bodyDiv w:val="1"/>
      <w:marLeft w:val="0"/>
      <w:marRight w:val="0"/>
      <w:marTop w:val="0"/>
      <w:marBottom w:val="0"/>
      <w:divBdr>
        <w:top w:val="none" w:sz="0" w:space="0" w:color="auto"/>
        <w:left w:val="none" w:sz="0" w:space="0" w:color="auto"/>
        <w:bottom w:val="none" w:sz="0" w:space="0" w:color="auto"/>
        <w:right w:val="none" w:sz="0" w:space="0" w:color="auto"/>
      </w:divBdr>
    </w:div>
    <w:div w:id="1579365431">
      <w:bodyDiv w:val="1"/>
      <w:marLeft w:val="0"/>
      <w:marRight w:val="0"/>
      <w:marTop w:val="0"/>
      <w:marBottom w:val="0"/>
      <w:divBdr>
        <w:top w:val="none" w:sz="0" w:space="0" w:color="auto"/>
        <w:left w:val="none" w:sz="0" w:space="0" w:color="auto"/>
        <w:bottom w:val="none" w:sz="0" w:space="0" w:color="auto"/>
        <w:right w:val="none" w:sz="0" w:space="0" w:color="auto"/>
      </w:divBdr>
    </w:div>
    <w:div w:id="1579948543">
      <w:bodyDiv w:val="1"/>
      <w:marLeft w:val="0"/>
      <w:marRight w:val="0"/>
      <w:marTop w:val="0"/>
      <w:marBottom w:val="0"/>
      <w:divBdr>
        <w:top w:val="none" w:sz="0" w:space="0" w:color="auto"/>
        <w:left w:val="none" w:sz="0" w:space="0" w:color="auto"/>
        <w:bottom w:val="none" w:sz="0" w:space="0" w:color="auto"/>
        <w:right w:val="none" w:sz="0" w:space="0" w:color="auto"/>
      </w:divBdr>
    </w:div>
    <w:div w:id="1581795485">
      <w:bodyDiv w:val="1"/>
      <w:marLeft w:val="0"/>
      <w:marRight w:val="0"/>
      <w:marTop w:val="0"/>
      <w:marBottom w:val="0"/>
      <w:divBdr>
        <w:top w:val="none" w:sz="0" w:space="0" w:color="auto"/>
        <w:left w:val="none" w:sz="0" w:space="0" w:color="auto"/>
        <w:bottom w:val="none" w:sz="0" w:space="0" w:color="auto"/>
        <w:right w:val="none" w:sz="0" w:space="0" w:color="auto"/>
      </w:divBdr>
    </w:div>
    <w:div w:id="1583564871">
      <w:bodyDiv w:val="1"/>
      <w:marLeft w:val="0"/>
      <w:marRight w:val="0"/>
      <w:marTop w:val="0"/>
      <w:marBottom w:val="0"/>
      <w:divBdr>
        <w:top w:val="none" w:sz="0" w:space="0" w:color="auto"/>
        <w:left w:val="none" w:sz="0" w:space="0" w:color="auto"/>
        <w:bottom w:val="none" w:sz="0" w:space="0" w:color="auto"/>
        <w:right w:val="none" w:sz="0" w:space="0" w:color="auto"/>
      </w:divBdr>
    </w:div>
    <w:div w:id="1583565045">
      <w:bodyDiv w:val="1"/>
      <w:marLeft w:val="0"/>
      <w:marRight w:val="0"/>
      <w:marTop w:val="0"/>
      <w:marBottom w:val="0"/>
      <w:divBdr>
        <w:top w:val="none" w:sz="0" w:space="0" w:color="auto"/>
        <w:left w:val="none" w:sz="0" w:space="0" w:color="auto"/>
        <w:bottom w:val="none" w:sz="0" w:space="0" w:color="auto"/>
        <w:right w:val="none" w:sz="0" w:space="0" w:color="auto"/>
      </w:divBdr>
    </w:div>
    <w:div w:id="1584099274">
      <w:bodyDiv w:val="1"/>
      <w:marLeft w:val="0"/>
      <w:marRight w:val="0"/>
      <w:marTop w:val="0"/>
      <w:marBottom w:val="0"/>
      <w:divBdr>
        <w:top w:val="none" w:sz="0" w:space="0" w:color="auto"/>
        <w:left w:val="none" w:sz="0" w:space="0" w:color="auto"/>
        <w:bottom w:val="none" w:sz="0" w:space="0" w:color="auto"/>
        <w:right w:val="none" w:sz="0" w:space="0" w:color="auto"/>
      </w:divBdr>
    </w:div>
    <w:div w:id="1585988559">
      <w:bodyDiv w:val="1"/>
      <w:marLeft w:val="0"/>
      <w:marRight w:val="0"/>
      <w:marTop w:val="0"/>
      <w:marBottom w:val="0"/>
      <w:divBdr>
        <w:top w:val="none" w:sz="0" w:space="0" w:color="auto"/>
        <w:left w:val="none" w:sz="0" w:space="0" w:color="auto"/>
        <w:bottom w:val="none" w:sz="0" w:space="0" w:color="auto"/>
        <w:right w:val="none" w:sz="0" w:space="0" w:color="auto"/>
      </w:divBdr>
    </w:div>
    <w:div w:id="1588613747">
      <w:bodyDiv w:val="1"/>
      <w:marLeft w:val="0"/>
      <w:marRight w:val="0"/>
      <w:marTop w:val="0"/>
      <w:marBottom w:val="0"/>
      <w:divBdr>
        <w:top w:val="none" w:sz="0" w:space="0" w:color="auto"/>
        <w:left w:val="none" w:sz="0" w:space="0" w:color="auto"/>
        <w:bottom w:val="none" w:sz="0" w:space="0" w:color="auto"/>
        <w:right w:val="none" w:sz="0" w:space="0" w:color="auto"/>
      </w:divBdr>
    </w:div>
    <w:div w:id="1590233785">
      <w:bodyDiv w:val="1"/>
      <w:marLeft w:val="0"/>
      <w:marRight w:val="0"/>
      <w:marTop w:val="0"/>
      <w:marBottom w:val="0"/>
      <w:divBdr>
        <w:top w:val="none" w:sz="0" w:space="0" w:color="auto"/>
        <w:left w:val="none" w:sz="0" w:space="0" w:color="auto"/>
        <w:bottom w:val="none" w:sz="0" w:space="0" w:color="auto"/>
        <w:right w:val="none" w:sz="0" w:space="0" w:color="auto"/>
      </w:divBdr>
    </w:div>
    <w:div w:id="1594047398">
      <w:bodyDiv w:val="1"/>
      <w:marLeft w:val="0"/>
      <w:marRight w:val="0"/>
      <w:marTop w:val="0"/>
      <w:marBottom w:val="0"/>
      <w:divBdr>
        <w:top w:val="none" w:sz="0" w:space="0" w:color="auto"/>
        <w:left w:val="none" w:sz="0" w:space="0" w:color="auto"/>
        <w:bottom w:val="none" w:sz="0" w:space="0" w:color="auto"/>
        <w:right w:val="none" w:sz="0" w:space="0" w:color="auto"/>
      </w:divBdr>
    </w:div>
    <w:div w:id="1595017784">
      <w:bodyDiv w:val="1"/>
      <w:marLeft w:val="0"/>
      <w:marRight w:val="0"/>
      <w:marTop w:val="0"/>
      <w:marBottom w:val="0"/>
      <w:divBdr>
        <w:top w:val="none" w:sz="0" w:space="0" w:color="auto"/>
        <w:left w:val="none" w:sz="0" w:space="0" w:color="auto"/>
        <w:bottom w:val="none" w:sz="0" w:space="0" w:color="auto"/>
        <w:right w:val="none" w:sz="0" w:space="0" w:color="auto"/>
      </w:divBdr>
    </w:div>
    <w:div w:id="1597011467">
      <w:bodyDiv w:val="1"/>
      <w:marLeft w:val="0"/>
      <w:marRight w:val="0"/>
      <w:marTop w:val="0"/>
      <w:marBottom w:val="0"/>
      <w:divBdr>
        <w:top w:val="none" w:sz="0" w:space="0" w:color="auto"/>
        <w:left w:val="none" w:sz="0" w:space="0" w:color="auto"/>
        <w:bottom w:val="none" w:sz="0" w:space="0" w:color="auto"/>
        <w:right w:val="none" w:sz="0" w:space="0" w:color="auto"/>
      </w:divBdr>
    </w:div>
    <w:div w:id="1597640705">
      <w:bodyDiv w:val="1"/>
      <w:marLeft w:val="0"/>
      <w:marRight w:val="0"/>
      <w:marTop w:val="0"/>
      <w:marBottom w:val="0"/>
      <w:divBdr>
        <w:top w:val="none" w:sz="0" w:space="0" w:color="auto"/>
        <w:left w:val="none" w:sz="0" w:space="0" w:color="auto"/>
        <w:bottom w:val="none" w:sz="0" w:space="0" w:color="auto"/>
        <w:right w:val="none" w:sz="0" w:space="0" w:color="auto"/>
      </w:divBdr>
    </w:div>
    <w:div w:id="1598832624">
      <w:bodyDiv w:val="1"/>
      <w:marLeft w:val="0"/>
      <w:marRight w:val="0"/>
      <w:marTop w:val="0"/>
      <w:marBottom w:val="0"/>
      <w:divBdr>
        <w:top w:val="none" w:sz="0" w:space="0" w:color="auto"/>
        <w:left w:val="none" w:sz="0" w:space="0" w:color="auto"/>
        <w:bottom w:val="none" w:sz="0" w:space="0" w:color="auto"/>
        <w:right w:val="none" w:sz="0" w:space="0" w:color="auto"/>
      </w:divBdr>
    </w:div>
    <w:div w:id="1599605829">
      <w:bodyDiv w:val="1"/>
      <w:marLeft w:val="0"/>
      <w:marRight w:val="0"/>
      <w:marTop w:val="0"/>
      <w:marBottom w:val="0"/>
      <w:divBdr>
        <w:top w:val="none" w:sz="0" w:space="0" w:color="auto"/>
        <w:left w:val="none" w:sz="0" w:space="0" w:color="auto"/>
        <w:bottom w:val="none" w:sz="0" w:space="0" w:color="auto"/>
        <w:right w:val="none" w:sz="0" w:space="0" w:color="auto"/>
      </w:divBdr>
    </w:div>
    <w:div w:id="1601598903">
      <w:bodyDiv w:val="1"/>
      <w:marLeft w:val="0"/>
      <w:marRight w:val="0"/>
      <w:marTop w:val="0"/>
      <w:marBottom w:val="0"/>
      <w:divBdr>
        <w:top w:val="none" w:sz="0" w:space="0" w:color="auto"/>
        <w:left w:val="none" w:sz="0" w:space="0" w:color="auto"/>
        <w:bottom w:val="none" w:sz="0" w:space="0" w:color="auto"/>
        <w:right w:val="none" w:sz="0" w:space="0" w:color="auto"/>
      </w:divBdr>
    </w:div>
    <w:div w:id="1603684014">
      <w:bodyDiv w:val="1"/>
      <w:marLeft w:val="0"/>
      <w:marRight w:val="0"/>
      <w:marTop w:val="0"/>
      <w:marBottom w:val="0"/>
      <w:divBdr>
        <w:top w:val="none" w:sz="0" w:space="0" w:color="auto"/>
        <w:left w:val="none" w:sz="0" w:space="0" w:color="auto"/>
        <w:bottom w:val="none" w:sz="0" w:space="0" w:color="auto"/>
        <w:right w:val="none" w:sz="0" w:space="0" w:color="auto"/>
      </w:divBdr>
    </w:div>
    <w:div w:id="1606384505">
      <w:bodyDiv w:val="1"/>
      <w:marLeft w:val="0"/>
      <w:marRight w:val="0"/>
      <w:marTop w:val="0"/>
      <w:marBottom w:val="0"/>
      <w:divBdr>
        <w:top w:val="none" w:sz="0" w:space="0" w:color="auto"/>
        <w:left w:val="none" w:sz="0" w:space="0" w:color="auto"/>
        <w:bottom w:val="none" w:sz="0" w:space="0" w:color="auto"/>
        <w:right w:val="none" w:sz="0" w:space="0" w:color="auto"/>
      </w:divBdr>
    </w:div>
    <w:div w:id="1607346789">
      <w:bodyDiv w:val="1"/>
      <w:marLeft w:val="0"/>
      <w:marRight w:val="0"/>
      <w:marTop w:val="0"/>
      <w:marBottom w:val="0"/>
      <w:divBdr>
        <w:top w:val="none" w:sz="0" w:space="0" w:color="auto"/>
        <w:left w:val="none" w:sz="0" w:space="0" w:color="auto"/>
        <w:bottom w:val="none" w:sz="0" w:space="0" w:color="auto"/>
        <w:right w:val="none" w:sz="0" w:space="0" w:color="auto"/>
      </w:divBdr>
    </w:div>
    <w:div w:id="1608271804">
      <w:bodyDiv w:val="1"/>
      <w:marLeft w:val="0"/>
      <w:marRight w:val="0"/>
      <w:marTop w:val="0"/>
      <w:marBottom w:val="0"/>
      <w:divBdr>
        <w:top w:val="none" w:sz="0" w:space="0" w:color="auto"/>
        <w:left w:val="none" w:sz="0" w:space="0" w:color="auto"/>
        <w:bottom w:val="none" w:sz="0" w:space="0" w:color="auto"/>
        <w:right w:val="none" w:sz="0" w:space="0" w:color="auto"/>
      </w:divBdr>
    </w:div>
    <w:div w:id="1608468217">
      <w:bodyDiv w:val="1"/>
      <w:marLeft w:val="0"/>
      <w:marRight w:val="0"/>
      <w:marTop w:val="0"/>
      <w:marBottom w:val="0"/>
      <w:divBdr>
        <w:top w:val="none" w:sz="0" w:space="0" w:color="auto"/>
        <w:left w:val="none" w:sz="0" w:space="0" w:color="auto"/>
        <w:bottom w:val="none" w:sz="0" w:space="0" w:color="auto"/>
        <w:right w:val="none" w:sz="0" w:space="0" w:color="auto"/>
      </w:divBdr>
    </w:div>
    <w:div w:id="1610820167">
      <w:bodyDiv w:val="1"/>
      <w:marLeft w:val="0"/>
      <w:marRight w:val="0"/>
      <w:marTop w:val="0"/>
      <w:marBottom w:val="0"/>
      <w:divBdr>
        <w:top w:val="none" w:sz="0" w:space="0" w:color="auto"/>
        <w:left w:val="none" w:sz="0" w:space="0" w:color="auto"/>
        <w:bottom w:val="none" w:sz="0" w:space="0" w:color="auto"/>
        <w:right w:val="none" w:sz="0" w:space="0" w:color="auto"/>
      </w:divBdr>
    </w:div>
    <w:div w:id="1611203490">
      <w:bodyDiv w:val="1"/>
      <w:marLeft w:val="0"/>
      <w:marRight w:val="0"/>
      <w:marTop w:val="0"/>
      <w:marBottom w:val="0"/>
      <w:divBdr>
        <w:top w:val="none" w:sz="0" w:space="0" w:color="auto"/>
        <w:left w:val="none" w:sz="0" w:space="0" w:color="auto"/>
        <w:bottom w:val="none" w:sz="0" w:space="0" w:color="auto"/>
        <w:right w:val="none" w:sz="0" w:space="0" w:color="auto"/>
      </w:divBdr>
    </w:div>
    <w:div w:id="1614095772">
      <w:bodyDiv w:val="1"/>
      <w:marLeft w:val="0"/>
      <w:marRight w:val="0"/>
      <w:marTop w:val="0"/>
      <w:marBottom w:val="0"/>
      <w:divBdr>
        <w:top w:val="none" w:sz="0" w:space="0" w:color="auto"/>
        <w:left w:val="none" w:sz="0" w:space="0" w:color="auto"/>
        <w:bottom w:val="none" w:sz="0" w:space="0" w:color="auto"/>
        <w:right w:val="none" w:sz="0" w:space="0" w:color="auto"/>
      </w:divBdr>
    </w:div>
    <w:div w:id="1616710838">
      <w:bodyDiv w:val="1"/>
      <w:marLeft w:val="0"/>
      <w:marRight w:val="0"/>
      <w:marTop w:val="0"/>
      <w:marBottom w:val="0"/>
      <w:divBdr>
        <w:top w:val="none" w:sz="0" w:space="0" w:color="auto"/>
        <w:left w:val="none" w:sz="0" w:space="0" w:color="auto"/>
        <w:bottom w:val="none" w:sz="0" w:space="0" w:color="auto"/>
        <w:right w:val="none" w:sz="0" w:space="0" w:color="auto"/>
      </w:divBdr>
    </w:div>
    <w:div w:id="1631282139">
      <w:bodyDiv w:val="1"/>
      <w:marLeft w:val="0"/>
      <w:marRight w:val="0"/>
      <w:marTop w:val="0"/>
      <w:marBottom w:val="0"/>
      <w:divBdr>
        <w:top w:val="none" w:sz="0" w:space="0" w:color="auto"/>
        <w:left w:val="none" w:sz="0" w:space="0" w:color="auto"/>
        <w:bottom w:val="none" w:sz="0" w:space="0" w:color="auto"/>
        <w:right w:val="none" w:sz="0" w:space="0" w:color="auto"/>
      </w:divBdr>
    </w:div>
    <w:div w:id="1631550379">
      <w:bodyDiv w:val="1"/>
      <w:marLeft w:val="0"/>
      <w:marRight w:val="0"/>
      <w:marTop w:val="0"/>
      <w:marBottom w:val="0"/>
      <w:divBdr>
        <w:top w:val="none" w:sz="0" w:space="0" w:color="auto"/>
        <w:left w:val="none" w:sz="0" w:space="0" w:color="auto"/>
        <w:bottom w:val="none" w:sz="0" w:space="0" w:color="auto"/>
        <w:right w:val="none" w:sz="0" w:space="0" w:color="auto"/>
      </w:divBdr>
    </w:div>
    <w:div w:id="1633443375">
      <w:bodyDiv w:val="1"/>
      <w:marLeft w:val="0"/>
      <w:marRight w:val="0"/>
      <w:marTop w:val="0"/>
      <w:marBottom w:val="0"/>
      <w:divBdr>
        <w:top w:val="none" w:sz="0" w:space="0" w:color="auto"/>
        <w:left w:val="none" w:sz="0" w:space="0" w:color="auto"/>
        <w:bottom w:val="none" w:sz="0" w:space="0" w:color="auto"/>
        <w:right w:val="none" w:sz="0" w:space="0" w:color="auto"/>
      </w:divBdr>
    </w:div>
    <w:div w:id="1633560134">
      <w:bodyDiv w:val="1"/>
      <w:marLeft w:val="0"/>
      <w:marRight w:val="0"/>
      <w:marTop w:val="0"/>
      <w:marBottom w:val="0"/>
      <w:divBdr>
        <w:top w:val="none" w:sz="0" w:space="0" w:color="auto"/>
        <w:left w:val="none" w:sz="0" w:space="0" w:color="auto"/>
        <w:bottom w:val="none" w:sz="0" w:space="0" w:color="auto"/>
        <w:right w:val="none" w:sz="0" w:space="0" w:color="auto"/>
      </w:divBdr>
    </w:div>
    <w:div w:id="1634746907">
      <w:bodyDiv w:val="1"/>
      <w:marLeft w:val="0"/>
      <w:marRight w:val="0"/>
      <w:marTop w:val="0"/>
      <w:marBottom w:val="0"/>
      <w:divBdr>
        <w:top w:val="none" w:sz="0" w:space="0" w:color="auto"/>
        <w:left w:val="none" w:sz="0" w:space="0" w:color="auto"/>
        <w:bottom w:val="none" w:sz="0" w:space="0" w:color="auto"/>
        <w:right w:val="none" w:sz="0" w:space="0" w:color="auto"/>
      </w:divBdr>
    </w:div>
    <w:div w:id="1635062113">
      <w:bodyDiv w:val="1"/>
      <w:marLeft w:val="0"/>
      <w:marRight w:val="0"/>
      <w:marTop w:val="0"/>
      <w:marBottom w:val="0"/>
      <w:divBdr>
        <w:top w:val="none" w:sz="0" w:space="0" w:color="auto"/>
        <w:left w:val="none" w:sz="0" w:space="0" w:color="auto"/>
        <w:bottom w:val="none" w:sz="0" w:space="0" w:color="auto"/>
        <w:right w:val="none" w:sz="0" w:space="0" w:color="auto"/>
      </w:divBdr>
    </w:div>
    <w:div w:id="1635596553">
      <w:bodyDiv w:val="1"/>
      <w:marLeft w:val="0"/>
      <w:marRight w:val="0"/>
      <w:marTop w:val="0"/>
      <w:marBottom w:val="0"/>
      <w:divBdr>
        <w:top w:val="none" w:sz="0" w:space="0" w:color="auto"/>
        <w:left w:val="none" w:sz="0" w:space="0" w:color="auto"/>
        <w:bottom w:val="none" w:sz="0" w:space="0" w:color="auto"/>
        <w:right w:val="none" w:sz="0" w:space="0" w:color="auto"/>
      </w:divBdr>
    </w:div>
    <w:div w:id="1636595376">
      <w:bodyDiv w:val="1"/>
      <w:marLeft w:val="0"/>
      <w:marRight w:val="0"/>
      <w:marTop w:val="0"/>
      <w:marBottom w:val="0"/>
      <w:divBdr>
        <w:top w:val="none" w:sz="0" w:space="0" w:color="auto"/>
        <w:left w:val="none" w:sz="0" w:space="0" w:color="auto"/>
        <w:bottom w:val="none" w:sz="0" w:space="0" w:color="auto"/>
        <w:right w:val="none" w:sz="0" w:space="0" w:color="auto"/>
      </w:divBdr>
    </w:div>
    <w:div w:id="1637640072">
      <w:bodyDiv w:val="1"/>
      <w:marLeft w:val="0"/>
      <w:marRight w:val="0"/>
      <w:marTop w:val="0"/>
      <w:marBottom w:val="0"/>
      <w:divBdr>
        <w:top w:val="none" w:sz="0" w:space="0" w:color="auto"/>
        <w:left w:val="none" w:sz="0" w:space="0" w:color="auto"/>
        <w:bottom w:val="none" w:sz="0" w:space="0" w:color="auto"/>
        <w:right w:val="none" w:sz="0" w:space="0" w:color="auto"/>
      </w:divBdr>
    </w:div>
    <w:div w:id="1639797791">
      <w:bodyDiv w:val="1"/>
      <w:marLeft w:val="0"/>
      <w:marRight w:val="0"/>
      <w:marTop w:val="0"/>
      <w:marBottom w:val="0"/>
      <w:divBdr>
        <w:top w:val="none" w:sz="0" w:space="0" w:color="auto"/>
        <w:left w:val="none" w:sz="0" w:space="0" w:color="auto"/>
        <w:bottom w:val="none" w:sz="0" w:space="0" w:color="auto"/>
        <w:right w:val="none" w:sz="0" w:space="0" w:color="auto"/>
      </w:divBdr>
    </w:div>
    <w:div w:id="1641962017">
      <w:bodyDiv w:val="1"/>
      <w:marLeft w:val="0"/>
      <w:marRight w:val="0"/>
      <w:marTop w:val="0"/>
      <w:marBottom w:val="0"/>
      <w:divBdr>
        <w:top w:val="none" w:sz="0" w:space="0" w:color="auto"/>
        <w:left w:val="none" w:sz="0" w:space="0" w:color="auto"/>
        <w:bottom w:val="none" w:sz="0" w:space="0" w:color="auto"/>
        <w:right w:val="none" w:sz="0" w:space="0" w:color="auto"/>
      </w:divBdr>
    </w:div>
    <w:div w:id="1643079876">
      <w:bodyDiv w:val="1"/>
      <w:marLeft w:val="0"/>
      <w:marRight w:val="0"/>
      <w:marTop w:val="0"/>
      <w:marBottom w:val="0"/>
      <w:divBdr>
        <w:top w:val="none" w:sz="0" w:space="0" w:color="auto"/>
        <w:left w:val="none" w:sz="0" w:space="0" w:color="auto"/>
        <w:bottom w:val="none" w:sz="0" w:space="0" w:color="auto"/>
        <w:right w:val="none" w:sz="0" w:space="0" w:color="auto"/>
      </w:divBdr>
    </w:div>
    <w:div w:id="1643803026">
      <w:bodyDiv w:val="1"/>
      <w:marLeft w:val="0"/>
      <w:marRight w:val="0"/>
      <w:marTop w:val="0"/>
      <w:marBottom w:val="0"/>
      <w:divBdr>
        <w:top w:val="none" w:sz="0" w:space="0" w:color="auto"/>
        <w:left w:val="none" w:sz="0" w:space="0" w:color="auto"/>
        <w:bottom w:val="none" w:sz="0" w:space="0" w:color="auto"/>
        <w:right w:val="none" w:sz="0" w:space="0" w:color="auto"/>
      </w:divBdr>
    </w:div>
    <w:div w:id="1645237477">
      <w:bodyDiv w:val="1"/>
      <w:marLeft w:val="0"/>
      <w:marRight w:val="0"/>
      <w:marTop w:val="0"/>
      <w:marBottom w:val="0"/>
      <w:divBdr>
        <w:top w:val="none" w:sz="0" w:space="0" w:color="auto"/>
        <w:left w:val="none" w:sz="0" w:space="0" w:color="auto"/>
        <w:bottom w:val="none" w:sz="0" w:space="0" w:color="auto"/>
        <w:right w:val="none" w:sz="0" w:space="0" w:color="auto"/>
      </w:divBdr>
    </w:div>
    <w:div w:id="1646081400">
      <w:bodyDiv w:val="1"/>
      <w:marLeft w:val="0"/>
      <w:marRight w:val="0"/>
      <w:marTop w:val="0"/>
      <w:marBottom w:val="0"/>
      <w:divBdr>
        <w:top w:val="none" w:sz="0" w:space="0" w:color="auto"/>
        <w:left w:val="none" w:sz="0" w:space="0" w:color="auto"/>
        <w:bottom w:val="none" w:sz="0" w:space="0" w:color="auto"/>
        <w:right w:val="none" w:sz="0" w:space="0" w:color="auto"/>
      </w:divBdr>
    </w:div>
    <w:div w:id="1646082717">
      <w:bodyDiv w:val="1"/>
      <w:marLeft w:val="0"/>
      <w:marRight w:val="0"/>
      <w:marTop w:val="0"/>
      <w:marBottom w:val="0"/>
      <w:divBdr>
        <w:top w:val="none" w:sz="0" w:space="0" w:color="auto"/>
        <w:left w:val="none" w:sz="0" w:space="0" w:color="auto"/>
        <w:bottom w:val="none" w:sz="0" w:space="0" w:color="auto"/>
        <w:right w:val="none" w:sz="0" w:space="0" w:color="auto"/>
      </w:divBdr>
    </w:div>
    <w:div w:id="1647200290">
      <w:bodyDiv w:val="1"/>
      <w:marLeft w:val="0"/>
      <w:marRight w:val="0"/>
      <w:marTop w:val="0"/>
      <w:marBottom w:val="0"/>
      <w:divBdr>
        <w:top w:val="none" w:sz="0" w:space="0" w:color="auto"/>
        <w:left w:val="none" w:sz="0" w:space="0" w:color="auto"/>
        <w:bottom w:val="none" w:sz="0" w:space="0" w:color="auto"/>
        <w:right w:val="none" w:sz="0" w:space="0" w:color="auto"/>
      </w:divBdr>
    </w:div>
    <w:div w:id="1647932249">
      <w:bodyDiv w:val="1"/>
      <w:marLeft w:val="0"/>
      <w:marRight w:val="0"/>
      <w:marTop w:val="0"/>
      <w:marBottom w:val="0"/>
      <w:divBdr>
        <w:top w:val="none" w:sz="0" w:space="0" w:color="auto"/>
        <w:left w:val="none" w:sz="0" w:space="0" w:color="auto"/>
        <w:bottom w:val="none" w:sz="0" w:space="0" w:color="auto"/>
        <w:right w:val="none" w:sz="0" w:space="0" w:color="auto"/>
      </w:divBdr>
    </w:div>
    <w:div w:id="1649433611">
      <w:bodyDiv w:val="1"/>
      <w:marLeft w:val="0"/>
      <w:marRight w:val="0"/>
      <w:marTop w:val="0"/>
      <w:marBottom w:val="0"/>
      <w:divBdr>
        <w:top w:val="none" w:sz="0" w:space="0" w:color="auto"/>
        <w:left w:val="none" w:sz="0" w:space="0" w:color="auto"/>
        <w:bottom w:val="none" w:sz="0" w:space="0" w:color="auto"/>
        <w:right w:val="none" w:sz="0" w:space="0" w:color="auto"/>
      </w:divBdr>
    </w:div>
    <w:div w:id="1650745733">
      <w:bodyDiv w:val="1"/>
      <w:marLeft w:val="0"/>
      <w:marRight w:val="0"/>
      <w:marTop w:val="0"/>
      <w:marBottom w:val="0"/>
      <w:divBdr>
        <w:top w:val="none" w:sz="0" w:space="0" w:color="auto"/>
        <w:left w:val="none" w:sz="0" w:space="0" w:color="auto"/>
        <w:bottom w:val="none" w:sz="0" w:space="0" w:color="auto"/>
        <w:right w:val="none" w:sz="0" w:space="0" w:color="auto"/>
      </w:divBdr>
    </w:div>
    <w:div w:id="1651783099">
      <w:bodyDiv w:val="1"/>
      <w:marLeft w:val="0"/>
      <w:marRight w:val="0"/>
      <w:marTop w:val="0"/>
      <w:marBottom w:val="0"/>
      <w:divBdr>
        <w:top w:val="none" w:sz="0" w:space="0" w:color="auto"/>
        <w:left w:val="none" w:sz="0" w:space="0" w:color="auto"/>
        <w:bottom w:val="none" w:sz="0" w:space="0" w:color="auto"/>
        <w:right w:val="none" w:sz="0" w:space="0" w:color="auto"/>
      </w:divBdr>
    </w:div>
    <w:div w:id="1653833064">
      <w:bodyDiv w:val="1"/>
      <w:marLeft w:val="0"/>
      <w:marRight w:val="0"/>
      <w:marTop w:val="0"/>
      <w:marBottom w:val="0"/>
      <w:divBdr>
        <w:top w:val="none" w:sz="0" w:space="0" w:color="auto"/>
        <w:left w:val="none" w:sz="0" w:space="0" w:color="auto"/>
        <w:bottom w:val="none" w:sz="0" w:space="0" w:color="auto"/>
        <w:right w:val="none" w:sz="0" w:space="0" w:color="auto"/>
      </w:divBdr>
    </w:div>
    <w:div w:id="1656295883">
      <w:bodyDiv w:val="1"/>
      <w:marLeft w:val="0"/>
      <w:marRight w:val="0"/>
      <w:marTop w:val="0"/>
      <w:marBottom w:val="0"/>
      <w:divBdr>
        <w:top w:val="none" w:sz="0" w:space="0" w:color="auto"/>
        <w:left w:val="none" w:sz="0" w:space="0" w:color="auto"/>
        <w:bottom w:val="none" w:sz="0" w:space="0" w:color="auto"/>
        <w:right w:val="none" w:sz="0" w:space="0" w:color="auto"/>
      </w:divBdr>
    </w:div>
    <w:div w:id="1656688525">
      <w:bodyDiv w:val="1"/>
      <w:marLeft w:val="0"/>
      <w:marRight w:val="0"/>
      <w:marTop w:val="0"/>
      <w:marBottom w:val="0"/>
      <w:divBdr>
        <w:top w:val="none" w:sz="0" w:space="0" w:color="auto"/>
        <w:left w:val="none" w:sz="0" w:space="0" w:color="auto"/>
        <w:bottom w:val="none" w:sz="0" w:space="0" w:color="auto"/>
        <w:right w:val="none" w:sz="0" w:space="0" w:color="auto"/>
      </w:divBdr>
    </w:div>
    <w:div w:id="1659574088">
      <w:bodyDiv w:val="1"/>
      <w:marLeft w:val="0"/>
      <w:marRight w:val="0"/>
      <w:marTop w:val="0"/>
      <w:marBottom w:val="0"/>
      <w:divBdr>
        <w:top w:val="none" w:sz="0" w:space="0" w:color="auto"/>
        <w:left w:val="none" w:sz="0" w:space="0" w:color="auto"/>
        <w:bottom w:val="none" w:sz="0" w:space="0" w:color="auto"/>
        <w:right w:val="none" w:sz="0" w:space="0" w:color="auto"/>
      </w:divBdr>
    </w:div>
    <w:div w:id="1659964367">
      <w:bodyDiv w:val="1"/>
      <w:marLeft w:val="0"/>
      <w:marRight w:val="0"/>
      <w:marTop w:val="0"/>
      <w:marBottom w:val="0"/>
      <w:divBdr>
        <w:top w:val="none" w:sz="0" w:space="0" w:color="auto"/>
        <w:left w:val="none" w:sz="0" w:space="0" w:color="auto"/>
        <w:bottom w:val="none" w:sz="0" w:space="0" w:color="auto"/>
        <w:right w:val="none" w:sz="0" w:space="0" w:color="auto"/>
      </w:divBdr>
    </w:div>
    <w:div w:id="1661038986">
      <w:bodyDiv w:val="1"/>
      <w:marLeft w:val="0"/>
      <w:marRight w:val="0"/>
      <w:marTop w:val="0"/>
      <w:marBottom w:val="0"/>
      <w:divBdr>
        <w:top w:val="none" w:sz="0" w:space="0" w:color="auto"/>
        <w:left w:val="none" w:sz="0" w:space="0" w:color="auto"/>
        <w:bottom w:val="none" w:sz="0" w:space="0" w:color="auto"/>
        <w:right w:val="none" w:sz="0" w:space="0" w:color="auto"/>
      </w:divBdr>
    </w:div>
    <w:div w:id="1661537372">
      <w:bodyDiv w:val="1"/>
      <w:marLeft w:val="0"/>
      <w:marRight w:val="0"/>
      <w:marTop w:val="0"/>
      <w:marBottom w:val="0"/>
      <w:divBdr>
        <w:top w:val="none" w:sz="0" w:space="0" w:color="auto"/>
        <w:left w:val="none" w:sz="0" w:space="0" w:color="auto"/>
        <w:bottom w:val="none" w:sz="0" w:space="0" w:color="auto"/>
        <w:right w:val="none" w:sz="0" w:space="0" w:color="auto"/>
      </w:divBdr>
    </w:div>
    <w:div w:id="1666086096">
      <w:bodyDiv w:val="1"/>
      <w:marLeft w:val="0"/>
      <w:marRight w:val="0"/>
      <w:marTop w:val="0"/>
      <w:marBottom w:val="0"/>
      <w:divBdr>
        <w:top w:val="none" w:sz="0" w:space="0" w:color="auto"/>
        <w:left w:val="none" w:sz="0" w:space="0" w:color="auto"/>
        <w:bottom w:val="none" w:sz="0" w:space="0" w:color="auto"/>
        <w:right w:val="none" w:sz="0" w:space="0" w:color="auto"/>
      </w:divBdr>
    </w:div>
    <w:div w:id="1666930250">
      <w:bodyDiv w:val="1"/>
      <w:marLeft w:val="0"/>
      <w:marRight w:val="0"/>
      <w:marTop w:val="0"/>
      <w:marBottom w:val="0"/>
      <w:divBdr>
        <w:top w:val="none" w:sz="0" w:space="0" w:color="auto"/>
        <w:left w:val="none" w:sz="0" w:space="0" w:color="auto"/>
        <w:bottom w:val="none" w:sz="0" w:space="0" w:color="auto"/>
        <w:right w:val="none" w:sz="0" w:space="0" w:color="auto"/>
      </w:divBdr>
    </w:div>
    <w:div w:id="1667829455">
      <w:bodyDiv w:val="1"/>
      <w:marLeft w:val="0"/>
      <w:marRight w:val="0"/>
      <w:marTop w:val="0"/>
      <w:marBottom w:val="0"/>
      <w:divBdr>
        <w:top w:val="none" w:sz="0" w:space="0" w:color="auto"/>
        <w:left w:val="none" w:sz="0" w:space="0" w:color="auto"/>
        <w:bottom w:val="none" w:sz="0" w:space="0" w:color="auto"/>
        <w:right w:val="none" w:sz="0" w:space="0" w:color="auto"/>
      </w:divBdr>
    </w:div>
    <w:div w:id="1668510936">
      <w:bodyDiv w:val="1"/>
      <w:marLeft w:val="0"/>
      <w:marRight w:val="0"/>
      <w:marTop w:val="0"/>
      <w:marBottom w:val="0"/>
      <w:divBdr>
        <w:top w:val="none" w:sz="0" w:space="0" w:color="auto"/>
        <w:left w:val="none" w:sz="0" w:space="0" w:color="auto"/>
        <w:bottom w:val="none" w:sz="0" w:space="0" w:color="auto"/>
        <w:right w:val="none" w:sz="0" w:space="0" w:color="auto"/>
      </w:divBdr>
    </w:div>
    <w:div w:id="1669139062">
      <w:bodyDiv w:val="1"/>
      <w:marLeft w:val="0"/>
      <w:marRight w:val="0"/>
      <w:marTop w:val="0"/>
      <w:marBottom w:val="0"/>
      <w:divBdr>
        <w:top w:val="none" w:sz="0" w:space="0" w:color="auto"/>
        <w:left w:val="none" w:sz="0" w:space="0" w:color="auto"/>
        <w:bottom w:val="none" w:sz="0" w:space="0" w:color="auto"/>
        <w:right w:val="none" w:sz="0" w:space="0" w:color="auto"/>
      </w:divBdr>
    </w:div>
    <w:div w:id="1670451104">
      <w:bodyDiv w:val="1"/>
      <w:marLeft w:val="0"/>
      <w:marRight w:val="0"/>
      <w:marTop w:val="0"/>
      <w:marBottom w:val="0"/>
      <w:divBdr>
        <w:top w:val="none" w:sz="0" w:space="0" w:color="auto"/>
        <w:left w:val="none" w:sz="0" w:space="0" w:color="auto"/>
        <w:bottom w:val="none" w:sz="0" w:space="0" w:color="auto"/>
        <w:right w:val="none" w:sz="0" w:space="0" w:color="auto"/>
      </w:divBdr>
    </w:div>
    <w:div w:id="1671104765">
      <w:bodyDiv w:val="1"/>
      <w:marLeft w:val="0"/>
      <w:marRight w:val="0"/>
      <w:marTop w:val="0"/>
      <w:marBottom w:val="0"/>
      <w:divBdr>
        <w:top w:val="none" w:sz="0" w:space="0" w:color="auto"/>
        <w:left w:val="none" w:sz="0" w:space="0" w:color="auto"/>
        <w:bottom w:val="none" w:sz="0" w:space="0" w:color="auto"/>
        <w:right w:val="none" w:sz="0" w:space="0" w:color="auto"/>
      </w:divBdr>
    </w:div>
    <w:div w:id="1671985662">
      <w:bodyDiv w:val="1"/>
      <w:marLeft w:val="0"/>
      <w:marRight w:val="0"/>
      <w:marTop w:val="0"/>
      <w:marBottom w:val="0"/>
      <w:divBdr>
        <w:top w:val="none" w:sz="0" w:space="0" w:color="auto"/>
        <w:left w:val="none" w:sz="0" w:space="0" w:color="auto"/>
        <w:bottom w:val="none" w:sz="0" w:space="0" w:color="auto"/>
        <w:right w:val="none" w:sz="0" w:space="0" w:color="auto"/>
      </w:divBdr>
    </w:div>
    <w:div w:id="1672678183">
      <w:bodyDiv w:val="1"/>
      <w:marLeft w:val="0"/>
      <w:marRight w:val="0"/>
      <w:marTop w:val="0"/>
      <w:marBottom w:val="0"/>
      <w:divBdr>
        <w:top w:val="none" w:sz="0" w:space="0" w:color="auto"/>
        <w:left w:val="none" w:sz="0" w:space="0" w:color="auto"/>
        <w:bottom w:val="none" w:sz="0" w:space="0" w:color="auto"/>
        <w:right w:val="none" w:sz="0" w:space="0" w:color="auto"/>
      </w:divBdr>
    </w:div>
    <w:div w:id="1673020531">
      <w:bodyDiv w:val="1"/>
      <w:marLeft w:val="0"/>
      <w:marRight w:val="0"/>
      <w:marTop w:val="0"/>
      <w:marBottom w:val="0"/>
      <w:divBdr>
        <w:top w:val="none" w:sz="0" w:space="0" w:color="auto"/>
        <w:left w:val="none" w:sz="0" w:space="0" w:color="auto"/>
        <w:bottom w:val="none" w:sz="0" w:space="0" w:color="auto"/>
        <w:right w:val="none" w:sz="0" w:space="0" w:color="auto"/>
      </w:divBdr>
    </w:div>
    <w:div w:id="1674530403">
      <w:bodyDiv w:val="1"/>
      <w:marLeft w:val="0"/>
      <w:marRight w:val="0"/>
      <w:marTop w:val="0"/>
      <w:marBottom w:val="0"/>
      <w:divBdr>
        <w:top w:val="none" w:sz="0" w:space="0" w:color="auto"/>
        <w:left w:val="none" w:sz="0" w:space="0" w:color="auto"/>
        <w:bottom w:val="none" w:sz="0" w:space="0" w:color="auto"/>
        <w:right w:val="none" w:sz="0" w:space="0" w:color="auto"/>
      </w:divBdr>
    </w:div>
    <w:div w:id="1681201011">
      <w:bodyDiv w:val="1"/>
      <w:marLeft w:val="0"/>
      <w:marRight w:val="0"/>
      <w:marTop w:val="0"/>
      <w:marBottom w:val="0"/>
      <w:divBdr>
        <w:top w:val="none" w:sz="0" w:space="0" w:color="auto"/>
        <w:left w:val="none" w:sz="0" w:space="0" w:color="auto"/>
        <w:bottom w:val="none" w:sz="0" w:space="0" w:color="auto"/>
        <w:right w:val="none" w:sz="0" w:space="0" w:color="auto"/>
      </w:divBdr>
    </w:div>
    <w:div w:id="1686319869">
      <w:bodyDiv w:val="1"/>
      <w:marLeft w:val="0"/>
      <w:marRight w:val="0"/>
      <w:marTop w:val="0"/>
      <w:marBottom w:val="0"/>
      <w:divBdr>
        <w:top w:val="none" w:sz="0" w:space="0" w:color="auto"/>
        <w:left w:val="none" w:sz="0" w:space="0" w:color="auto"/>
        <w:bottom w:val="none" w:sz="0" w:space="0" w:color="auto"/>
        <w:right w:val="none" w:sz="0" w:space="0" w:color="auto"/>
      </w:divBdr>
    </w:div>
    <w:div w:id="1686832355">
      <w:bodyDiv w:val="1"/>
      <w:marLeft w:val="0"/>
      <w:marRight w:val="0"/>
      <w:marTop w:val="0"/>
      <w:marBottom w:val="0"/>
      <w:divBdr>
        <w:top w:val="none" w:sz="0" w:space="0" w:color="auto"/>
        <w:left w:val="none" w:sz="0" w:space="0" w:color="auto"/>
        <w:bottom w:val="none" w:sz="0" w:space="0" w:color="auto"/>
        <w:right w:val="none" w:sz="0" w:space="0" w:color="auto"/>
      </w:divBdr>
    </w:div>
    <w:div w:id="1687708921">
      <w:bodyDiv w:val="1"/>
      <w:marLeft w:val="0"/>
      <w:marRight w:val="0"/>
      <w:marTop w:val="0"/>
      <w:marBottom w:val="0"/>
      <w:divBdr>
        <w:top w:val="none" w:sz="0" w:space="0" w:color="auto"/>
        <w:left w:val="none" w:sz="0" w:space="0" w:color="auto"/>
        <w:bottom w:val="none" w:sz="0" w:space="0" w:color="auto"/>
        <w:right w:val="none" w:sz="0" w:space="0" w:color="auto"/>
      </w:divBdr>
    </w:div>
    <w:div w:id="1688404023">
      <w:bodyDiv w:val="1"/>
      <w:marLeft w:val="0"/>
      <w:marRight w:val="0"/>
      <w:marTop w:val="0"/>
      <w:marBottom w:val="0"/>
      <w:divBdr>
        <w:top w:val="none" w:sz="0" w:space="0" w:color="auto"/>
        <w:left w:val="none" w:sz="0" w:space="0" w:color="auto"/>
        <w:bottom w:val="none" w:sz="0" w:space="0" w:color="auto"/>
        <w:right w:val="none" w:sz="0" w:space="0" w:color="auto"/>
      </w:divBdr>
    </w:div>
    <w:div w:id="1691948878">
      <w:bodyDiv w:val="1"/>
      <w:marLeft w:val="0"/>
      <w:marRight w:val="0"/>
      <w:marTop w:val="0"/>
      <w:marBottom w:val="0"/>
      <w:divBdr>
        <w:top w:val="none" w:sz="0" w:space="0" w:color="auto"/>
        <w:left w:val="none" w:sz="0" w:space="0" w:color="auto"/>
        <w:bottom w:val="none" w:sz="0" w:space="0" w:color="auto"/>
        <w:right w:val="none" w:sz="0" w:space="0" w:color="auto"/>
      </w:divBdr>
    </w:div>
    <w:div w:id="1692949865">
      <w:bodyDiv w:val="1"/>
      <w:marLeft w:val="0"/>
      <w:marRight w:val="0"/>
      <w:marTop w:val="0"/>
      <w:marBottom w:val="0"/>
      <w:divBdr>
        <w:top w:val="none" w:sz="0" w:space="0" w:color="auto"/>
        <w:left w:val="none" w:sz="0" w:space="0" w:color="auto"/>
        <w:bottom w:val="none" w:sz="0" w:space="0" w:color="auto"/>
        <w:right w:val="none" w:sz="0" w:space="0" w:color="auto"/>
      </w:divBdr>
    </w:div>
    <w:div w:id="1693844667">
      <w:bodyDiv w:val="1"/>
      <w:marLeft w:val="0"/>
      <w:marRight w:val="0"/>
      <w:marTop w:val="0"/>
      <w:marBottom w:val="0"/>
      <w:divBdr>
        <w:top w:val="none" w:sz="0" w:space="0" w:color="auto"/>
        <w:left w:val="none" w:sz="0" w:space="0" w:color="auto"/>
        <w:bottom w:val="none" w:sz="0" w:space="0" w:color="auto"/>
        <w:right w:val="none" w:sz="0" w:space="0" w:color="auto"/>
      </w:divBdr>
    </w:div>
    <w:div w:id="1694115050">
      <w:bodyDiv w:val="1"/>
      <w:marLeft w:val="0"/>
      <w:marRight w:val="0"/>
      <w:marTop w:val="0"/>
      <w:marBottom w:val="0"/>
      <w:divBdr>
        <w:top w:val="none" w:sz="0" w:space="0" w:color="auto"/>
        <w:left w:val="none" w:sz="0" w:space="0" w:color="auto"/>
        <w:bottom w:val="none" w:sz="0" w:space="0" w:color="auto"/>
        <w:right w:val="none" w:sz="0" w:space="0" w:color="auto"/>
      </w:divBdr>
    </w:div>
    <w:div w:id="1695692911">
      <w:bodyDiv w:val="1"/>
      <w:marLeft w:val="0"/>
      <w:marRight w:val="0"/>
      <w:marTop w:val="0"/>
      <w:marBottom w:val="0"/>
      <w:divBdr>
        <w:top w:val="none" w:sz="0" w:space="0" w:color="auto"/>
        <w:left w:val="none" w:sz="0" w:space="0" w:color="auto"/>
        <w:bottom w:val="none" w:sz="0" w:space="0" w:color="auto"/>
        <w:right w:val="none" w:sz="0" w:space="0" w:color="auto"/>
      </w:divBdr>
    </w:div>
    <w:div w:id="1697199107">
      <w:bodyDiv w:val="1"/>
      <w:marLeft w:val="0"/>
      <w:marRight w:val="0"/>
      <w:marTop w:val="0"/>
      <w:marBottom w:val="0"/>
      <w:divBdr>
        <w:top w:val="none" w:sz="0" w:space="0" w:color="auto"/>
        <w:left w:val="none" w:sz="0" w:space="0" w:color="auto"/>
        <w:bottom w:val="none" w:sz="0" w:space="0" w:color="auto"/>
        <w:right w:val="none" w:sz="0" w:space="0" w:color="auto"/>
      </w:divBdr>
    </w:div>
    <w:div w:id="1698385135">
      <w:bodyDiv w:val="1"/>
      <w:marLeft w:val="0"/>
      <w:marRight w:val="0"/>
      <w:marTop w:val="0"/>
      <w:marBottom w:val="0"/>
      <w:divBdr>
        <w:top w:val="none" w:sz="0" w:space="0" w:color="auto"/>
        <w:left w:val="none" w:sz="0" w:space="0" w:color="auto"/>
        <w:bottom w:val="none" w:sz="0" w:space="0" w:color="auto"/>
        <w:right w:val="none" w:sz="0" w:space="0" w:color="auto"/>
      </w:divBdr>
    </w:div>
    <w:div w:id="1698654607">
      <w:bodyDiv w:val="1"/>
      <w:marLeft w:val="0"/>
      <w:marRight w:val="0"/>
      <w:marTop w:val="0"/>
      <w:marBottom w:val="0"/>
      <w:divBdr>
        <w:top w:val="none" w:sz="0" w:space="0" w:color="auto"/>
        <w:left w:val="none" w:sz="0" w:space="0" w:color="auto"/>
        <w:bottom w:val="none" w:sz="0" w:space="0" w:color="auto"/>
        <w:right w:val="none" w:sz="0" w:space="0" w:color="auto"/>
      </w:divBdr>
    </w:div>
    <w:div w:id="1699308517">
      <w:bodyDiv w:val="1"/>
      <w:marLeft w:val="0"/>
      <w:marRight w:val="0"/>
      <w:marTop w:val="0"/>
      <w:marBottom w:val="0"/>
      <w:divBdr>
        <w:top w:val="none" w:sz="0" w:space="0" w:color="auto"/>
        <w:left w:val="none" w:sz="0" w:space="0" w:color="auto"/>
        <w:bottom w:val="none" w:sz="0" w:space="0" w:color="auto"/>
        <w:right w:val="none" w:sz="0" w:space="0" w:color="auto"/>
      </w:divBdr>
    </w:div>
    <w:div w:id="1699817566">
      <w:bodyDiv w:val="1"/>
      <w:marLeft w:val="0"/>
      <w:marRight w:val="0"/>
      <w:marTop w:val="0"/>
      <w:marBottom w:val="0"/>
      <w:divBdr>
        <w:top w:val="none" w:sz="0" w:space="0" w:color="auto"/>
        <w:left w:val="none" w:sz="0" w:space="0" w:color="auto"/>
        <w:bottom w:val="none" w:sz="0" w:space="0" w:color="auto"/>
        <w:right w:val="none" w:sz="0" w:space="0" w:color="auto"/>
      </w:divBdr>
    </w:div>
    <w:div w:id="1700397463">
      <w:bodyDiv w:val="1"/>
      <w:marLeft w:val="0"/>
      <w:marRight w:val="0"/>
      <w:marTop w:val="0"/>
      <w:marBottom w:val="0"/>
      <w:divBdr>
        <w:top w:val="none" w:sz="0" w:space="0" w:color="auto"/>
        <w:left w:val="none" w:sz="0" w:space="0" w:color="auto"/>
        <w:bottom w:val="none" w:sz="0" w:space="0" w:color="auto"/>
        <w:right w:val="none" w:sz="0" w:space="0" w:color="auto"/>
      </w:divBdr>
    </w:div>
    <w:div w:id="1702245508">
      <w:bodyDiv w:val="1"/>
      <w:marLeft w:val="0"/>
      <w:marRight w:val="0"/>
      <w:marTop w:val="0"/>
      <w:marBottom w:val="0"/>
      <w:divBdr>
        <w:top w:val="none" w:sz="0" w:space="0" w:color="auto"/>
        <w:left w:val="none" w:sz="0" w:space="0" w:color="auto"/>
        <w:bottom w:val="none" w:sz="0" w:space="0" w:color="auto"/>
        <w:right w:val="none" w:sz="0" w:space="0" w:color="auto"/>
      </w:divBdr>
    </w:div>
    <w:div w:id="1703628611">
      <w:bodyDiv w:val="1"/>
      <w:marLeft w:val="0"/>
      <w:marRight w:val="0"/>
      <w:marTop w:val="0"/>
      <w:marBottom w:val="0"/>
      <w:divBdr>
        <w:top w:val="none" w:sz="0" w:space="0" w:color="auto"/>
        <w:left w:val="none" w:sz="0" w:space="0" w:color="auto"/>
        <w:bottom w:val="none" w:sz="0" w:space="0" w:color="auto"/>
        <w:right w:val="none" w:sz="0" w:space="0" w:color="auto"/>
      </w:divBdr>
    </w:div>
    <w:div w:id="1704015644">
      <w:bodyDiv w:val="1"/>
      <w:marLeft w:val="0"/>
      <w:marRight w:val="0"/>
      <w:marTop w:val="0"/>
      <w:marBottom w:val="0"/>
      <w:divBdr>
        <w:top w:val="none" w:sz="0" w:space="0" w:color="auto"/>
        <w:left w:val="none" w:sz="0" w:space="0" w:color="auto"/>
        <w:bottom w:val="none" w:sz="0" w:space="0" w:color="auto"/>
        <w:right w:val="none" w:sz="0" w:space="0" w:color="auto"/>
      </w:divBdr>
    </w:div>
    <w:div w:id="1710108767">
      <w:bodyDiv w:val="1"/>
      <w:marLeft w:val="0"/>
      <w:marRight w:val="0"/>
      <w:marTop w:val="0"/>
      <w:marBottom w:val="0"/>
      <w:divBdr>
        <w:top w:val="none" w:sz="0" w:space="0" w:color="auto"/>
        <w:left w:val="none" w:sz="0" w:space="0" w:color="auto"/>
        <w:bottom w:val="none" w:sz="0" w:space="0" w:color="auto"/>
        <w:right w:val="none" w:sz="0" w:space="0" w:color="auto"/>
      </w:divBdr>
    </w:div>
    <w:div w:id="1712413783">
      <w:bodyDiv w:val="1"/>
      <w:marLeft w:val="0"/>
      <w:marRight w:val="0"/>
      <w:marTop w:val="0"/>
      <w:marBottom w:val="0"/>
      <w:divBdr>
        <w:top w:val="none" w:sz="0" w:space="0" w:color="auto"/>
        <w:left w:val="none" w:sz="0" w:space="0" w:color="auto"/>
        <w:bottom w:val="none" w:sz="0" w:space="0" w:color="auto"/>
        <w:right w:val="none" w:sz="0" w:space="0" w:color="auto"/>
      </w:divBdr>
    </w:div>
    <w:div w:id="1713458294">
      <w:bodyDiv w:val="1"/>
      <w:marLeft w:val="0"/>
      <w:marRight w:val="0"/>
      <w:marTop w:val="0"/>
      <w:marBottom w:val="0"/>
      <w:divBdr>
        <w:top w:val="none" w:sz="0" w:space="0" w:color="auto"/>
        <w:left w:val="none" w:sz="0" w:space="0" w:color="auto"/>
        <w:bottom w:val="none" w:sz="0" w:space="0" w:color="auto"/>
        <w:right w:val="none" w:sz="0" w:space="0" w:color="auto"/>
      </w:divBdr>
    </w:div>
    <w:div w:id="1713536271">
      <w:bodyDiv w:val="1"/>
      <w:marLeft w:val="0"/>
      <w:marRight w:val="0"/>
      <w:marTop w:val="0"/>
      <w:marBottom w:val="0"/>
      <w:divBdr>
        <w:top w:val="none" w:sz="0" w:space="0" w:color="auto"/>
        <w:left w:val="none" w:sz="0" w:space="0" w:color="auto"/>
        <w:bottom w:val="none" w:sz="0" w:space="0" w:color="auto"/>
        <w:right w:val="none" w:sz="0" w:space="0" w:color="auto"/>
      </w:divBdr>
    </w:div>
    <w:div w:id="1713964833">
      <w:bodyDiv w:val="1"/>
      <w:marLeft w:val="0"/>
      <w:marRight w:val="0"/>
      <w:marTop w:val="0"/>
      <w:marBottom w:val="0"/>
      <w:divBdr>
        <w:top w:val="none" w:sz="0" w:space="0" w:color="auto"/>
        <w:left w:val="none" w:sz="0" w:space="0" w:color="auto"/>
        <w:bottom w:val="none" w:sz="0" w:space="0" w:color="auto"/>
        <w:right w:val="none" w:sz="0" w:space="0" w:color="auto"/>
      </w:divBdr>
    </w:div>
    <w:div w:id="1717899437">
      <w:bodyDiv w:val="1"/>
      <w:marLeft w:val="0"/>
      <w:marRight w:val="0"/>
      <w:marTop w:val="0"/>
      <w:marBottom w:val="0"/>
      <w:divBdr>
        <w:top w:val="none" w:sz="0" w:space="0" w:color="auto"/>
        <w:left w:val="none" w:sz="0" w:space="0" w:color="auto"/>
        <w:bottom w:val="none" w:sz="0" w:space="0" w:color="auto"/>
        <w:right w:val="none" w:sz="0" w:space="0" w:color="auto"/>
      </w:divBdr>
    </w:div>
    <w:div w:id="1718355802">
      <w:bodyDiv w:val="1"/>
      <w:marLeft w:val="0"/>
      <w:marRight w:val="0"/>
      <w:marTop w:val="0"/>
      <w:marBottom w:val="0"/>
      <w:divBdr>
        <w:top w:val="none" w:sz="0" w:space="0" w:color="auto"/>
        <w:left w:val="none" w:sz="0" w:space="0" w:color="auto"/>
        <w:bottom w:val="none" w:sz="0" w:space="0" w:color="auto"/>
        <w:right w:val="none" w:sz="0" w:space="0" w:color="auto"/>
      </w:divBdr>
    </w:div>
    <w:div w:id="1719351192">
      <w:bodyDiv w:val="1"/>
      <w:marLeft w:val="0"/>
      <w:marRight w:val="0"/>
      <w:marTop w:val="0"/>
      <w:marBottom w:val="0"/>
      <w:divBdr>
        <w:top w:val="none" w:sz="0" w:space="0" w:color="auto"/>
        <w:left w:val="none" w:sz="0" w:space="0" w:color="auto"/>
        <w:bottom w:val="none" w:sz="0" w:space="0" w:color="auto"/>
        <w:right w:val="none" w:sz="0" w:space="0" w:color="auto"/>
      </w:divBdr>
    </w:div>
    <w:div w:id="1721049427">
      <w:bodyDiv w:val="1"/>
      <w:marLeft w:val="0"/>
      <w:marRight w:val="0"/>
      <w:marTop w:val="0"/>
      <w:marBottom w:val="0"/>
      <w:divBdr>
        <w:top w:val="none" w:sz="0" w:space="0" w:color="auto"/>
        <w:left w:val="none" w:sz="0" w:space="0" w:color="auto"/>
        <w:bottom w:val="none" w:sz="0" w:space="0" w:color="auto"/>
        <w:right w:val="none" w:sz="0" w:space="0" w:color="auto"/>
      </w:divBdr>
    </w:div>
    <w:div w:id="1722174898">
      <w:bodyDiv w:val="1"/>
      <w:marLeft w:val="0"/>
      <w:marRight w:val="0"/>
      <w:marTop w:val="0"/>
      <w:marBottom w:val="0"/>
      <w:divBdr>
        <w:top w:val="none" w:sz="0" w:space="0" w:color="auto"/>
        <w:left w:val="none" w:sz="0" w:space="0" w:color="auto"/>
        <w:bottom w:val="none" w:sz="0" w:space="0" w:color="auto"/>
        <w:right w:val="none" w:sz="0" w:space="0" w:color="auto"/>
      </w:divBdr>
    </w:div>
    <w:div w:id="1723094154">
      <w:bodyDiv w:val="1"/>
      <w:marLeft w:val="0"/>
      <w:marRight w:val="0"/>
      <w:marTop w:val="0"/>
      <w:marBottom w:val="0"/>
      <w:divBdr>
        <w:top w:val="none" w:sz="0" w:space="0" w:color="auto"/>
        <w:left w:val="none" w:sz="0" w:space="0" w:color="auto"/>
        <w:bottom w:val="none" w:sz="0" w:space="0" w:color="auto"/>
        <w:right w:val="none" w:sz="0" w:space="0" w:color="auto"/>
      </w:divBdr>
    </w:div>
    <w:div w:id="1724523337">
      <w:bodyDiv w:val="1"/>
      <w:marLeft w:val="0"/>
      <w:marRight w:val="0"/>
      <w:marTop w:val="0"/>
      <w:marBottom w:val="0"/>
      <w:divBdr>
        <w:top w:val="none" w:sz="0" w:space="0" w:color="auto"/>
        <w:left w:val="none" w:sz="0" w:space="0" w:color="auto"/>
        <w:bottom w:val="none" w:sz="0" w:space="0" w:color="auto"/>
        <w:right w:val="none" w:sz="0" w:space="0" w:color="auto"/>
      </w:divBdr>
    </w:div>
    <w:div w:id="1727796972">
      <w:bodyDiv w:val="1"/>
      <w:marLeft w:val="0"/>
      <w:marRight w:val="0"/>
      <w:marTop w:val="0"/>
      <w:marBottom w:val="0"/>
      <w:divBdr>
        <w:top w:val="none" w:sz="0" w:space="0" w:color="auto"/>
        <w:left w:val="none" w:sz="0" w:space="0" w:color="auto"/>
        <w:bottom w:val="none" w:sz="0" w:space="0" w:color="auto"/>
        <w:right w:val="none" w:sz="0" w:space="0" w:color="auto"/>
      </w:divBdr>
    </w:div>
    <w:div w:id="1727952077">
      <w:bodyDiv w:val="1"/>
      <w:marLeft w:val="0"/>
      <w:marRight w:val="0"/>
      <w:marTop w:val="0"/>
      <w:marBottom w:val="0"/>
      <w:divBdr>
        <w:top w:val="none" w:sz="0" w:space="0" w:color="auto"/>
        <w:left w:val="none" w:sz="0" w:space="0" w:color="auto"/>
        <w:bottom w:val="none" w:sz="0" w:space="0" w:color="auto"/>
        <w:right w:val="none" w:sz="0" w:space="0" w:color="auto"/>
      </w:divBdr>
    </w:div>
    <w:div w:id="1728333857">
      <w:bodyDiv w:val="1"/>
      <w:marLeft w:val="0"/>
      <w:marRight w:val="0"/>
      <w:marTop w:val="0"/>
      <w:marBottom w:val="0"/>
      <w:divBdr>
        <w:top w:val="none" w:sz="0" w:space="0" w:color="auto"/>
        <w:left w:val="none" w:sz="0" w:space="0" w:color="auto"/>
        <w:bottom w:val="none" w:sz="0" w:space="0" w:color="auto"/>
        <w:right w:val="none" w:sz="0" w:space="0" w:color="auto"/>
      </w:divBdr>
    </w:div>
    <w:div w:id="1733118610">
      <w:bodyDiv w:val="1"/>
      <w:marLeft w:val="0"/>
      <w:marRight w:val="0"/>
      <w:marTop w:val="0"/>
      <w:marBottom w:val="0"/>
      <w:divBdr>
        <w:top w:val="none" w:sz="0" w:space="0" w:color="auto"/>
        <w:left w:val="none" w:sz="0" w:space="0" w:color="auto"/>
        <w:bottom w:val="none" w:sz="0" w:space="0" w:color="auto"/>
        <w:right w:val="none" w:sz="0" w:space="0" w:color="auto"/>
      </w:divBdr>
    </w:div>
    <w:div w:id="1733383288">
      <w:bodyDiv w:val="1"/>
      <w:marLeft w:val="0"/>
      <w:marRight w:val="0"/>
      <w:marTop w:val="0"/>
      <w:marBottom w:val="0"/>
      <w:divBdr>
        <w:top w:val="none" w:sz="0" w:space="0" w:color="auto"/>
        <w:left w:val="none" w:sz="0" w:space="0" w:color="auto"/>
        <w:bottom w:val="none" w:sz="0" w:space="0" w:color="auto"/>
        <w:right w:val="none" w:sz="0" w:space="0" w:color="auto"/>
      </w:divBdr>
    </w:div>
    <w:div w:id="1737971934">
      <w:bodyDiv w:val="1"/>
      <w:marLeft w:val="0"/>
      <w:marRight w:val="0"/>
      <w:marTop w:val="0"/>
      <w:marBottom w:val="0"/>
      <w:divBdr>
        <w:top w:val="none" w:sz="0" w:space="0" w:color="auto"/>
        <w:left w:val="none" w:sz="0" w:space="0" w:color="auto"/>
        <w:bottom w:val="none" w:sz="0" w:space="0" w:color="auto"/>
        <w:right w:val="none" w:sz="0" w:space="0" w:color="auto"/>
      </w:divBdr>
    </w:div>
    <w:div w:id="1740975034">
      <w:bodyDiv w:val="1"/>
      <w:marLeft w:val="0"/>
      <w:marRight w:val="0"/>
      <w:marTop w:val="0"/>
      <w:marBottom w:val="0"/>
      <w:divBdr>
        <w:top w:val="none" w:sz="0" w:space="0" w:color="auto"/>
        <w:left w:val="none" w:sz="0" w:space="0" w:color="auto"/>
        <w:bottom w:val="none" w:sz="0" w:space="0" w:color="auto"/>
        <w:right w:val="none" w:sz="0" w:space="0" w:color="auto"/>
      </w:divBdr>
    </w:div>
    <w:div w:id="1741250925">
      <w:bodyDiv w:val="1"/>
      <w:marLeft w:val="0"/>
      <w:marRight w:val="0"/>
      <w:marTop w:val="0"/>
      <w:marBottom w:val="0"/>
      <w:divBdr>
        <w:top w:val="none" w:sz="0" w:space="0" w:color="auto"/>
        <w:left w:val="none" w:sz="0" w:space="0" w:color="auto"/>
        <w:bottom w:val="none" w:sz="0" w:space="0" w:color="auto"/>
        <w:right w:val="none" w:sz="0" w:space="0" w:color="auto"/>
      </w:divBdr>
    </w:div>
    <w:div w:id="1741948728">
      <w:bodyDiv w:val="1"/>
      <w:marLeft w:val="0"/>
      <w:marRight w:val="0"/>
      <w:marTop w:val="0"/>
      <w:marBottom w:val="0"/>
      <w:divBdr>
        <w:top w:val="none" w:sz="0" w:space="0" w:color="auto"/>
        <w:left w:val="none" w:sz="0" w:space="0" w:color="auto"/>
        <w:bottom w:val="none" w:sz="0" w:space="0" w:color="auto"/>
        <w:right w:val="none" w:sz="0" w:space="0" w:color="auto"/>
      </w:divBdr>
    </w:div>
    <w:div w:id="1742827424">
      <w:bodyDiv w:val="1"/>
      <w:marLeft w:val="0"/>
      <w:marRight w:val="0"/>
      <w:marTop w:val="0"/>
      <w:marBottom w:val="0"/>
      <w:divBdr>
        <w:top w:val="none" w:sz="0" w:space="0" w:color="auto"/>
        <w:left w:val="none" w:sz="0" w:space="0" w:color="auto"/>
        <w:bottom w:val="none" w:sz="0" w:space="0" w:color="auto"/>
        <w:right w:val="none" w:sz="0" w:space="0" w:color="auto"/>
      </w:divBdr>
    </w:div>
    <w:div w:id="1742947248">
      <w:bodyDiv w:val="1"/>
      <w:marLeft w:val="0"/>
      <w:marRight w:val="0"/>
      <w:marTop w:val="0"/>
      <w:marBottom w:val="0"/>
      <w:divBdr>
        <w:top w:val="none" w:sz="0" w:space="0" w:color="auto"/>
        <w:left w:val="none" w:sz="0" w:space="0" w:color="auto"/>
        <w:bottom w:val="none" w:sz="0" w:space="0" w:color="auto"/>
        <w:right w:val="none" w:sz="0" w:space="0" w:color="auto"/>
      </w:divBdr>
    </w:div>
    <w:div w:id="1743990602">
      <w:bodyDiv w:val="1"/>
      <w:marLeft w:val="0"/>
      <w:marRight w:val="0"/>
      <w:marTop w:val="0"/>
      <w:marBottom w:val="0"/>
      <w:divBdr>
        <w:top w:val="none" w:sz="0" w:space="0" w:color="auto"/>
        <w:left w:val="none" w:sz="0" w:space="0" w:color="auto"/>
        <w:bottom w:val="none" w:sz="0" w:space="0" w:color="auto"/>
        <w:right w:val="none" w:sz="0" w:space="0" w:color="auto"/>
      </w:divBdr>
    </w:div>
    <w:div w:id="1744598506">
      <w:bodyDiv w:val="1"/>
      <w:marLeft w:val="0"/>
      <w:marRight w:val="0"/>
      <w:marTop w:val="0"/>
      <w:marBottom w:val="0"/>
      <w:divBdr>
        <w:top w:val="none" w:sz="0" w:space="0" w:color="auto"/>
        <w:left w:val="none" w:sz="0" w:space="0" w:color="auto"/>
        <w:bottom w:val="none" w:sz="0" w:space="0" w:color="auto"/>
        <w:right w:val="none" w:sz="0" w:space="0" w:color="auto"/>
      </w:divBdr>
    </w:div>
    <w:div w:id="1744839504">
      <w:bodyDiv w:val="1"/>
      <w:marLeft w:val="0"/>
      <w:marRight w:val="0"/>
      <w:marTop w:val="0"/>
      <w:marBottom w:val="0"/>
      <w:divBdr>
        <w:top w:val="none" w:sz="0" w:space="0" w:color="auto"/>
        <w:left w:val="none" w:sz="0" w:space="0" w:color="auto"/>
        <w:bottom w:val="none" w:sz="0" w:space="0" w:color="auto"/>
        <w:right w:val="none" w:sz="0" w:space="0" w:color="auto"/>
      </w:divBdr>
    </w:div>
    <w:div w:id="1745031252">
      <w:bodyDiv w:val="1"/>
      <w:marLeft w:val="0"/>
      <w:marRight w:val="0"/>
      <w:marTop w:val="0"/>
      <w:marBottom w:val="0"/>
      <w:divBdr>
        <w:top w:val="none" w:sz="0" w:space="0" w:color="auto"/>
        <w:left w:val="none" w:sz="0" w:space="0" w:color="auto"/>
        <w:bottom w:val="none" w:sz="0" w:space="0" w:color="auto"/>
        <w:right w:val="none" w:sz="0" w:space="0" w:color="auto"/>
      </w:divBdr>
    </w:div>
    <w:div w:id="1746603995">
      <w:bodyDiv w:val="1"/>
      <w:marLeft w:val="0"/>
      <w:marRight w:val="0"/>
      <w:marTop w:val="0"/>
      <w:marBottom w:val="0"/>
      <w:divBdr>
        <w:top w:val="none" w:sz="0" w:space="0" w:color="auto"/>
        <w:left w:val="none" w:sz="0" w:space="0" w:color="auto"/>
        <w:bottom w:val="none" w:sz="0" w:space="0" w:color="auto"/>
        <w:right w:val="none" w:sz="0" w:space="0" w:color="auto"/>
      </w:divBdr>
    </w:div>
    <w:div w:id="1748110187">
      <w:bodyDiv w:val="1"/>
      <w:marLeft w:val="0"/>
      <w:marRight w:val="0"/>
      <w:marTop w:val="0"/>
      <w:marBottom w:val="0"/>
      <w:divBdr>
        <w:top w:val="none" w:sz="0" w:space="0" w:color="auto"/>
        <w:left w:val="none" w:sz="0" w:space="0" w:color="auto"/>
        <w:bottom w:val="none" w:sz="0" w:space="0" w:color="auto"/>
        <w:right w:val="none" w:sz="0" w:space="0" w:color="auto"/>
      </w:divBdr>
    </w:div>
    <w:div w:id="1748188373">
      <w:bodyDiv w:val="1"/>
      <w:marLeft w:val="0"/>
      <w:marRight w:val="0"/>
      <w:marTop w:val="0"/>
      <w:marBottom w:val="0"/>
      <w:divBdr>
        <w:top w:val="none" w:sz="0" w:space="0" w:color="auto"/>
        <w:left w:val="none" w:sz="0" w:space="0" w:color="auto"/>
        <w:bottom w:val="none" w:sz="0" w:space="0" w:color="auto"/>
        <w:right w:val="none" w:sz="0" w:space="0" w:color="auto"/>
      </w:divBdr>
    </w:div>
    <w:div w:id="1751808987">
      <w:bodyDiv w:val="1"/>
      <w:marLeft w:val="0"/>
      <w:marRight w:val="0"/>
      <w:marTop w:val="0"/>
      <w:marBottom w:val="0"/>
      <w:divBdr>
        <w:top w:val="none" w:sz="0" w:space="0" w:color="auto"/>
        <w:left w:val="none" w:sz="0" w:space="0" w:color="auto"/>
        <w:bottom w:val="none" w:sz="0" w:space="0" w:color="auto"/>
        <w:right w:val="none" w:sz="0" w:space="0" w:color="auto"/>
      </w:divBdr>
    </w:div>
    <w:div w:id="1752506192">
      <w:bodyDiv w:val="1"/>
      <w:marLeft w:val="0"/>
      <w:marRight w:val="0"/>
      <w:marTop w:val="0"/>
      <w:marBottom w:val="0"/>
      <w:divBdr>
        <w:top w:val="none" w:sz="0" w:space="0" w:color="auto"/>
        <w:left w:val="none" w:sz="0" w:space="0" w:color="auto"/>
        <w:bottom w:val="none" w:sz="0" w:space="0" w:color="auto"/>
        <w:right w:val="none" w:sz="0" w:space="0" w:color="auto"/>
      </w:divBdr>
    </w:div>
    <w:div w:id="1753501116">
      <w:bodyDiv w:val="1"/>
      <w:marLeft w:val="0"/>
      <w:marRight w:val="0"/>
      <w:marTop w:val="0"/>
      <w:marBottom w:val="0"/>
      <w:divBdr>
        <w:top w:val="none" w:sz="0" w:space="0" w:color="auto"/>
        <w:left w:val="none" w:sz="0" w:space="0" w:color="auto"/>
        <w:bottom w:val="none" w:sz="0" w:space="0" w:color="auto"/>
        <w:right w:val="none" w:sz="0" w:space="0" w:color="auto"/>
      </w:divBdr>
    </w:div>
    <w:div w:id="1756709206">
      <w:bodyDiv w:val="1"/>
      <w:marLeft w:val="0"/>
      <w:marRight w:val="0"/>
      <w:marTop w:val="0"/>
      <w:marBottom w:val="0"/>
      <w:divBdr>
        <w:top w:val="none" w:sz="0" w:space="0" w:color="auto"/>
        <w:left w:val="none" w:sz="0" w:space="0" w:color="auto"/>
        <w:bottom w:val="none" w:sz="0" w:space="0" w:color="auto"/>
        <w:right w:val="none" w:sz="0" w:space="0" w:color="auto"/>
      </w:divBdr>
    </w:div>
    <w:div w:id="1756902038">
      <w:bodyDiv w:val="1"/>
      <w:marLeft w:val="0"/>
      <w:marRight w:val="0"/>
      <w:marTop w:val="0"/>
      <w:marBottom w:val="0"/>
      <w:divBdr>
        <w:top w:val="none" w:sz="0" w:space="0" w:color="auto"/>
        <w:left w:val="none" w:sz="0" w:space="0" w:color="auto"/>
        <w:bottom w:val="none" w:sz="0" w:space="0" w:color="auto"/>
        <w:right w:val="none" w:sz="0" w:space="0" w:color="auto"/>
      </w:divBdr>
    </w:div>
    <w:div w:id="1757704240">
      <w:bodyDiv w:val="1"/>
      <w:marLeft w:val="0"/>
      <w:marRight w:val="0"/>
      <w:marTop w:val="0"/>
      <w:marBottom w:val="0"/>
      <w:divBdr>
        <w:top w:val="none" w:sz="0" w:space="0" w:color="auto"/>
        <w:left w:val="none" w:sz="0" w:space="0" w:color="auto"/>
        <w:bottom w:val="none" w:sz="0" w:space="0" w:color="auto"/>
        <w:right w:val="none" w:sz="0" w:space="0" w:color="auto"/>
      </w:divBdr>
    </w:div>
    <w:div w:id="1757745137">
      <w:bodyDiv w:val="1"/>
      <w:marLeft w:val="0"/>
      <w:marRight w:val="0"/>
      <w:marTop w:val="0"/>
      <w:marBottom w:val="0"/>
      <w:divBdr>
        <w:top w:val="none" w:sz="0" w:space="0" w:color="auto"/>
        <w:left w:val="none" w:sz="0" w:space="0" w:color="auto"/>
        <w:bottom w:val="none" w:sz="0" w:space="0" w:color="auto"/>
        <w:right w:val="none" w:sz="0" w:space="0" w:color="auto"/>
      </w:divBdr>
    </w:div>
    <w:div w:id="1759136180">
      <w:bodyDiv w:val="1"/>
      <w:marLeft w:val="0"/>
      <w:marRight w:val="0"/>
      <w:marTop w:val="0"/>
      <w:marBottom w:val="0"/>
      <w:divBdr>
        <w:top w:val="none" w:sz="0" w:space="0" w:color="auto"/>
        <w:left w:val="none" w:sz="0" w:space="0" w:color="auto"/>
        <w:bottom w:val="none" w:sz="0" w:space="0" w:color="auto"/>
        <w:right w:val="none" w:sz="0" w:space="0" w:color="auto"/>
      </w:divBdr>
    </w:div>
    <w:div w:id="1760784358">
      <w:bodyDiv w:val="1"/>
      <w:marLeft w:val="0"/>
      <w:marRight w:val="0"/>
      <w:marTop w:val="0"/>
      <w:marBottom w:val="0"/>
      <w:divBdr>
        <w:top w:val="none" w:sz="0" w:space="0" w:color="auto"/>
        <w:left w:val="none" w:sz="0" w:space="0" w:color="auto"/>
        <w:bottom w:val="none" w:sz="0" w:space="0" w:color="auto"/>
        <w:right w:val="none" w:sz="0" w:space="0" w:color="auto"/>
      </w:divBdr>
    </w:div>
    <w:div w:id="1762137455">
      <w:bodyDiv w:val="1"/>
      <w:marLeft w:val="0"/>
      <w:marRight w:val="0"/>
      <w:marTop w:val="0"/>
      <w:marBottom w:val="0"/>
      <w:divBdr>
        <w:top w:val="none" w:sz="0" w:space="0" w:color="auto"/>
        <w:left w:val="none" w:sz="0" w:space="0" w:color="auto"/>
        <w:bottom w:val="none" w:sz="0" w:space="0" w:color="auto"/>
        <w:right w:val="none" w:sz="0" w:space="0" w:color="auto"/>
      </w:divBdr>
    </w:div>
    <w:div w:id="1762870122">
      <w:bodyDiv w:val="1"/>
      <w:marLeft w:val="0"/>
      <w:marRight w:val="0"/>
      <w:marTop w:val="0"/>
      <w:marBottom w:val="0"/>
      <w:divBdr>
        <w:top w:val="none" w:sz="0" w:space="0" w:color="auto"/>
        <w:left w:val="none" w:sz="0" w:space="0" w:color="auto"/>
        <w:bottom w:val="none" w:sz="0" w:space="0" w:color="auto"/>
        <w:right w:val="none" w:sz="0" w:space="0" w:color="auto"/>
      </w:divBdr>
    </w:div>
    <w:div w:id="1762950918">
      <w:bodyDiv w:val="1"/>
      <w:marLeft w:val="0"/>
      <w:marRight w:val="0"/>
      <w:marTop w:val="0"/>
      <w:marBottom w:val="0"/>
      <w:divBdr>
        <w:top w:val="none" w:sz="0" w:space="0" w:color="auto"/>
        <w:left w:val="none" w:sz="0" w:space="0" w:color="auto"/>
        <w:bottom w:val="none" w:sz="0" w:space="0" w:color="auto"/>
        <w:right w:val="none" w:sz="0" w:space="0" w:color="auto"/>
      </w:divBdr>
    </w:div>
    <w:div w:id="1763452678">
      <w:bodyDiv w:val="1"/>
      <w:marLeft w:val="0"/>
      <w:marRight w:val="0"/>
      <w:marTop w:val="0"/>
      <w:marBottom w:val="0"/>
      <w:divBdr>
        <w:top w:val="none" w:sz="0" w:space="0" w:color="auto"/>
        <w:left w:val="none" w:sz="0" w:space="0" w:color="auto"/>
        <w:bottom w:val="none" w:sz="0" w:space="0" w:color="auto"/>
        <w:right w:val="none" w:sz="0" w:space="0" w:color="auto"/>
      </w:divBdr>
    </w:div>
    <w:div w:id="1765802622">
      <w:bodyDiv w:val="1"/>
      <w:marLeft w:val="0"/>
      <w:marRight w:val="0"/>
      <w:marTop w:val="0"/>
      <w:marBottom w:val="0"/>
      <w:divBdr>
        <w:top w:val="none" w:sz="0" w:space="0" w:color="auto"/>
        <w:left w:val="none" w:sz="0" w:space="0" w:color="auto"/>
        <w:bottom w:val="none" w:sz="0" w:space="0" w:color="auto"/>
        <w:right w:val="none" w:sz="0" w:space="0" w:color="auto"/>
      </w:divBdr>
    </w:div>
    <w:div w:id="1766421498">
      <w:bodyDiv w:val="1"/>
      <w:marLeft w:val="0"/>
      <w:marRight w:val="0"/>
      <w:marTop w:val="0"/>
      <w:marBottom w:val="0"/>
      <w:divBdr>
        <w:top w:val="none" w:sz="0" w:space="0" w:color="auto"/>
        <w:left w:val="none" w:sz="0" w:space="0" w:color="auto"/>
        <w:bottom w:val="none" w:sz="0" w:space="0" w:color="auto"/>
        <w:right w:val="none" w:sz="0" w:space="0" w:color="auto"/>
      </w:divBdr>
    </w:div>
    <w:div w:id="1769428504">
      <w:bodyDiv w:val="1"/>
      <w:marLeft w:val="0"/>
      <w:marRight w:val="0"/>
      <w:marTop w:val="0"/>
      <w:marBottom w:val="0"/>
      <w:divBdr>
        <w:top w:val="none" w:sz="0" w:space="0" w:color="auto"/>
        <w:left w:val="none" w:sz="0" w:space="0" w:color="auto"/>
        <w:bottom w:val="none" w:sz="0" w:space="0" w:color="auto"/>
        <w:right w:val="none" w:sz="0" w:space="0" w:color="auto"/>
      </w:divBdr>
    </w:div>
    <w:div w:id="1769617400">
      <w:bodyDiv w:val="1"/>
      <w:marLeft w:val="0"/>
      <w:marRight w:val="0"/>
      <w:marTop w:val="0"/>
      <w:marBottom w:val="0"/>
      <w:divBdr>
        <w:top w:val="none" w:sz="0" w:space="0" w:color="auto"/>
        <w:left w:val="none" w:sz="0" w:space="0" w:color="auto"/>
        <w:bottom w:val="none" w:sz="0" w:space="0" w:color="auto"/>
        <w:right w:val="none" w:sz="0" w:space="0" w:color="auto"/>
      </w:divBdr>
    </w:div>
    <w:div w:id="1771662796">
      <w:bodyDiv w:val="1"/>
      <w:marLeft w:val="0"/>
      <w:marRight w:val="0"/>
      <w:marTop w:val="0"/>
      <w:marBottom w:val="0"/>
      <w:divBdr>
        <w:top w:val="none" w:sz="0" w:space="0" w:color="auto"/>
        <w:left w:val="none" w:sz="0" w:space="0" w:color="auto"/>
        <w:bottom w:val="none" w:sz="0" w:space="0" w:color="auto"/>
        <w:right w:val="none" w:sz="0" w:space="0" w:color="auto"/>
      </w:divBdr>
    </w:div>
    <w:div w:id="1773278753">
      <w:bodyDiv w:val="1"/>
      <w:marLeft w:val="0"/>
      <w:marRight w:val="0"/>
      <w:marTop w:val="0"/>
      <w:marBottom w:val="0"/>
      <w:divBdr>
        <w:top w:val="none" w:sz="0" w:space="0" w:color="auto"/>
        <w:left w:val="none" w:sz="0" w:space="0" w:color="auto"/>
        <w:bottom w:val="none" w:sz="0" w:space="0" w:color="auto"/>
        <w:right w:val="none" w:sz="0" w:space="0" w:color="auto"/>
      </w:divBdr>
    </w:div>
    <w:div w:id="1775401472">
      <w:bodyDiv w:val="1"/>
      <w:marLeft w:val="0"/>
      <w:marRight w:val="0"/>
      <w:marTop w:val="0"/>
      <w:marBottom w:val="0"/>
      <w:divBdr>
        <w:top w:val="none" w:sz="0" w:space="0" w:color="auto"/>
        <w:left w:val="none" w:sz="0" w:space="0" w:color="auto"/>
        <w:bottom w:val="none" w:sz="0" w:space="0" w:color="auto"/>
        <w:right w:val="none" w:sz="0" w:space="0" w:color="auto"/>
      </w:divBdr>
    </w:div>
    <w:div w:id="1777207963">
      <w:bodyDiv w:val="1"/>
      <w:marLeft w:val="0"/>
      <w:marRight w:val="0"/>
      <w:marTop w:val="0"/>
      <w:marBottom w:val="0"/>
      <w:divBdr>
        <w:top w:val="none" w:sz="0" w:space="0" w:color="auto"/>
        <w:left w:val="none" w:sz="0" w:space="0" w:color="auto"/>
        <w:bottom w:val="none" w:sz="0" w:space="0" w:color="auto"/>
        <w:right w:val="none" w:sz="0" w:space="0" w:color="auto"/>
      </w:divBdr>
    </w:div>
    <w:div w:id="1781024346">
      <w:bodyDiv w:val="1"/>
      <w:marLeft w:val="0"/>
      <w:marRight w:val="0"/>
      <w:marTop w:val="0"/>
      <w:marBottom w:val="0"/>
      <w:divBdr>
        <w:top w:val="none" w:sz="0" w:space="0" w:color="auto"/>
        <w:left w:val="none" w:sz="0" w:space="0" w:color="auto"/>
        <w:bottom w:val="none" w:sz="0" w:space="0" w:color="auto"/>
        <w:right w:val="none" w:sz="0" w:space="0" w:color="auto"/>
      </w:divBdr>
    </w:div>
    <w:div w:id="1781145465">
      <w:bodyDiv w:val="1"/>
      <w:marLeft w:val="0"/>
      <w:marRight w:val="0"/>
      <w:marTop w:val="0"/>
      <w:marBottom w:val="0"/>
      <w:divBdr>
        <w:top w:val="none" w:sz="0" w:space="0" w:color="auto"/>
        <w:left w:val="none" w:sz="0" w:space="0" w:color="auto"/>
        <w:bottom w:val="none" w:sz="0" w:space="0" w:color="auto"/>
        <w:right w:val="none" w:sz="0" w:space="0" w:color="auto"/>
      </w:divBdr>
    </w:div>
    <w:div w:id="1781486672">
      <w:bodyDiv w:val="1"/>
      <w:marLeft w:val="0"/>
      <w:marRight w:val="0"/>
      <w:marTop w:val="0"/>
      <w:marBottom w:val="0"/>
      <w:divBdr>
        <w:top w:val="none" w:sz="0" w:space="0" w:color="auto"/>
        <w:left w:val="none" w:sz="0" w:space="0" w:color="auto"/>
        <w:bottom w:val="none" w:sz="0" w:space="0" w:color="auto"/>
        <w:right w:val="none" w:sz="0" w:space="0" w:color="auto"/>
      </w:divBdr>
    </w:div>
    <w:div w:id="1783764757">
      <w:bodyDiv w:val="1"/>
      <w:marLeft w:val="0"/>
      <w:marRight w:val="0"/>
      <w:marTop w:val="0"/>
      <w:marBottom w:val="0"/>
      <w:divBdr>
        <w:top w:val="none" w:sz="0" w:space="0" w:color="auto"/>
        <w:left w:val="none" w:sz="0" w:space="0" w:color="auto"/>
        <w:bottom w:val="none" w:sz="0" w:space="0" w:color="auto"/>
        <w:right w:val="none" w:sz="0" w:space="0" w:color="auto"/>
      </w:divBdr>
    </w:div>
    <w:div w:id="1784767948">
      <w:bodyDiv w:val="1"/>
      <w:marLeft w:val="0"/>
      <w:marRight w:val="0"/>
      <w:marTop w:val="0"/>
      <w:marBottom w:val="0"/>
      <w:divBdr>
        <w:top w:val="none" w:sz="0" w:space="0" w:color="auto"/>
        <w:left w:val="none" w:sz="0" w:space="0" w:color="auto"/>
        <w:bottom w:val="none" w:sz="0" w:space="0" w:color="auto"/>
        <w:right w:val="none" w:sz="0" w:space="0" w:color="auto"/>
      </w:divBdr>
    </w:div>
    <w:div w:id="1785735819">
      <w:bodyDiv w:val="1"/>
      <w:marLeft w:val="0"/>
      <w:marRight w:val="0"/>
      <w:marTop w:val="0"/>
      <w:marBottom w:val="0"/>
      <w:divBdr>
        <w:top w:val="none" w:sz="0" w:space="0" w:color="auto"/>
        <w:left w:val="none" w:sz="0" w:space="0" w:color="auto"/>
        <w:bottom w:val="none" w:sz="0" w:space="0" w:color="auto"/>
        <w:right w:val="none" w:sz="0" w:space="0" w:color="auto"/>
      </w:divBdr>
    </w:div>
    <w:div w:id="1785810693">
      <w:bodyDiv w:val="1"/>
      <w:marLeft w:val="0"/>
      <w:marRight w:val="0"/>
      <w:marTop w:val="0"/>
      <w:marBottom w:val="0"/>
      <w:divBdr>
        <w:top w:val="none" w:sz="0" w:space="0" w:color="auto"/>
        <w:left w:val="none" w:sz="0" w:space="0" w:color="auto"/>
        <w:bottom w:val="none" w:sz="0" w:space="0" w:color="auto"/>
        <w:right w:val="none" w:sz="0" w:space="0" w:color="auto"/>
      </w:divBdr>
    </w:div>
    <w:div w:id="1786805251">
      <w:bodyDiv w:val="1"/>
      <w:marLeft w:val="0"/>
      <w:marRight w:val="0"/>
      <w:marTop w:val="0"/>
      <w:marBottom w:val="0"/>
      <w:divBdr>
        <w:top w:val="none" w:sz="0" w:space="0" w:color="auto"/>
        <w:left w:val="none" w:sz="0" w:space="0" w:color="auto"/>
        <w:bottom w:val="none" w:sz="0" w:space="0" w:color="auto"/>
        <w:right w:val="none" w:sz="0" w:space="0" w:color="auto"/>
      </w:divBdr>
    </w:div>
    <w:div w:id="1788505778">
      <w:bodyDiv w:val="1"/>
      <w:marLeft w:val="0"/>
      <w:marRight w:val="0"/>
      <w:marTop w:val="0"/>
      <w:marBottom w:val="0"/>
      <w:divBdr>
        <w:top w:val="none" w:sz="0" w:space="0" w:color="auto"/>
        <w:left w:val="none" w:sz="0" w:space="0" w:color="auto"/>
        <w:bottom w:val="none" w:sz="0" w:space="0" w:color="auto"/>
        <w:right w:val="none" w:sz="0" w:space="0" w:color="auto"/>
      </w:divBdr>
    </w:div>
    <w:div w:id="1788814203">
      <w:bodyDiv w:val="1"/>
      <w:marLeft w:val="0"/>
      <w:marRight w:val="0"/>
      <w:marTop w:val="0"/>
      <w:marBottom w:val="0"/>
      <w:divBdr>
        <w:top w:val="none" w:sz="0" w:space="0" w:color="auto"/>
        <w:left w:val="none" w:sz="0" w:space="0" w:color="auto"/>
        <w:bottom w:val="none" w:sz="0" w:space="0" w:color="auto"/>
        <w:right w:val="none" w:sz="0" w:space="0" w:color="auto"/>
      </w:divBdr>
    </w:div>
    <w:div w:id="1789466457">
      <w:bodyDiv w:val="1"/>
      <w:marLeft w:val="0"/>
      <w:marRight w:val="0"/>
      <w:marTop w:val="0"/>
      <w:marBottom w:val="0"/>
      <w:divBdr>
        <w:top w:val="none" w:sz="0" w:space="0" w:color="auto"/>
        <w:left w:val="none" w:sz="0" w:space="0" w:color="auto"/>
        <w:bottom w:val="none" w:sz="0" w:space="0" w:color="auto"/>
        <w:right w:val="none" w:sz="0" w:space="0" w:color="auto"/>
      </w:divBdr>
    </w:div>
    <w:div w:id="1789660169">
      <w:bodyDiv w:val="1"/>
      <w:marLeft w:val="0"/>
      <w:marRight w:val="0"/>
      <w:marTop w:val="0"/>
      <w:marBottom w:val="0"/>
      <w:divBdr>
        <w:top w:val="none" w:sz="0" w:space="0" w:color="auto"/>
        <w:left w:val="none" w:sz="0" w:space="0" w:color="auto"/>
        <w:bottom w:val="none" w:sz="0" w:space="0" w:color="auto"/>
        <w:right w:val="none" w:sz="0" w:space="0" w:color="auto"/>
      </w:divBdr>
    </w:div>
    <w:div w:id="1790007822">
      <w:bodyDiv w:val="1"/>
      <w:marLeft w:val="0"/>
      <w:marRight w:val="0"/>
      <w:marTop w:val="0"/>
      <w:marBottom w:val="0"/>
      <w:divBdr>
        <w:top w:val="none" w:sz="0" w:space="0" w:color="auto"/>
        <w:left w:val="none" w:sz="0" w:space="0" w:color="auto"/>
        <w:bottom w:val="none" w:sz="0" w:space="0" w:color="auto"/>
        <w:right w:val="none" w:sz="0" w:space="0" w:color="auto"/>
      </w:divBdr>
    </w:div>
    <w:div w:id="1790859577">
      <w:bodyDiv w:val="1"/>
      <w:marLeft w:val="0"/>
      <w:marRight w:val="0"/>
      <w:marTop w:val="0"/>
      <w:marBottom w:val="0"/>
      <w:divBdr>
        <w:top w:val="none" w:sz="0" w:space="0" w:color="auto"/>
        <w:left w:val="none" w:sz="0" w:space="0" w:color="auto"/>
        <w:bottom w:val="none" w:sz="0" w:space="0" w:color="auto"/>
        <w:right w:val="none" w:sz="0" w:space="0" w:color="auto"/>
      </w:divBdr>
    </w:div>
    <w:div w:id="1791171504">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3134536">
      <w:bodyDiv w:val="1"/>
      <w:marLeft w:val="0"/>
      <w:marRight w:val="0"/>
      <w:marTop w:val="0"/>
      <w:marBottom w:val="0"/>
      <w:divBdr>
        <w:top w:val="none" w:sz="0" w:space="0" w:color="auto"/>
        <w:left w:val="none" w:sz="0" w:space="0" w:color="auto"/>
        <w:bottom w:val="none" w:sz="0" w:space="0" w:color="auto"/>
        <w:right w:val="none" w:sz="0" w:space="0" w:color="auto"/>
      </w:divBdr>
    </w:div>
    <w:div w:id="1798446126">
      <w:bodyDiv w:val="1"/>
      <w:marLeft w:val="0"/>
      <w:marRight w:val="0"/>
      <w:marTop w:val="0"/>
      <w:marBottom w:val="0"/>
      <w:divBdr>
        <w:top w:val="none" w:sz="0" w:space="0" w:color="auto"/>
        <w:left w:val="none" w:sz="0" w:space="0" w:color="auto"/>
        <w:bottom w:val="none" w:sz="0" w:space="0" w:color="auto"/>
        <w:right w:val="none" w:sz="0" w:space="0" w:color="auto"/>
      </w:divBdr>
    </w:div>
    <w:div w:id="1799104737">
      <w:bodyDiv w:val="1"/>
      <w:marLeft w:val="0"/>
      <w:marRight w:val="0"/>
      <w:marTop w:val="0"/>
      <w:marBottom w:val="0"/>
      <w:divBdr>
        <w:top w:val="none" w:sz="0" w:space="0" w:color="auto"/>
        <w:left w:val="none" w:sz="0" w:space="0" w:color="auto"/>
        <w:bottom w:val="none" w:sz="0" w:space="0" w:color="auto"/>
        <w:right w:val="none" w:sz="0" w:space="0" w:color="auto"/>
      </w:divBdr>
    </w:div>
    <w:div w:id="1800801001">
      <w:bodyDiv w:val="1"/>
      <w:marLeft w:val="0"/>
      <w:marRight w:val="0"/>
      <w:marTop w:val="0"/>
      <w:marBottom w:val="0"/>
      <w:divBdr>
        <w:top w:val="none" w:sz="0" w:space="0" w:color="auto"/>
        <w:left w:val="none" w:sz="0" w:space="0" w:color="auto"/>
        <w:bottom w:val="none" w:sz="0" w:space="0" w:color="auto"/>
        <w:right w:val="none" w:sz="0" w:space="0" w:color="auto"/>
      </w:divBdr>
    </w:div>
    <w:div w:id="1801419781">
      <w:bodyDiv w:val="1"/>
      <w:marLeft w:val="0"/>
      <w:marRight w:val="0"/>
      <w:marTop w:val="0"/>
      <w:marBottom w:val="0"/>
      <w:divBdr>
        <w:top w:val="none" w:sz="0" w:space="0" w:color="auto"/>
        <w:left w:val="none" w:sz="0" w:space="0" w:color="auto"/>
        <w:bottom w:val="none" w:sz="0" w:space="0" w:color="auto"/>
        <w:right w:val="none" w:sz="0" w:space="0" w:color="auto"/>
      </w:divBdr>
    </w:div>
    <w:div w:id="1803041429">
      <w:bodyDiv w:val="1"/>
      <w:marLeft w:val="0"/>
      <w:marRight w:val="0"/>
      <w:marTop w:val="0"/>
      <w:marBottom w:val="0"/>
      <w:divBdr>
        <w:top w:val="none" w:sz="0" w:space="0" w:color="auto"/>
        <w:left w:val="none" w:sz="0" w:space="0" w:color="auto"/>
        <w:bottom w:val="none" w:sz="0" w:space="0" w:color="auto"/>
        <w:right w:val="none" w:sz="0" w:space="0" w:color="auto"/>
      </w:divBdr>
    </w:div>
    <w:div w:id="1805465822">
      <w:bodyDiv w:val="1"/>
      <w:marLeft w:val="0"/>
      <w:marRight w:val="0"/>
      <w:marTop w:val="0"/>
      <w:marBottom w:val="0"/>
      <w:divBdr>
        <w:top w:val="none" w:sz="0" w:space="0" w:color="auto"/>
        <w:left w:val="none" w:sz="0" w:space="0" w:color="auto"/>
        <w:bottom w:val="none" w:sz="0" w:space="0" w:color="auto"/>
        <w:right w:val="none" w:sz="0" w:space="0" w:color="auto"/>
      </w:divBdr>
    </w:div>
    <w:div w:id="1808547403">
      <w:bodyDiv w:val="1"/>
      <w:marLeft w:val="0"/>
      <w:marRight w:val="0"/>
      <w:marTop w:val="0"/>
      <w:marBottom w:val="0"/>
      <w:divBdr>
        <w:top w:val="none" w:sz="0" w:space="0" w:color="auto"/>
        <w:left w:val="none" w:sz="0" w:space="0" w:color="auto"/>
        <w:bottom w:val="none" w:sz="0" w:space="0" w:color="auto"/>
        <w:right w:val="none" w:sz="0" w:space="0" w:color="auto"/>
      </w:divBdr>
    </w:div>
    <w:div w:id="1810825527">
      <w:bodyDiv w:val="1"/>
      <w:marLeft w:val="0"/>
      <w:marRight w:val="0"/>
      <w:marTop w:val="0"/>
      <w:marBottom w:val="0"/>
      <w:divBdr>
        <w:top w:val="none" w:sz="0" w:space="0" w:color="auto"/>
        <w:left w:val="none" w:sz="0" w:space="0" w:color="auto"/>
        <w:bottom w:val="none" w:sz="0" w:space="0" w:color="auto"/>
        <w:right w:val="none" w:sz="0" w:space="0" w:color="auto"/>
      </w:divBdr>
    </w:div>
    <w:div w:id="1813937625">
      <w:bodyDiv w:val="1"/>
      <w:marLeft w:val="0"/>
      <w:marRight w:val="0"/>
      <w:marTop w:val="0"/>
      <w:marBottom w:val="0"/>
      <w:divBdr>
        <w:top w:val="none" w:sz="0" w:space="0" w:color="auto"/>
        <w:left w:val="none" w:sz="0" w:space="0" w:color="auto"/>
        <w:bottom w:val="none" w:sz="0" w:space="0" w:color="auto"/>
        <w:right w:val="none" w:sz="0" w:space="0" w:color="auto"/>
      </w:divBdr>
    </w:div>
    <w:div w:id="1815370797">
      <w:bodyDiv w:val="1"/>
      <w:marLeft w:val="0"/>
      <w:marRight w:val="0"/>
      <w:marTop w:val="0"/>
      <w:marBottom w:val="0"/>
      <w:divBdr>
        <w:top w:val="none" w:sz="0" w:space="0" w:color="auto"/>
        <w:left w:val="none" w:sz="0" w:space="0" w:color="auto"/>
        <w:bottom w:val="none" w:sz="0" w:space="0" w:color="auto"/>
        <w:right w:val="none" w:sz="0" w:space="0" w:color="auto"/>
      </w:divBdr>
    </w:div>
    <w:div w:id="1816681030">
      <w:bodyDiv w:val="1"/>
      <w:marLeft w:val="0"/>
      <w:marRight w:val="0"/>
      <w:marTop w:val="0"/>
      <w:marBottom w:val="0"/>
      <w:divBdr>
        <w:top w:val="none" w:sz="0" w:space="0" w:color="auto"/>
        <w:left w:val="none" w:sz="0" w:space="0" w:color="auto"/>
        <w:bottom w:val="none" w:sz="0" w:space="0" w:color="auto"/>
        <w:right w:val="none" w:sz="0" w:space="0" w:color="auto"/>
      </w:divBdr>
    </w:div>
    <w:div w:id="1817530986">
      <w:bodyDiv w:val="1"/>
      <w:marLeft w:val="0"/>
      <w:marRight w:val="0"/>
      <w:marTop w:val="0"/>
      <w:marBottom w:val="0"/>
      <w:divBdr>
        <w:top w:val="none" w:sz="0" w:space="0" w:color="auto"/>
        <w:left w:val="none" w:sz="0" w:space="0" w:color="auto"/>
        <w:bottom w:val="none" w:sz="0" w:space="0" w:color="auto"/>
        <w:right w:val="none" w:sz="0" w:space="0" w:color="auto"/>
      </w:divBdr>
    </w:div>
    <w:div w:id="1818255508">
      <w:bodyDiv w:val="1"/>
      <w:marLeft w:val="0"/>
      <w:marRight w:val="0"/>
      <w:marTop w:val="0"/>
      <w:marBottom w:val="0"/>
      <w:divBdr>
        <w:top w:val="none" w:sz="0" w:space="0" w:color="auto"/>
        <w:left w:val="none" w:sz="0" w:space="0" w:color="auto"/>
        <w:bottom w:val="none" w:sz="0" w:space="0" w:color="auto"/>
        <w:right w:val="none" w:sz="0" w:space="0" w:color="auto"/>
      </w:divBdr>
    </w:div>
    <w:div w:id="1819833584">
      <w:bodyDiv w:val="1"/>
      <w:marLeft w:val="0"/>
      <w:marRight w:val="0"/>
      <w:marTop w:val="0"/>
      <w:marBottom w:val="0"/>
      <w:divBdr>
        <w:top w:val="none" w:sz="0" w:space="0" w:color="auto"/>
        <w:left w:val="none" w:sz="0" w:space="0" w:color="auto"/>
        <w:bottom w:val="none" w:sz="0" w:space="0" w:color="auto"/>
        <w:right w:val="none" w:sz="0" w:space="0" w:color="auto"/>
      </w:divBdr>
    </w:div>
    <w:div w:id="1821843099">
      <w:bodyDiv w:val="1"/>
      <w:marLeft w:val="0"/>
      <w:marRight w:val="0"/>
      <w:marTop w:val="0"/>
      <w:marBottom w:val="0"/>
      <w:divBdr>
        <w:top w:val="none" w:sz="0" w:space="0" w:color="auto"/>
        <w:left w:val="none" w:sz="0" w:space="0" w:color="auto"/>
        <w:bottom w:val="none" w:sz="0" w:space="0" w:color="auto"/>
        <w:right w:val="none" w:sz="0" w:space="0" w:color="auto"/>
      </w:divBdr>
    </w:div>
    <w:div w:id="1823547848">
      <w:bodyDiv w:val="1"/>
      <w:marLeft w:val="0"/>
      <w:marRight w:val="0"/>
      <w:marTop w:val="0"/>
      <w:marBottom w:val="0"/>
      <w:divBdr>
        <w:top w:val="none" w:sz="0" w:space="0" w:color="auto"/>
        <w:left w:val="none" w:sz="0" w:space="0" w:color="auto"/>
        <w:bottom w:val="none" w:sz="0" w:space="0" w:color="auto"/>
        <w:right w:val="none" w:sz="0" w:space="0" w:color="auto"/>
      </w:divBdr>
    </w:div>
    <w:div w:id="1824852588">
      <w:bodyDiv w:val="1"/>
      <w:marLeft w:val="0"/>
      <w:marRight w:val="0"/>
      <w:marTop w:val="0"/>
      <w:marBottom w:val="0"/>
      <w:divBdr>
        <w:top w:val="none" w:sz="0" w:space="0" w:color="auto"/>
        <w:left w:val="none" w:sz="0" w:space="0" w:color="auto"/>
        <w:bottom w:val="none" w:sz="0" w:space="0" w:color="auto"/>
        <w:right w:val="none" w:sz="0" w:space="0" w:color="auto"/>
      </w:divBdr>
    </w:div>
    <w:div w:id="1826388218">
      <w:bodyDiv w:val="1"/>
      <w:marLeft w:val="0"/>
      <w:marRight w:val="0"/>
      <w:marTop w:val="0"/>
      <w:marBottom w:val="0"/>
      <w:divBdr>
        <w:top w:val="none" w:sz="0" w:space="0" w:color="auto"/>
        <w:left w:val="none" w:sz="0" w:space="0" w:color="auto"/>
        <w:bottom w:val="none" w:sz="0" w:space="0" w:color="auto"/>
        <w:right w:val="none" w:sz="0" w:space="0" w:color="auto"/>
      </w:divBdr>
    </w:div>
    <w:div w:id="1826968811">
      <w:bodyDiv w:val="1"/>
      <w:marLeft w:val="0"/>
      <w:marRight w:val="0"/>
      <w:marTop w:val="0"/>
      <w:marBottom w:val="0"/>
      <w:divBdr>
        <w:top w:val="none" w:sz="0" w:space="0" w:color="auto"/>
        <w:left w:val="none" w:sz="0" w:space="0" w:color="auto"/>
        <w:bottom w:val="none" w:sz="0" w:space="0" w:color="auto"/>
        <w:right w:val="none" w:sz="0" w:space="0" w:color="auto"/>
      </w:divBdr>
    </w:div>
    <w:div w:id="1827819463">
      <w:bodyDiv w:val="1"/>
      <w:marLeft w:val="0"/>
      <w:marRight w:val="0"/>
      <w:marTop w:val="0"/>
      <w:marBottom w:val="0"/>
      <w:divBdr>
        <w:top w:val="none" w:sz="0" w:space="0" w:color="auto"/>
        <w:left w:val="none" w:sz="0" w:space="0" w:color="auto"/>
        <w:bottom w:val="none" w:sz="0" w:space="0" w:color="auto"/>
        <w:right w:val="none" w:sz="0" w:space="0" w:color="auto"/>
      </w:divBdr>
    </w:div>
    <w:div w:id="1832283639">
      <w:bodyDiv w:val="1"/>
      <w:marLeft w:val="0"/>
      <w:marRight w:val="0"/>
      <w:marTop w:val="0"/>
      <w:marBottom w:val="0"/>
      <w:divBdr>
        <w:top w:val="none" w:sz="0" w:space="0" w:color="auto"/>
        <w:left w:val="none" w:sz="0" w:space="0" w:color="auto"/>
        <w:bottom w:val="none" w:sz="0" w:space="0" w:color="auto"/>
        <w:right w:val="none" w:sz="0" w:space="0" w:color="auto"/>
      </w:divBdr>
    </w:div>
    <w:div w:id="1834685528">
      <w:bodyDiv w:val="1"/>
      <w:marLeft w:val="0"/>
      <w:marRight w:val="0"/>
      <w:marTop w:val="0"/>
      <w:marBottom w:val="0"/>
      <w:divBdr>
        <w:top w:val="none" w:sz="0" w:space="0" w:color="auto"/>
        <w:left w:val="none" w:sz="0" w:space="0" w:color="auto"/>
        <w:bottom w:val="none" w:sz="0" w:space="0" w:color="auto"/>
        <w:right w:val="none" w:sz="0" w:space="0" w:color="auto"/>
      </w:divBdr>
    </w:div>
    <w:div w:id="1836219307">
      <w:bodyDiv w:val="1"/>
      <w:marLeft w:val="0"/>
      <w:marRight w:val="0"/>
      <w:marTop w:val="0"/>
      <w:marBottom w:val="0"/>
      <w:divBdr>
        <w:top w:val="none" w:sz="0" w:space="0" w:color="auto"/>
        <w:left w:val="none" w:sz="0" w:space="0" w:color="auto"/>
        <w:bottom w:val="none" w:sz="0" w:space="0" w:color="auto"/>
        <w:right w:val="none" w:sz="0" w:space="0" w:color="auto"/>
      </w:divBdr>
    </w:div>
    <w:div w:id="1839349169">
      <w:bodyDiv w:val="1"/>
      <w:marLeft w:val="0"/>
      <w:marRight w:val="0"/>
      <w:marTop w:val="0"/>
      <w:marBottom w:val="0"/>
      <w:divBdr>
        <w:top w:val="none" w:sz="0" w:space="0" w:color="auto"/>
        <w:left w:val="none" w:sz="0" w:space="0" w:color="auto"/>
        <w:bottom w:val="none" w:sz="0" w:space="0" w:color="auto"/>
        <w:right w:val="none" w:sz="0" w:space="0" w:color="auto"/>
      </w:divBdr>
    </w:div>
    <w:div w:id="1845120423">
      <w:bodyDiv w:val="1"/>
      <w:marLeft w:val="0"/>
      <w:marRight w:val="0"/>
      <w:marTop w:val="0"/>
      <w:marBottom w:val="0"/>
      <w:divBdr>
        <w:top w:val="none" w:sz="0" w:space="0" w:color="auto"/>
        <w:left w:val="none" w:sz="0" w:space="0" w:color="auto"/>
        <w:bottom w:val="none" w:sz="0" w:space="0" w:color="auto"/>
        <w:right w:val="none" w:sz="0" w:space="0" w:color="auto"/>
      </w:divBdr>
    </w:div>
    <w:div w:id="1845393251">
      <w:bodyDiv w:val="1"/>
      <w:marLeft w:val="0"/>
      <w:marRight w:val="0"/>
      <w:marTop w:val="0"/>
      <w:marBottom w:val="0"/>
      <w:divBdr>
        <w:top w:val="none" w:sz="0" w:space="0" w:color="auto"/>
        <w:left w:val="none" w:sz="0" w:space="0" w:color="auto"/>
        <w:bottom w:val="none" w:sz="0" w:space="0" w:color="auto"/>
        <w:right w:val="none" w:sz="0" w:space="0" w:color="auto"/>
      </w:divBdr>
    </w:div>
    <w:div w:id="1845783051">
      <w:bodyDiv w:val="1"/>
      <w:marLeft w:val="0"/>
      <w:marRight w:val="0"/>
      <w:marTop w:val="0"/>
      <w:marBottom w:val="0"/>
      <w:divBdr>
        <w:top w:val="none" w:sz="0" w:space="0" w:color="auto"/>
        <w:left w:val="none" w:sz="0" w:space="0" w:color="auto"/>
        <w:bottom w:val="none" w:sz="0" w:space="0" w:color="auto"/>
        <w:right w:val="none" w:sz="0" w:space="0" w:color="auto"/>
      </w:divBdr>
    </w:div>
    <w:div w:id="1846242995">
      <w:bodyDiv w:val="1"/>
      <w:marLeft w:val="0"/>
      <w:marRight w:val="0"/>
      <w:marTop w:val="0"/>
      <w:marBottom w:val="0"/>
      <w:divBdr>
        <w:top w:val="none" w:sz="0" w:space="0" w:color="auto"/>
        <w:left w:val="none" w:sz="0" w:space="0" w:color="auto"/>
        <w:bottom w:val="none" w:sz="0" w:space="0" w:color="auto"/>
        <w:right w:val="none" w:sz="0" w:space="0" w:color="auto"/>
      </w:divBdr>
    </w:div>
    <w:div w:id="1846825166">
      <w:bodyDiv w:val="1"/>
      <w:marLeft w:val="0"/>
      <w:marRight w:val="0"/>
      <w:marTop w:val="0"/>
      <w:marBottom w:val="0"/>
      <w:divBdr>
        <w:top w:val="none" w:sz="0" w:space="0" w:color="auto"/>
        <w:left w:val="none" w:sz="0" w:space="0" w:color="auto"/>
        <w:bottom w:val="none" w:sz="0" w:space="0" w:color="auto"/>
        <w:right w:val="none" w:sz="0" w:space="0" w:color="auto"/>
      </w:divBdr>
    </w:div>
    <w:div w:id="1847015571">
      <w:bodyDiv w:val="1"/>
      <w:marLeft w:val="0"/>
      <w:marRight w:val="0"/>
      <w:marTop w:val="0"/>
      <w:marBottom w:val="0"/>
      <w:divBdr>
        <w:top w:val="none" w:sz="0" w:space="0" w:color="auto"/>
        <w:left w:val="none" w:sz="0" w:space="0" w:color="auto"/>
        <w:bottom w:val="none" w:sz="0" w:space="0" w:color="auto"/>
        <w:right w:val="none" w:sz="0" w:space="0" w:color="auto"/>
      </w:divBdr>
    </w:div>
    <w:div w:id="1847401508">
      <w:bodyDiv w:val="1"/>
      <w:marLeft w:val="0"/>
      <w:marRight w:val="0"/>
      <w:marTop w:val="0"/>
      <w:marBottom w:val="0"/>
      <w:divBdr>
        <w:top w:val="none" w:sz="0" w:space="0" w:color="auto"/>
        <w:left w:val="none" w:sz="0" w:space="0" w:color="auto"/>
        <w:bottom w:val="none" w:sz="0" w:space="0" w:color="auto"/>
        <w:right w:val="none" w:sz="0" w:space="0" w:color="auto"/>
      </w:divBdr>
    </w:div>
    <w:div w:id="1849100875">
      <w:bodyDiv w:val="1"/>
      <w:marLeft w:val="0"/>
      <w:marRight w:val="0"/>
      <w:marTop w:val="0"/>
      <w:marBottom w:val="0"/>
      <w:divBdr>
        <w:top w:val="none" w:sz="0" w:space="0" w:color="auto"/>
        <w:left w:val="none" w:sz="0" w:space="0" w:color="auto"/>
        <w:bottom w:val="none" w:sz="0" w:space="0" w:color="auto"/>
        <w:right w:val="none" w:sz="0" w:space="0" w:color="auto"/>
      </w:divBdr>
    </w:div>
    <w:div w:id="1849363272">
      <w:bodyDiv w:val="1"/>
      <w:marLeft w:val="0"/>
      <w:marRight w:val="0"/>
      <w:marTop w:val="0"/>
      <w:marBottom w:val="0"/>
      <w:divBdr>
        <w:top w:val="none" w:sz="0" w:space="0" w:color="auto"/>
        <w:left w:val="none" w:sz="0" w:space="0" w:color="auto"/>
        <w:bottom w:val="none" w:sz="0" w:space="0" w:color="auto"/>
        <w:right w:val="none" w:sz="0" w:space="0" w:color="auto"/>
      </w:divBdr>
    </w:div>
    <w:div w:id="1852334838">
      <w:bodyDiv w:val="1"/>
      <w:marLeft w:val="0"/>
      <w:marRight w:val="0"/>
      <w:marTop w:val="0"/>
      <w:marBottom w:val="0"/>
      <w:divBdr>
        <w:top w:val="none" w:sz="0" w:space="0" w:color="auto"/>
        <w:left w:val="none" w:sz="0" w:space="0" w:color="auto"/>
        <w:bottom w:val="none" w:sz="0" w:space="0" w:color="auto"/>
        <w:right w:val="none" w:sz="0" w:space="0" w:color="auto"/>
      </w:divBdr>
    </w:div>
    <w:div w:id="1854034392">
      <w:bodyDiv w:val="1"/>
      <w:marLeft w:val="0"/>
      <w:marRight w:val="0"/>
      <w:marTop w:val="0"/>
      <w:marBottom w:val="0"/>
      <w:divBdr>
        <w:top w:val="none" w:sz="0" w:space="0" w:color="auto"/>
        <w:left w:val="none" w:sz="0" w:space="0" w:color="auto"/>
        <w:bottom w:val="none" w:sz="0" w:space="0" w:color="auto"/>
        <w:right w:val="none" w:sz="0" w:space="0" w:color="auto"/>
      </w:divBdr>
    </w:div>
    <w:div w:id="1857380036">
      <w:bodyDiv w:val="1"/>
      <w:marLeft w:val="0"/>
      <w:marRight w:val="0"/>
      <w:marTop w:val="0"/>
      <w:marBottom w:val="0"/>
      <w:divBdr>
        <w:top w:val="none" w:sz="0" w:space="0" w:color="auto"/>
        <w:left w:val="none" w:sz="0" w:space="0" w:color="auto"/>
        <w:bottom w:val="none" w:sz="0" w:space="0" w:color="auto"/>
        <w:right w:val="none" w:sz="0" w:space="0" w:color="auto"/>
      </w:divBdr>
    </w:div>
    <w:div w:id="1859152188">
      <w:bodyDiv w:val="1"/>
      <w:marLeft w:val="0"/>
      <w:marRight w:val="0"/>
      <w:marTop w:val="0"/>
      <w:marBottom w:val="0"/>
      <w:divBdr>
        <w:top w:val="none" w:sz="0" w:space="0" w:color="auto"/>
        <w:left w:val="none" w:sz="0" w:space="0" w:color="auto"/>
        <w:bottom w:val="none" w:sz="0" w:space="0" w:color="auto"/>
        <w:right w:val="none" w:sz="0" w:space="0" w:color="auto"/>
      </w:divBdr>
    </w:div>
    <w:div w:id="1862357563">
      <w:bodyDiv w:val="1"/>
      <w:marLeft w:val="0"/>
      <w:marRight w:val="0"/>
      <w:marTop w:val="0"/>
      <w:marBottom w:val="0"/>
      <w:divBdr>
        <w:top w:val="none" w:sz="0" w:space="0" w:color="auto"/>
        <w:left w:val="none" w:sz="0" w:space="0" w:color="auto"/>
        <w:bottom w:val="none" w:sz="0" w:space="0" w:color="auto"/>
        <w:right w:val="none" w:sz="0" w:space="0" w:color="auto"/>
      </w:divBdr>
    </w:div>
    <w:div w:id="1862889619">
      <w:bodyDiv w:val="1"/>
      <w:marLeft w:val="0"/>
      <w:marRight w:val="0"/>
      <w:marTop w:val="0"/>
      <w:marBottom w:val="0"/>
      <w:divBdr>
        <w:top w:val="none" w:sz="0" w:space="0" w:color="auto"/>
        <w:left w:val="none" w:sz="0" w:space="0" w:color="auto"/>
        <w:bottom w:val="none" w:sz="0" w:space="0" w:color="auto"/>
        <w:right w:val="none" w:sz="0" w:space="0" w:color="auto"/>
      </w:divBdr>
    </w:div>
    <w:div w:id="1866215968">
      <w:bodyDiv w:val="1"/>
      <w:marLeft w:val="0"/>
      <w:marRight w:val="0"/>
      <w:marTop w:val="0"/>
      <w:marBottom w:val="0"/>
      <w:divBdr>
        <w:top w:val="none" w:sz="0" w:space="0" w:color="auto"/>
        <w:left w:val="none" w:sz="0" w:space="0" w:color="auto"/>
        <w:bottom w:val="none" w:sz="0" w:space="0" w:color="auto"/>
        <w:right w:val="none" w:sz="0" w:space="0" w:color="auto"/>
      </w:divBdr>
    </w:div>
    <w:div w:id="1869752149">
      <w:bodyDiv w:val="1"/>
      <w:marLeft w:val="0"/>
      <w:marRight w:val="0"/>
      <w:marTop w:val="0"/>
      <w:marBottom w:val="0"/>
      <w:divBdr>
        <w:top w:val="none" w:sz="0" w:space="0" w:color="auto"/>
        <w:left w:val="none" w:sz="0" w:space="0" w:color="auto"/>
        <w:bottom w:val="none" w:sz="0" w:space="0" w:color="auto"/>
        <w:right w:val="none" w:sz="0" w:space="0" w:color="auto"/>
      </w:divBdr>
    </w:div>
    <w:div w:id="1870217464">
      <w:bodyDiv w:val="1"/>
      <w:marLeft w:val="0"/>
      <w:marRight w:val="0"/>
      <w:marTop w:val="0"/>
      <w:marBottom w:val="0"/>
      <w:divBdr>
        <w:top w:val="none" w:sz="0" w:space="0" w:color="auto"/>
        <w:left w:val="none" w:sz="0" w:space="0" w:color="auto"/>
        <w:bottom w:val="none" w:sz="0" w:space="0" w:color="auto"/>
        <w:right w:val="none" w:sz="0" w:space="0" w:color="auto"/>
      </w:divBdr>
    </w:div>
    <w:div w:id="1873108560">
      <w:bodyDiv w:val="1"/>
      <w:marLeft w:val="0"/>
      <w:marRight w:val="0"/>
      <w:marTop w:val="0"/>
      <w:marBottom w:val="0"/>
      <w:divBdr>
        <w:top w:val="none" w:sz="0" w:space="0" w:color="auto"/>
        <w:left w:val="none" w:sz="0" w:space="0" w:color="auto"/>
        <w:bottom w:val="none" w:sz="0" w:space="0" w:color="auto"/>
        <w:right w:val="none" w:sz="0" w:space="0" w:color="auto"/>
      </w:divBdr>
    </w:div>
    <w:div w:id="1877426398">
      <w:bodyDiv w:val="1"/>
      <w:marLeft w:val="0"/>
      <w:marRight w:val="0"/>
      <w:marTop w:val="0"/>
      <w:marBottom w:val="0"/>
      <w:divBdr>
        <w:top w:val="none" w:sz="0" w:space="0" w:color="auto"/>
        <w:left w:val="none" w:sz="0" w:space="0" w:color="auto"/>
        <w:bottom w:val="none" w:sz="0" w:space="0" w:color="auto"/>
        <w:right w:val="none" w:sz="0" w:space="0" w:color="auto"/>
      </w:divBdr>
    </w:div>
    <w:div w:id="1880240765">
      <w:bodyDiv w:val="1"/>
      <w:marLeft w:val="0"/>
      <w:marRight w:val="0"/>
      <w:marTop w:val="0"/>
      <w:marBottom w:val="0"/>
      <w:divBdr>
        <w:top w:val="none" w:sz="0" w:space="0" w:color="auto"/>
        <w:left w:val="none" w:sz="0" w:space="0" w:color="auto"/>
        <w:bottom w:val="none" w:sz="0" w:space="0" w:color="auto"/>
        <w:right w:val="none" w:sz="0" w:space="0" w:color="auto"/>
      </w:divBdr>
    </w:div>
    <w:div w:id="1880431257">
      <w:bodyDiv w:val="1"/>
      <w:marLeft w:val="0"/>
      <w:marRight w:val="0"/>
      <w:marTop w:val="0"/>
      <w:marBottom w:val="0"/>
      <w:divBdr>
        <w:top w:val="none" w:sz="0" w:space="0" w:color="auto"/>
        <w:left w:val="none" w:sz="0" w:space="0" w:color="auto"/>
        <w:bottom w:val="none" w:sz="0" w:space="0" w:color="auto"/>
        <w:right w:val="none" w:sz="0" w:space="0" w:color="auto"/>
      </w:divBdr>
    </w:div>
    <w:div w:id="1880505350">
      <w:bodyDiv w:val="1"/>
      <w:marLeft w:val="0"/>
      <w:marRight w:val="0"/>
      <w:marTop w:val="0"/>
      <w:marBottom w:val="0"/>
      <w:divBdr>
        <w:top w:val="none" w:sz="0" w:space="0" w:color="auto"/>
        <w:left w:val="none" w:sz="0" w:space="0" w:color="auto"/>
        <w:bottom w:val="none" w:sz="0" w:space="0" w:color="auto"/>
        <w:right w:val="none" w:sz="0" w:space="0" w:color="auto"/>
      </w:divBdr>
    </w:div>
    <w:div w:id="1880891780">
      <w:bodyDiv w:val="1"/>
      <w:marLeft w:val="0"/>
      <w:marRight w:val="0"/>
      <w:marTop w:val="0"/>
      <w:marBottom w:val="0"/>
      <w:divBdr>
        <w:top w:val="none" w:sz="0" w:space="0" w:color="auto"/>
        <w:left w:val="none" w:sz="0" w:space="0" w:color="auto"/>
        <w:bottom w:val="none" w:sz="0" w:space="0" w:color="auto"/>
        <w:right w:val="none" w:sz="0" w:space="0" w:color="auto"/>
      </w:divBdr>
    </w:div>
    <w:div w:id="1881243444">
      <w:bodyDiv w:val="1"/>
      <w:marLeft w:val="0"/>
      <w:marRight w:val="0"/>
      <w:marTop w:val="0"/>
      <w:marBottom w:val="0"/>
      <w:divBdr>
        <w:top w:val="none" w:sz="0" w:space="0" w:color="auto"/>
        <w:left w:val="none" w:sz="0" w:space="0" w:color="auto"/>
        <w:bottom w:val="none" w:sz="0" w:space="0" w:color="auto"/>
        <w:right w:val="none" w:sz="0" w:space="0" w:color="auto"/>
      </w:divBdr>
    </w:div>
    <w:div w:id="1881555080">
      <w:bodyDiv w:val="1"/>
      <w:marLeft w:val="0"/>
      <w:marRight w:val="0"/>
      <w:marTop w:val="0"/>
      <w:marBottom w:val="0"/>
      <w:divBdr>
        <w:top w:val="none" w:sz="0" w:space="0" w:color="auto"/>
        <w:left w:val="none" w:sz="0" w:space="0" w:color="auto"/>
        <w:bottom w:val="none" w:sz="0" w:space="0" w:color="auto"/>
        <w:right w:val="none" w:sz="0" w:space="0" w:color="auto"/>
      </w:divBdr>
    </w:div>
    <w:div w:id="1883127847">
      <w:bodyDiv w:val="1"/>
      <w:marLeft w:val="0"/>
      <w:marRight w:val="0"/>
      <w:marTop w:val="0"/>
      <w:marBottom w:val="0"/>
      <w:divBdr>
        <w:top w:val="none" w:sz="0" w:space="0" w:color="auto"/>
        <w:left w:val="none" w:sz="0" w:space="0" w:color="auto"/>
        <w:bottom w:val="none" w:sz="0" w:space="0" w:color="auto"/>
        <w:right w:val="none" w:sz="0" w:space="0" w:color="auto"/>
      </w:divBdr>
    </w:div>
    <w:div w:id="1885368290">
      <w:bodyDiv w:val="1"/>
      <w:marLeft w:val="0"/>
      <w:marRight w:val="0"/>
      <w:marTop w:val="0"/>
      <w:marBottom w:val="0"/>
      <w:divBdr>
        <w:top w:val="none" w:sz="0" w:space="0" w:color="auto"/>
        <w:left w:val="none" w:sz="0" w:space="0" w:color="auto"/>
        <w:bottom w:val="none" w:sz="0" w:space="0" w:color="auto"/>
        <w:right w:val="none" w:sz="0" w:space="0" w:color="auto"/>
      </w:divBdr>
    </w:div>
    <w:div w:id="1885823544">
      <w:bodyDiv w:val="1"/>
      <w:marLeft w:val="0"/>
      <w:marRight w:val="0"/>
      <w:marTop w:val="0"/>
      <w:marBottom w:val="0"/>
      <w:divBdr>
        <w:top w:val="none" w:sz="0" w:space="0" w:color="auto"/>
        <w:left w:val="none" w:sz="0" w:space="0" w:color="auto"/>
        <w:bottom w:val="none" w:sz="0" w:space="0" w:color="auto"/>
        <w:right w:val="none" w:sz="0" w:space="0" w:color="auto"/>
      </w:divBdr>
    </w:div>
    <w:div w:id="1886480388">
      <w:bodyDiv w:val="1"/>
      <w:marLeft w:val="0"/>
      <w:marRight w:val="0"/>
      <w:marTop w:val="0"/>
      <w:marBottom w:val="0"/>
      <w:divBdr>
        <w:top w:val="none" w:sz="0" w:space="0" w:color="auto"/>
        <w:left w:val="none" w:sz="0" w:space="0" w:color="auto"/>
        <w:bottom w:val="none" w:sz="0" w:space="0" w:color="auto"/>
        <w:right w:val="none" w:sz="0" w:space="0" w:color="auto"/>
      </w:divBdr>
    </w:div>
    <w:div w:id="1886792313">
      <w:bodyDiv w:val="1"/>
      <w:marLeft w:val="0"/>
      <w:marRight w:val="0"/>
      <w:marTop w:val="0"/>
      <w:marBottom w:val="0"/>
      <w:divBdr>
        <w:top w:val="none" w:sz="0" w:space="0" w:color="auto"/>
        <w:left w:val="none" w:sz="0" w:space="0" w:color="auto"/>
        <w:bottom w:val="none" w:sz="0" w:space="0" w:color="auto"/>
        <w:right w:val="none" w:sz="0" w:space="0" w:color="auto"/>
      </w:divBdr>
    </w:div>
    <w:div w:id="1888906176">
      <w:bodyDiv w:val="1"/>
      <w:marLeft w:val="0"/>
      <w:marRight w:val="0"/>
      <w:marTop w:val="0"/>
      <w:marBottom w:val="0"/>
      <w:divBdr>
        <w:top w:val="none" w:sz="0" w:space="0" w:color="auto"/>
        <w:left w:val="none" w:sz="0" w:space="0" w:color="auto"/>
        <w:bottom w:val="none" w:sz="0" w:space="0" w:color="auto"/>
        <w:right w:val="none" w:sz="0" w:space="0" w:color="auto"/>
      </w:divBdr>
    </w:div>
    <w:div w:id="1892619678">
      <w:bodyDiv w:val="1"/>
      <w:marLeft w:val="0"/>
      <w:marRight w:val="0"/>
      <w:marTop w:val="0"/>
      <w:marBottom w:val="0"/>
      <w:divBdr>
        <w:top w:val="none" w:sz="0" w:space="0" w:color="auto"/>
        <w:left w:val="none" w:sz="0" w:space="0" w:color="auto"/>
        <w:bottom w:val="none" w:sz="0" w:space="0" w:color="auto"/>
        <w:right w:val="none" w:sz="0" w:space="0" w:color="auto"/>
      </w:divBdr>
    </w:div>
    <w:div w:id="1893226572">
      <w:bodyDiv w:val="1"/>
      <w:marLeft w:val="0"/>
      <w:marRight w:val="0"/>
      <w:marTop w:val="0"/>
      <w:marBottom w:val="0"/>
      <w:divBdr>
        <w:top w:val="none" w:sz="0" w:space="0" w:color="auto"/>
        <w:left w:val="none" w:sz="0" w:space="0" w:color="auto"/>
        <w:bottom w:val="none" w:sz="0" w:space="0" w:color="auto"/>
        <w:right w:val="none" w:sz="0" w:space="0" w:color="auto"/>
      </w:divBdr>
    </w:div>
    <w:div w:id="1895388202">
      <w:bodyDiv w:val="1"/>
      <w:marLeft w:val="0"/>
      <w:marRight w:val="0"/>
      <w:marTop w:val="0"/>
      <w:marBottom w:val="0"/>
      <w:divBdr>
        <w:top w:val="none" w:sz="0" w:space="0" w:color="auto"/>
        <w:left w:val="none" w:sz="0" w:space="0" w:color="auto"/>
        <w:bottom w:val="none" w:sz="0" w:space="0" w:color="auto"/>
        <w:right w:val="none" w:sz="0" w:space="0" w:color="auto"/>
      </w:divBdr>
    </w:div>
    <w:div w:id="1896162119">
      <w:bodyDiv w:val="1"/>
      <w:marLeft w:val="0"/>
      <w:marRight w:val="0"/>
      <w:marTop w:val="0"/>
      <w:marBottom w:val="0"/>
      <w:divBdr>
        <w:top w:val="none" w:sz="0" w:space="0" w:color="auto"/>
        <w:left w:val="none" w:sz="0" w:space="0" w:color="auto"/>
        <w:bottom w:val="none" w:sz="0" w:space="0" w:color="auto"/>
        <w:right w:val="none" w:sz="0" w:space="0" w:color="auto"/>
      </w:divBdr>
    </w:div>
    <w:div w:id="1896576315">
      <w:bodyDiv w:val="1"/>
      <w:marLeft w:val="0"/>
      <w:marRight w:val="0"/>
      <w:marTop w:val="0"/>
      <w:marBottom w:val="0"/>
      <w:divBdr>
        <w:top w:val="none" w:sz="0" w:space="0" w:color="auto"/>
        <w:left w:val="none" w:sz="0" w:space="0" w:color="auto"/>
        <w:bottom w:val="none" w:sz="0" w:space="0" w:color="auto"/>
        <w:right w:val="none" w:sz="0" w:space="0" w:color="auto"/>
      </w:divBdr>
    </w:div>
    <w:div w:id="1897005114">
      <w:bodyDiv w:val="1"/>
      <w:marLeft w:val="0"/>
      <w:marRight w:val="0"/>
      <w:marTop w:val="0"/>
      <w:marBottom w:val="0"/>
      <w:divBdr>
        <w:top w:val="none" w:sz="0" w:space="0" w:color="auto"/>
        <w:left w:val="none" w:sz="0" w:space="0" w:color="auto"/>
        <w:bottom w:val="none" w:sz="0" w:space="0" w:color="auto"/>
        <w:right w:val="none" w:sz="0" w:space="0" w:color="auto"/>
      </w:divBdr>
    </w:div>
    <w:div w:id="1898853571">
      <w:bodyDiv w:val="1"/>
      <w:marLeft w:val="0"/>
      <w:marRight w:val="0"/>
      <w:marTop w:val="0"/>
      <w:marBottom w:val="0"/>
      <w:divBdr>
        <w:top w:val="none" w:sz="0" w:space="0" w:color="auto"/>
        <w:left w:val="none" w:sz="0" w:space="0" w:color="auto"/>
        <w:bottom w:val="none" w:sz="0" w:space="0" w:color="auto"/>
        <w:right w:val="none" w:sz="0" w:space="0" w:color="auto"/>
      </w:divBdr>
    </w:div>
    <w:div w:id="1899051480">
      <w:bodyDiv w:val="1"/>
      <w:marLeft w:val="0"/>
      <w:marRight w:val="0"/>
      <w:marTop w:val="0"/>
      <w:marBottom w:val="0"/>
      <w:divBdr>
        <w:top w:val="none" w:sz="0" w:space="0" w:color="auto"/>
        <w:left w:val="none" w:sz="0" w:space="0" w:color="auto"/>
        <w:bottom w:val="none" w:sz="0" w:space="0" w:color="auto"/>
        <w:right w:val="none" w:sz="0" w:space="0" w:color="auto"/>
      </w:divBdr>
    </w:div>
    <w:div w:id="1899702271">
      <w:bodyDiv w:val="1"/>
      <w:marLeft w:val="0"/>
      <w:marRight w:val="0"/>
      <w:marTop w:val="0"/>
      <w:marBottom w:val="0"/>
      <w:divBdr>
        <w:top w:val="none" w:sz="0" w:space="0" w:color="auto"/>
        <w:left w:val="none" w:sz="0" w:space="0" w:color="auto"/>
        <w:bottom w:val="none" w:sz="0" w:space="0" w:color="auto"/>
        <w:right w:val="none" w:sz="0" w:space="0" w:color="auto"/>
      </w:divBdr>
    </w:div>
    <w:div w:id="1901406270">
      <w:bodyDiv w:val="1"/>
      <w:marLeft w:val="0"/>
      <w:marRight w:val="0"/>
      <w:marTop w:val="0"/>
      <w:marBottom w:val="0"/>
      <w:divBdr>
        <w:top w:val="none" w:sz="0" w:space="0" w:color="auto"/>
        <w:left w:val="none" w:sz="0" w:space="0" w:color="auto"/>
        <w:bottom w:val="none" w:sz="0" w:space="0" w:color="auto"/>
        <w:right w:val="none" w:sz="0" w:space="0" w:color="auto"/>
      </w:divBdr>
    </w:div>
    <w:div w:id="1905066145">
      <w:bodyDiv w:val="1"/>
      <w:marLeft w:val="0"/>
      <w:marRight w:val="0"/>
      <w:marTop w:val="0"/>
      <w:marBottom w:val="0"/>
      <w:divBdr>
        <w:top w:val="none" w:sz="0" w:space="0" w:color="auto"/>
        <w:left w:val="none" w:sz="0" w:space="0" w:color="auto"/>
        <w:bottom w:val="none" w:sz="0" w:space="0" w:color="auto"/>
        <w:right w:val="none" w:sz="0" w:space="0" w:color="auto"/>
      </w:divBdr>
    </w:div>
    <w:div w:id="1905144530">
      <w:bodyDiv w:val="1"/>
      <w:marLeft w:val="0"/>
      <w:marRight w:val="0"/>
      <w:marTop w:val="0"/>
      <w:marBottom w:val="0"/>
      <w:divBdr>
        <w:top w:val="none" w:sz="0" w:space="0" w:color="auto"/>
        <w:left w:val="none" w:sz="0" w:space="0" w:color="auto"/>
        <w:bottom w:val="none" w:sz="0" w:space="0" w:color="auto"/>
        <w:right w:val="none" w:sz="0" w:space="0" w:color="auto"/>
      </w:divBdr>
    </w:div>
    <w:div w:id="1905331887">
      <w:bodyDiv w:val="1"/>
      <w:marLeft w:val="0"/>
      <w:marRight w:val="0"/>
      <w:marTop w:val="0"/>
      <w:marBottom w:val="0"/>
      <w:divBdr>
        <w:top w:val="none" w:sz="0" w:space="0" w:color="auto"/>
        <w:left w:val="none" w:sz="0" w:space="0" w:color="auto"/>
        <w:bottom w:val="none" w:sz="0" w:space="0" w:color="auto"/>
        <w:right w:val="none" w:sz="0" w:space="0" w:color="auto"/>
      </w:divBdr>
    </w:div>
    <w:div w:id="1907059947">
      <w:bodyDiv w:val="1"/>
      <w:marLeft w:val="0"/>
      <w:marRight w:val="0"/>
      <w:marTop w:val="0"/>
      <w:marBottom w:val="0"/>
      <w:divBdr>
        <w:top w:val="none" w:sz="0" w:space="0" w:color="auto"/>
        <w:left w:val="none" w:sz="0" w:space="0" w:color="auto"/>
        <w:bottom w:val="none" w:sz="0" w:space="0" w:color="auto"/>
        <w:right w:val="none" w:sz="0" w:space="0" w:color="auto"/>
      </w:divBdr>
    </w:div>
    <w:div w:id="1909028618">
      <w:bodyDiv w:val="1"/>
      <w:marLeft w:val="0"/>
      <w:marRight w:val="0"/>
      <w:marTop w:val="0"/>
      <w:marBottom w:val="0"/>
      <w:divBdr>
        <w:top w:val="none" w:sz="0" w:space="0" w:color="auto"/>
        <w:left w:val="none" w:sz="0" w:space="0" w:color="auto"/>
        <w:bottom w:val="none" w:sz="0" w:space="0" w:color="auto"/>
        <w:right w:val="none" w:sz="0" w:space="0" w:color="auto"/>
      </w:divBdr>
    </w:div>
    <w:div w:id="1911113035">
      <w:bodyDiv w:val="1"/>
      <w:marLeft w:val="0"/>
      <w:marRight w:val="0"/>
      <w:marTop w:val="0"/>
      <w:marBottom w:val="0"/>
      <w:divBdr>
        <w:top w:val="none" w:sz="0" w:space="0" w:color="auto"/>
        <w:left w:val="none" w:sz="0" w:space="0" w:color="auto"/>
        <w:bottom w:val="none" w:sz="0" w:space="0" w:color="auto"/>
        <w:right w:val="none" w:sz="0" w:space="0" w:color="auto"/>
      </w:divBdr>
    </w:div>
    <w:div w:id="1913395374">
      <w:bodyDiv w:val="1"/>
      <w:marLeft w:val="0"/>
      <w:marRight w:val="0"/>
      <w:marTop w:val="0"/>
      <w:marBottom w:val="0"/>
      <w:divBdr>
        <w:top w:val="none" w:sz="0" w:space="0" w:color="auto"/>
        <w:left w:val="none" w:sz="0" w:space="0" w:color="auto"/>
        <w:bottom w:val="none" w:sz="0" w:space="0" w:color="auto"/>
        <w:right w:val="none" w:sz="0" w:space="0" w:color="auto"/>
      </w:divBdr>
    </w:div>
    <w:div w:id="1914077079">
      <w:bodyDiv w:val="1"/>
      <w:marLeft w:val="0"/>
      <w:marRight w:val="0"/>
      <w:marTop w:val="0"/>
      <w:marBottom w:val="0"/>
      <w:divBdr>
        <w:top w:val="none" w:sz="0" w:space="0" w:color="auto"/>
        <w:left w:val="none" w:sz="0" w:space="0" w:color="auto"/>
        <w:bottom w:val="none" w:sz="0" w:space="0" w:color="auto"/>
        <w:right w:val="none" w:sz="0" w:space="0" w:color="auto"/>
      </w:divBdr>
    </w:div>
    <w:div w:id="1914701220">
      <w:bodyDiv w:val="1"/>
      <w:marLeft w:val="0"/>
      <w:marRight w:val="0"/>
      <w:marTop w:val="0"/>
      <w:marBottom w:val="0"/>
      <w:divBdr>
        <w:top w:val="none" w:sz="0" w:space="0" w:color="auto"/>
        <w:left w:val="none" w:sz="0" w:space="0" w:color="auto"/>
        <w:bottom w:val="none" w:sz="0" w:space="0" w:color="auto"/>
        <w:right w:val="none" w:sz="0" w:space="0" w:color="auto"/>
      </w:divBdr>
    </w:div>
    <w:div w:id="1914969325">
      <w:bodyDiv w:val="1"/>
      <w:marLeft w:val="0"/>
      <w:marRight w:val="0"/>
      <w:marTop w:val="0"/>
      <w:marBottom w:val="0"/>
      <w:divBdr>
        <w:top w:val="none" w:sz="0" w:space="0" w:color="auto"/>
        <w:left w:val="none" w:sz="0" w:space="0" w:color="auto"/>
        <w:bottom w:val="none" w:sz="0" w:space="0" w:color="auto"/>
        <w:right w:val="none" w:sz="0" w:space="0" w:color="auto"/>
      </w:divBdr>
    </w:div>
    <w:div w:id="1915240261">
      <w:bodyDiv w:val="1"/>
      <w:marLeft w:val="0"/>
      <w:marRight w:val="0"/>
      <w:marTop w:val="0"/>
      <w:marBottom w:val="0"/>
      <w:divBdr>
        <w:top w:val="none" w:sz="0" w:space="0" w:color="auto"/>
        <w:left w:val="none" w:sz="0" w:space="0" w:color="auto"/>
        <w:bottom w:val="none" w:sz="0" w:space="0" w:color="auto"/>
        <w:right w:val="none" w:sz="0" w:space="0" w:color="auto"/>
      </w:divBdr>
    </w:div>
    <w:div w:id="1917277087">
      <w:bodyDiv w:val="1"/>
      <w:marLeft w:val="0"/>
      <w:marRight w:val="0"/>
      <w:marTop w:val="0"/>
      <w:marBottom w:val="0"/>
      <w:divBdr>
        <w:top w:val="none" w:sz="0" w:space="0" w:color="auto"/>
        <w:left w:val="none" w:sz="0" w:space="0" w:color="auto"/>
        <w:bottom w:val="none" w:sz="0" w:space="0" w:color="auto"/>
        <w:right w:val="none" w:sz="0" w:space="0" w:color="auto"/>
      </w:divBdr>
    </w:div>
    <w:div w:id="1920019801">
      <w:bodyDiv w:val="1"/>
      <w:marLeft w:val="0"/>
      <w:marRight w:val="0"/>
      <w:marTop w:val="0"/>
      <w:marBottom w:val="0"/>
      <w:divBdr>
        <w:top w:val="none" w:sz="0" w:space="0" w:color="auto"/>
        <w:left w:val="none" w:sz="0" w:space="0" w:color="auto"/>
        <w:bottom w:val="none" w:sz="0" w:space="0" w:color="auto"/>
        <w:right w:val="none" w:sz="0" w:space="0" w:color="auto"/>
      </w:divBdr>
    </w:div>
    <w:div w:id="1923754601">
      <w:bodyDiv w:val="1"/>
      <w:marLeft w:val="0"/>
      <w:marRight w:val="0"/>
      <w:marTop w:val="0"/>
      <w:marBottom w:val="0"/>
      <w:divBdr>
        <w:top w:val="none" w:sz="0" w:space="0" w:color="auto"/>
        <w:left w:val="none" w:sz="0" w:space="0" w:color="auto"/>
        <w:bottom w:val="none" w:sz="0" w:space="0" w:color="auto"/>
        <w:right w:val="none" w:sz="0" w:space="0" w:color="auto"/>
      </w:divBdr>
    </w:div>
    <w:div w:id="1926184017">
      <w:bodyDiv w:val="1"/>
      <w:marLeft w:val="0"/>
      <w:marRight w:val="0"/>
      <w:marTop w:val="0"/>
      <w:marBottom w:val="0"/>
      <w:divBdr>
        <w:top w:val="none" w:sz="0" w:space="0" w:color="auto"/>
        <w:left w:val="none" w:sz="0" w:space="0" w:color="auto"/>
        <w:bottom w:val="none" w:sz="0" w:space="0" w:color="auto"/>
        <w:right w:val="none" w:sz="0" w:space="0" w:color="auto"/>
      </w:divBdr>
    </w:div>
    <w:div w:id="1926450886">
      <w:bodyDiv w:val="1"/>
      <w:marLeft w:val="0"/>
      <w:marRight w:val="0"/>
      <w:marTop w:val="0"/>
      <w:marBottom w:val="0"/>
      <w:divBdr>
        <w:top w:val="none" w:sz="0" w:space="0" w:color="auto"/>
        <w:left w:val="none" w:sz="0" w:space="0" w:color="auto"/>
        <w:bottom w:val="none" w:sz="0" w:space="0" w:color="auto"/>
        <w:right w:val="none" w:sz="0" w:space="0" w:color="auto"/>
      </w:divBdr>
    </w:div>
    <w:div w:id="1927035584">
      <w:bodyDiv w:val="1"/>
      <w:marLeft w:val="0"/>
      <w:marRight w:val="0"/>
      <w:marTop w:val="0"/>
      <w:marBottom w:val="0"/>
      <w:divBdr>
        <w:top w:val="none" w:sz="0" w:space="0" w:color="auto"/>
        <w:left w:val="none" w:sz="0" w:space="0" w:color="auto"/>
        <w:bottom w:val="none" w:sz="0" w:space="0" w:color="auto"/>
        <w:right w:val="none" w:sz="0" w:space="0" w:color="auto"/>
      </w:divBdr>
    </w:div>
    <w:div w:id="1927612862">
      <w:bodyDiv w:val="1"/>
      <w:marLeft w:val="0"/>
      <w:marRight w:val="0"/>
      <w:marTop w:val="0"/>
      <w:marBottom w:val="0"/>
      <w:divBdr>
        <w:top w:val="none" w:sz="0" w:space="0" w:color="auto"/>
        <w:left w:val="none" w:sz="0" w:space="0" w:color="auto"/>
        <w:bottom w:val="none" w:sz="0" w:space="0" w:color="auto"/>
        <w:right w:val="none" w:sz="0" w:space="0" w:color="auto"/>
      </w:divBdr>
    </w:div>
    <w:div w:id="1928925416">
      <w:bodyDiv w:val="1"/>
      <w:marLeft w:val="0"/>
      <w:marRight w:val="0"/>
      <w:marTop w:val="0"/>
      <w:marBottom w:val="0"/>
      <w:divBdr>
        <w:top w:val="none" w:sz="0" w:space="0" w:color="auto"/>
        <w:left w:val="none" w:sz="0" w:space="0" w:color="auto"/>
        <w:bottom w:val="none" w:sz="0" w:space="0" w:color="auto"/>
        <w:right w:val="none" w:sz="0" w:space="0" w:color="auto"/>
      </w:divBdr>
    </w:div>
    <w:div w:id="1929074883">
      <w:bodyDiv w:val="1"/>
      <w:marLeft w:val="0"/>
      <w:marRight w:val="0"/>
      <w:marTop w:val="0"/>
      <w:marBottom w:val="0"/>
      <w:divBdr>
        <w:top w:val="none" w:sz="0" w:space="0" w:color="auto"/>
        <w:left w:val="none" w:sz="0" w:space="0" w:color="auto"/>
        <w:bottom w:val="none" w:sz="0" w:space="0" w:color="auto"/>
        <w:right w:val="none" w:sz="0" w:space="0" w:color="auto"/>
      </w:divBdr>
    </w:div>
    <w:div w:id="1929729602">
      <w:bodyDiv w:val="1"/>
      <w:marLeft w:val="0"/>
      <w:marRight w:val="0"/>
      <w:marTop w:val="0"/>
      <w:marBottom w:val="0"/>
      <w:divBdr>
        <w:top w:val="none" w:sz="0" w:space="0" w:color="auto"/>
        <w:left w:val="none" w:sz="0" w:space="0" w:color="auto"/>
        <w:bottom w:val="none" w:sz="0" w:space="0" w:color="auto"/>
        <w:right w:val="none" w:sz="0" w:space="0" w:color="auto"/>
      </w:divBdr>
    </w:div>
    <w:div w:id="1930842318">
      <w:bodyDiv w:val="1"/>
      <w:marLeft w:val="0"/>
      <w:marRight w:val="0"/>
      <w:marTop w:val="0"/>
      <w:marBottom w:val="0"/>
      <w:divBdr>
        <w:top w:val="none" w:sz="0" w:space="0" w:color="auto"/>
        <w:left w:val="none" w:sz="0" w:space="0" w:color="auto"/>
        <w:bottom w:val="none" w:sz="0" w:space="0" w:color="auto"/>
        <w:right w:val="none" w:sz="0" w:space="0" w:color="auto"/>
      </w:divBdr>
    </w:div>
    <w:div w:id="1931809982">
      <w:bodyDiv w:val="1"/>
      <w:marLeft w:val="0"/>
      <w:marRight w:val="0"/>
      <w:marTop w:val="0"/>
      <w:marBottom w:val="0"/>
      <w:divBdr>
        <w:top w:val="none" w:sz="0" w:space="0" w:color="auto"/>
        <w:left w:val="none" w:sz="0" w:space="0" w:color="auto"/>
        <w:bottom w:val="none" w:sz="0" w:space="0" w:color="auto"/>
        <w:right w:val="none" w:sz="0" w:space="0" w:color="auto"/>
      </w:divBdr>
    </w:div>
    <w:div w:id="1932542577">
      <w:bodyDiv w:val="1"/>
      <w:marLeft w:val="0"/>
      <w:marRight w:val="0"/>
      <w:marTop w:val="0"/>
      <w:marBottom w:val="0"/>
      <w:divBdr>
        <w:top w:val="none" w:sz="0" w:space="0" w:color="auto"/>
        <w:left w:val="none" w:sz="0" w:space="0" w:color="auto"/>
        <w:bottom w:val="none" w:sz="0" w:space="0" w:color="auto"/>
        <w:right w:val="none" w:sz="0" w:space="0" w:color="auto"/>
      </w:divBdr>
    </w:div>
    <w:div w:id="1932931313">
      <w:bodyDiv w:val="1"/>
      <w:marLeft w:val="0"/>
      <w:marRight w:val="0"/>
      <w:marTop w:val="0"/>
      <w:marBottom w:val="0"/>
      <w:divBdr>
        <w:top w:val="none" w:sz="0" w:space="0" w:color="auto"/>
        <w:left w:val="none" w:sz="0" w:space="0" w:color="auto"/>
        <w:bottom w:val="none" w:sz="0" w:space="0" w:color="auto"/>
        <w:right w:val="none" w:sz="0" w:space="0" w:color="auto"/>
      </w:divBdr>
    </w:div>
    <w:div w:id="1933469230">
      <w:bodyDiv w:val="1"/>
      <w:marLeft w:val="0"/>
      <w:marRight w:val="0"/>
      <w:marTop w:val="0"/>
      <w:marBottom w:val="0"/>
      <w:divBdr>
        <w:top w:val="none" w:sz="0" w:space="0" w:color="auto"/>
        <w:left w:val="none" w:sz="0" w:space="0" w:color="auto"/>
        <w:bottom w:val="none" w:sz="0" w:space="0" w:color="auto"/>
        <w:right w:val="none" w:sz="0" w:space="0" w:color="auto"/>
      </w:divBdr>
    </w:div>
    <w:div w:id="1935018828">
      <w:bodyDiv w:val="1"/>
      <w:marLeft w:val="0"/>
      <w:marRight w:val="0"/>
      <w:marTop w:val="0"/>
      <w:marBottom w:val="0"/>
      <w:divBdr>
        <w:top w:val="none" w:sz="0" w:space="0" w:color="auto"/>
        <w:left w:val="none" w:sz="0" w:space="0" w:color="auto"/>
        <w:bottom w:val="none" w:sz="0" w:space="0" w:color="auto"/>
        <w:right w:val="none" w:sz="0" w:space="0" w:color="auto"/>
      </w:divBdr>
    </w:div>
    <w:div w:id="1937441812">
      <w:bodyDiv w:val="1"/>
      <w:marLeft w:val="0"/>
      <w:marRight w:val="0"/>
      <w:marTop w:val="0"/>
      <w:marBottom w:val="0"/>
      <w:divBdr>
        <w:top w:val="none" w:sz="0" w:space="0" w:color="auto"/>
        <w:left w:val="none" w:sz="0" w:space="0" w:color="auto"/>
        <w:bottom w:val="none" w:sz="0" w:space="0" w:color="auto"/>
        <w:right w:val="none" w:sz="0" w:space="0" w:color="auto"/>
      </w:divBdr>
    </w:div>
    <w:div w:id="1939168171">
      <w:bodyDiv w:val="1"/>
      <w:marLeft w:val="0"/>
      <w:marRight w:val="0"/>
      <w:marTop w:val="0"/>
      <w:marBottom w:val="0"/>
      <w:divBdr>
        <w:top w:val="none" w:sz="0" w:space="0" w:color="auto"/>
        <w:left w:val="none" w:sz="0" w:space="0" w:color="auto"/>
        <w:bottom w:val="none" w:sz="0" w:space="0" w:color="auto"/>
        <w:right w:val="none" w:sz="0" w:space="0" w:color="auto"/>
      </w:divBdr>
    </w:div>
    <w:div w:id="1941526550">
      <w:bodyDiv w:val="1"/>
      <w:marLeft w:val="0"/>
      <w:marRight w:val="0"/>
      <w:marTop w:val="0"/>
      <w:marBottom w:val="0"/>
      <w:divBdr>
        <w:top w:val="none" w:sz="0" w:space="0" w:color="auto"/>
        <w:left w:val="none" w:sz="0" w:space="0" w:color="auto"/>
        <w:bottom w:val="none" w:sz="0" w:space="0" w:color="auto"/>
        <w:right w:val="none" w:sz="0" w:space="0" w:color="auto"/>
      </w:divBdr>
    </w:div>
    <w:div w:id="1941639205">
      <w:bodyDiv w:val="1"/>
      <w:marLeft w:val="0"/>
      <w:marRight w:val="0"/>
      <w:marTop w:val="0"/>
      <w:marBottom w:val="0"/>
      <w:divBdr>
        <w:top w:val="none" w:sz="0" w:space="0" w:color="auto"/>
        <w:left w:val="none" w:sz="0" w:space="0" w:color="auto"/>
        <w:bottom w:val="none" w:sz="0" w:space="0" w:color="auto"/>
        <w:right w:val="none" w:sz="0" w:space="0" w:color="auto"/>
      </w:divBdr>
    </w:div>
    <w:div w:id="1942564953">
      <w:bodyDiv w:val="1"/>
      <w:marLeft w:val="0"/>
      <w:marRight w:val="0"/>
      <w:marTop w:val="0"/>
      <w:marBottom w:val="0"/>
      <w:divBdr>
        <w:top w:val="none" w:sz="0" w:space="0" w:color="auto"/>
        <w:left w:val="none" w:sz="0" w:space="0" w:color="auto"/>
        <w:bottom w:val="none" w:sz="0" w:space="0" w:color="auto"/>
        <w:right w:val="none" w:sz="0" w:space="0" w:color="auto"/>
      </w:divBdr>
    </w:div>
    <w:div w:id="1943221244">
      <w:bodyDiv w:val="1"/>
      <w:marLeft w:val="0"/>
      <w:marRight w:val="0"/>
      <w:marTop w:val="0"/>
      <w:marBottom w:val="0"/>
      <w:divBdr>
        <w:top w:val="none" w:sz="0" w:space="0" w:color="auto"/>
        <w:left w:val="none" w:sz="0" w:space="0" w:color="auto"/>
        <w:bottom w:val="none" w:sz="0" w:space="0" w:color="auto"/>
        <w:right w:val="none" w:sz="0" w:space="0" w:color="auto"/>
      </w:divBdr>
    </w:div>
    <w:div w:id="1943492616">
      <w:bodyDiv w:val="1"/>
      <w:marLeft w:val="0"/>
      <w:marRight w:val="0"/>
      <w:marTop w:val="0"/>
      <w:marBottom w:val="0"/>
      <w:divBdr>
        <w:top w:val="none" w:sz="0" w:space="0" w:color="auto"/>
        <w:left w:val="none" w:sz="0" w:space="0" w:color="auto"/>
        <w:bottom w:val="none" w:sz="0" w:space="0" w:color="auto"/>
        <w:right w:val="none" w:sz="0" w:space="0" w:color="auto"/>
      </w:divBdr>
    </w:div>
    <w:div w:id="1945073998">
      <w:bodyDiv w:val="1"/>
      <w:marLeft w:val="0"/>
      <w:marRight w:val="0"/>
      <w:marTop w:val="0"/>
      <w:marBottom w:val="0"/>
      <w:divBdr>
        <w:top w:val="none" w:sz="0" w:space="0" w:color="auto"/>
        <w:left w:val="none" w:sz="0" w:space="0" w:color="auto"/>
        <w:bottom w:val="none" w:sz="0" w:space="0" w:color="auto"/>
        <w:right w:val="none" w:sz="0" w:space="0" w:color="auto"/>
      </w:divBdr>
    </w:div>
    <w:div w:id="1946961388">
      <w:bodyDiv w:val="1"/>
      <w:marLeft w:val="0"/>
      <w:marRight w:val="0"/>
      <w:marTop w:val="0"/>
      <w:marBottom w:val="0"/>
      <w:divBdr>
        <w:top w:val="none" w:sz="0" w:space="0" w:color="auto"/>
        <w:left w:val="none" w:sz="0" w:space="0" w:color="auto"/>
        <w:bottom w:val="none" w:sz="0" w:space="0" w:color="auto"/>
        <w:right w:val="none" w:sz="0" w:space="0" w:color="auto"/>
      </w:divBdr>
    </w:div>
    <w:div w:id="1949703989">
      <w:bodyDiv w:val="1"/>
      <w:marLeft w:val="0"/>
      <w:marRight w:val="0"/>
      <w:marTop w:val="0"/>
      <w:marBottom w:val="0"/>
      <w:divBdr>
        <w:top w:val="none" w:sz="0" w:space="0" w:color="auto"/>
        <w:left w:val="none" w:sz="0" w:space="0" w:color="auto"/>
        <w:bottom w:val="none" w:sz="0" w:space="0" w:color="auto"/>
        <w:right w:val="none" w:sz="0" w:space="0" w:color="auto"/>
      </w:divBdr>
    </w:div>
    <w:div w:id="1950770066">
      <w:bodyDiv w:val="1"/>
      <w:marLeft w:val="0"/>
      <w:marRight w:val="0"/>
      <w:marTop w:val="0"/>
      <w:marBottom w:val="0"/>
      <w:divBdr>
        <w:top w:val="none" w:sz="0" w:space="0" w:color="auto"/>
        <w:left w:val="none" w:sz="0" w:space="0" w:color="auto"/>
        <w:bottom w:val="none" w:sz="0" w:space="0" w:color="auto"/>
        <w:right w:val="none" w:sz="0" w:space="0" w:color="auto"/>
      </w:divBdr>
    </w:div>
    <w:div w:id="1952009211">
      <w:bodyDiv w:val="1"/>
      <w:marLeft w:val="0"/>
      <w:marRight w:val="0"/>
      <w:marTop w:val="0"/>
      <w:marBottom w:val="0"/>
      <w:divBdr>
        <w:top w:val="none" w:sz="0" w:space="0" w:color="auto"/>
        <w:left w:val="none" w:sz="0" w:space="0" w:color="auto"/>
        <w:bottom w:val="none" w:sz="0" w:space="0" w:color="auto"/>
        <w:right w:val="none" w:sz="0" w:space="0" w:color="auto"/>
      </w:divBdr>
    </w:div>
    <w:div w:id="1952391690">
      <w:bodyDiv w:val="1"/>
      <w:marLeft w:val="0"/>
      <w:marRight w:val="0"/>
      <w:marTop w:val="0"/>
      <w:marBottom w:val="0"/>
      <w:divBdr>
        <w:top w:val="none" w:sz="0" w:space="0" w:color="auto"/>
        <w:left w:val="none" w:sz="0" w:space="0" w:color="auto"/>
        <w:bottom w:val="none" w:sz="0" w:space="0" w:color="auto"/>
        <w:right w:val="none" w:sz="0" w:space="0" w:color="auto"/>
      </w:divBdr>
    </w:div>
    <w:div w:id="1952932971">
      <w:bodyDiv w:val="1"/>
      <w:marLeft w:val="0"/>
      <w:marRight w:val="0"/>
      <w:marTop w:val="0"/>
      <w:marBottom w:val="0"/>
      <w:divBdr>
        <w:top w:val="none" w:sz="0" w:space="0" w:color="auto"/>
        <w:left w:val="none" w:sz="0" w:space="0" w:color="auto"/>
        <w:bottom w:val="none" w:sz="0" w:space="0" w:color="auto"/>
        <w:right w:val="none" w:sz="0" w:space="0" w:color="auto"/>
      </w:divBdr>
    </w:div>
    <w:div w:id="1953046879">
      <w:bodyDiv w:val="1"/>
      <w:marLeft w:val="0"/>
      <w:marRight w:val="0"/>
      <w:marTop w:val="0"/>
      <w:marBottom w:val="0"/>
      <w:divBdr>
        <w:top w:val="none" w:sz="0" w:space="0" w:color="auto"/>
        <w:left w:val="none" w:sz="0" w:space="0" w:color="auto"/>
        <w:bottom w:val="none" w:sz="0" w:space="0" w:color="auto"/>
        <w:right w:val="none" w:sz="0" w:space="0" w:color="auto"/>
      </w:divBdr>
    </w:div>
    <w:div w:id="1954820936">
      <w:bodyDiv w:val="1"/>
      <w:marLeft w:val="0"/>
      <w:marRight w:val="0"/>
      <w:marTop w:val="0"/>
      <w:marBottom w:val="0"/>
      <w:divBdr>
        <w:top w:val="none" w:sz="0" w:space="0" w:color="auto"/>
        <w:left w:val="none" w:sz="0" w:space="0" w:color="auto"/>
        <w:bottom w:val="none" w:sz="0" w:space="0" w:color="auto"/>
        <w:right w:val="none" w:sz="0" w:space="0" w:color="auto"/>
      </w:divBdr>
    </w:div>
    <w:div w:id="1956058187">
      <w:bodyDiv w:val="1"/>
      <w:marLeft w:val="0"/>
      <w:marRight w:val="0"/>
      <w:marTop w:val="0"/>
      <w:marBottom w:val="0"/>
      <w:divBdr>
        <w:top w:val="none" w:sz="0" w:space="0" w:color="auto"/>
        <w:left w:val="none" w:sz="0" w:space="0" w:color="auto"/>
        <w:bottom w:val="none" w:sz="0" w:space="0" w:color="auto"/>
        <w:right w:val="none" w:sz="0" w:space="0" w:color="auto"/>
      </w:divBdr>
    </w:div>
    <w:div w:id="1956211471">
      <w:bodyDiv w:val="1"/>
      <w:marLeft w:val="0"/>
      <w:marRight w:val="0"/>
      <w:marTop w:val="0"/>
      <w:marBottom w:val="0"/>
      <w:divBdr>
        <w:top w:val="none" w:sz="0" w:space="0" w:color="auto"/>
        <w:left w:val="none" w:sz="0" w:space="0" w:color="auto"/>
        <w:bottom w:val="none" w:sz="0" w:space="0" w:color="auto"/>
        <w:right w:val="none" w:sz="0" w:space="0" w:color="auto"/>
      </w:divBdr>
    </w:div>
    <w:div w:id="1957636227">
      <w:bodyDiv w:val="1"/>
      <w:marLeft w:val="0"/>
      <w:marRight w:val="0"/>
      <w:marTop w:val="0"/>
      <w:marBottom w:val="0"/>
      <w:divBdr>
        <w:top w:val="none" w:sz="0" w:space="0" w:color="auto"/>
        <w:left w:val="none" w:sz="0" w:space="0" w:color="auto"/>
        <w:bottom w:val="none" w:sz="0" w:space="0" w:color="auto"/>
        <w:right w:val="none" w:sz="0" w:space="0" w:color="auto"/>
      </w:divBdr>
    </w:div>
    <w:div w:id="1961957209">
      <w:bodyDiv w:val="1"/>
      <w:marLeft w:val="0"/>
      <w:marRight w:val="0"/>
      <w:marTop w:val="0"/>
      <w:marBottom w:val="0"/>
      <w:divBdr>
        <w:top w:val="none" w:sz="0" w:space="0" w:color="auto"/>
        <w:left w:val="none" w:sz="0" w:space="0" w:color="auto"/>
        <w:bottom w:val="none" w:sz="0" w:space="0" w:color="auto"/>
        <w:right w:val="none" w:sz="0" w:space="0" w:color="auto"/>
      </w:divBdr>
    </w:div>
    <w:div w:id="1962804166">
      <w:bodyDiv w:val="1"/>
      <w:marLeft w:val="0"/>
      <w:marRight w:val="0"/>
      <w:marTop w:val="0"/>
      <w:marBottom w:val="0"/>
      <w:divBdr>
        <w:top w:val="none" w:sz="0" w:space="0" w:color="auto"/>
        <w:left w:val="none" w:sz="0" w:space="0" w:color="auto"/>
        <w:bottom w:val="none" w:sz="0" w:space="0" w:color="auto"/>
        <w:right w:val="none" w:sz="0" w:space="0" w:color="auto"/>
      </w:divBdr>
    </w:div>
    <w:div w:id="1963610756">
      <w:bodyDiv w:val="1"/>
      <w:marLeft w:val="0"/>
      <w:marRight w:val="0"/>
      <w:marTop w:val="0"/>
      <w:marBottom w:val="0"/>
      <w:divBdr>
        <w:top w:val="none" w:sz="0" w:space="0" w:color="auto"/>
        <w:left w:val="none" w:sz="0" w:space="0" w:color="auto"/>
        <w:bottom w:val="none" w:sz="0" w:space="0" w:color="auto"/>
        <w:right w:val="none" w:sz="0" w:space="0" w:color="auto"/>
      </w:divBdr>
    </w:div>
    <w:div w:id="1964143923">
      <w:bodyDiv w:val="1"/>
      <w:marLeft w:val="0"/>
      <w:marRight w:val="0"/>
      <w:marTop w:val="0"/>
      <w:marBottom w:val="0"/>
      <w:divBdr>
        <w:top w:val="none" w:sz="0" w:space="0" w:color="auto"/>
        <w:left w:val="none" w:sz="0" w:space="0" w:color="auto"/>
        <w:bottom w:val="none" w:sz="0" w:space="0" w:color="auto"/>
        <w:right w:val="none" w:sz="0" w:space="0" w:color="auto"/>
      </w:divBdr>
    </w:div>
    <w:div w:id="1966230914">
      <w:bodyDiv w:val="1"/>
      <w:marLeft w:val="0"/>
      <w:marRight w:val="0"/>
      <w:marTop w:val="0"/>
      <w:marBottom w:val="0"/>
      <w:divBdr>
        <w:top w:val="none" w:sz="0" w:space="0" w:color="auto"/>
        <w:left w:val="none" w:sz="0" w:space="0" w:color="auto"/>
        <w:bottom w:val="none" w:sz="0" w:space="0" w:color="auto"/>
        <w:right w:val="none" w:sz="0" w:space="0" w:color="auto"/>
      </w:divBdr>
    </w:div>
    <w:div w:id="1966545044">
      <w:bodyDiv w:val="1"/>
      <w:marLeft w:val="0"/>
      <w:marRight w:val="0"/>
      <w:marTop w:val="0"/>
      <w:marBottom w:val="0"/>
      <w:divBdr>
        <w:top w:val="none" w:sz="0" w:space="0" w:color="auto"/>
        <w:left w:val="none" w:sz="0" w:space="0" w:color="auto"/>
        <w:bottom w:val="none" w:sz="0" w:space="0" w:color="auto"/>
        <w:right w:val="none" w:sz="0" w:space="0" w:color="auto"/>
      </w:divBdr>
    </w:div>
    <w:div w:id="1966618881">
      <w:bodyDiv w:val="1"/>
      <w:marLeft w:val="0"/>
      <w:marRight w:val="0"/>
      <w:marTop w:val="0"/>
      <w:marBottom w:val="0"/>
      <w:divBdr>
        <w:top w:val="none" w:sz="0" w:space="0" w:color="auto"/>
        <w:left w:val="none" w:sz="0" w:space="0" w:color="auto"/>
        <w:bottom w:val="none" w:sz="0" w:space="0" w:color="auto"/>
        <w:right w:val="none" w:sz="0" w:space="0" w:color="auto"/>
      </w:divBdr>
    </w:div>
    <w:div w:id="1966623057">
      <w:bodyDiv w:val="1"/>
      <w:marLeft w:val="0"/>
      <w:marRight w:val="0"/>
      <w:marTop w:val="0"/>
      <w:marBottom w:val="0"/>
      <w:divBdr>
        <w:top w:val="none" w:sz="0" w:space="0" w:color="auto"/>
        <w:left w:val="none" w:sz="0" w:space="0" w:color="auto"/>
        <w:bottom w:val="none" w:sz="0" w:space="0" w:color="auto"/>
        <w:right w:val="none" w:sz="0" w:space="0" w:color="auto"/>
      </w:divBdr>
    </w:div>
    <w:div w:id="1967589443">
      <w:bodyDiv w:val="1"/>
      <w:marLeft w:val="0"/>
      <w:marRight w:val="0"/>
      <w:marTop w:val="0"/>
      <w:marBottom w:val="0"/>
      <w:divBdr>
        <w:top w:val="none" w:sz="0" w:space="0" w:color="auto"/>
        <w:left w:val="none" w:sz="0" w:space="0" w:color="auto"/>
        <w:bottom w:val="none" w:sz="0" w:space="0" w:color="auto"/>
        <w:right w:val="none" w:sz="0" w:space="0" w:color="auto"/>
      </w:divBdr>
    </w:div>
    <w:div w:id="1968973798">
      <w:bodyDiv w:val="1"/>
      <w:marLeft w:val="0"/>
      <w:marRight w:val="0"/>
      <w:marTop w:val="0"/>
      <w:marBottom w:val="0"/>
      <w:divBdr>
        <w:top w:val="none" w:sz="0" w:space="0" w:color="auto"/>
        <w:left w:val="none" w:sz="0" w:space="0" w:color="auto"/>
        <w:bottom w:val="none" w:sz="0" w:space="0" w:color="auto"/>
        <w:right w:val="none" w:sz="0" w:space="0" w:color="auto"/>
      </w:divBdr>
    </w:div>
    <w:div w:id="1969047815">
      <w:bodyDiv w:val="1"/>
      <w:marLeft w:val="0"/>
      <w:marRight w:val="0"/>
      <w:marTop w:val="0"/>
      <w:marBottom w:val="0"/>
      <w:divBdr>
        <w:top w:val="none" w:sz="0" w:space="0" w:color="auto"/>
        <w:left w:val="none" w:sz="0" w:space="0" w:color="auto"/>
        <w:bottom w:val="none" w:sz="0" w:space="0" w:color="auto"/>
        <w:right w:val="none" w:sz="0" w:space="0" w:color="auto"/>
      </w:divBdr>
    </w:div>
    <w:div w:id="1969703258">
      <w:bodyDiv w:val="1"/>
      <w:marLeft w:val="0"/>
      <w:marRight w:val="0"/>
      <w:marTop w:val="0"/>
      <w:marBottom w:val="0"/>
      <w:divBdr>
        <w:top w:val="none" w:sz="0" w:space="0" w:color="auto"/>
        <w:left w:val="none" w:sz="0" w:space="0" w:color="auto"/>
        <w:bottom w:val="none" w:sz="0" w:space="0" w:color="auto"/>
        <w:right w:val="none" w:sz="0" w:space="0" w:color="auto"/>
      </w:divBdr>
    </w:div>
    <w:div w:id="1969973104">
      <w:bodyDiv w:val="1"/>
      <w:marLeft w:val="0"/>
      <w:marRight w:val="0"/>
      <w:marTop w:val="0"/>
      <w:marBottom w:val="0"/>
      <w:divBdr>
        <w:top w:val="none" w:sz="0" w:space="0" w:color="auto"/>
        <w:left w:val="none" w:sz="0" w:space="0" w:color="auto"/>
        <w:bottom w:val="none" w:sz="0" w:space="0" w:color="auto"/>
        <w:right w:val="none" w:sz="0" w:space="0" w:color="auto"/>
      </w:divBdr>
    </w:div>
    <w:div w:id="1970667810">
      <w:bodyDiv w:val="1"/>
      <w:marLeft w:val="0"/>
      <w:marRight w:val="0"/>
      <w:marTop w:val="0"/>
      <w:marBottom w:val="0"/>
      <w:divBdr>
        <w:top w:val="none" w:sz="0" w:space="0" w:color="auto"/>
        <w:left w:val="none" w:sz="0" w:space="0" w:color="auto"/>
        <w:bottom w:val="none" w:sz="0" w:space="0" w:color="auto"/>
        <w:right w:val="none" w:sz="0" w:space="0" w:color="auto"/>
      </w:divBdr>
    </w:div>
    <w:div w:id="1971591038">
      <w:bodyDiv w:val="1"/>
      <w:marLeft w:val="0"/>
      <w:marRight w:val="0"/>
      <w:marTop w:val="0"/>
      <w:marBottom w:val="0"/>
      <w:divBdr>
        <w:top w:val="none" w:sz="0" w:space="0" w:color="auto"/>
        <w:left w:val="none" w:sz="0" w:space="0" w:color="auto"/>
        <w:bottom w:val="none" w:sz="0" w:space="0" w:color="auto"/>
        <w:right w:val="none" w:sz="0" w:space="0" w:color="auto"/>
      </w:divBdr>
    </w:div>
    <w:div w:id="1971669453">
      <w:bodyDiv w:val="1"/>
      <w:marLeft w:val="0"/>
      <w:marRight w:val="0"/>
      <w:marTop w:val="0"/>
      <w:marBottom w:val="0"/>
      <w:divBdr>
        <w:top w:val="none" w:sz="0" w:space="0" w:color="auto"/>
        <w:left w:val="none" w:sz="0" w:space="0" w:color="auto"/>
        <w:bottom w:val="none" w:sz="0" w:space="0" w:color="auto"/>
        <w:right w:val="none" w:sz="0" w:space="0" w:color="auto"/>
      </w:divBdr>
    </w:div>
    <w:div w:id="1971936170">
      <w:bodyDiv w:val="1"/>
      <w:marLeft w:val="0"/>
      <w:marRight w:val="0"/>
      <w:marTop w:val="0"/>
      <w:marBottom w:val="0"/>
      <w:divBdr>
        <w:top w:val="none" w:sz="0" w:space="0" w:color="auto"/>
        <w:left w:val="none" w:sz="0" w:space="0" w:color="auto"/>
        <w:bottom w:val="none" w:sz="0" w:space="0" w:color="auto"/>
        <w:right w:val="none" w:sz="0" w:space="0" w:color="auto"/>
      </w:divBdr>
    </w:div>
    <w:div w:id="1972322472">
      <w:bodyDiv w:val="1"/>
      <w:marLeft w:val="0"/>
      <w:marRight w:val="0"/>
      <w:marTop w:val="0"/>
      <w:marBottom w:val="0"/>
      <w:divBdr>
        <w:top w:val="none" w:sz="0" w:space="0" w:color="auto"/>
        <w:left w:val="none" w:sz="0" w:space="0" w:color="auto"/>
        <w:bottom w:val="none" w:sz="0" w:space="0" w:color="auto"/>
        <w:right w:val="none" w:sz="0" w:space="0" w:color="auto"/>
      </w:divBdr>
    </w:div>
    <w:div w:id="1972589081">
      <w:bodyDiv w:val="1"/>
      <w:marLeft w:val="0"/>
      <w:marRight w:val="0"/>
      <w:marTop w:val="0"/>
      <w:marBottom w:val="0"/>
      <w:divBdr>
        <w:top w:val="none" w:sz="0" w:space="0" w:color="auto"/>
        <w:left w:val="none" w:sz="0" w:space="0" w:color="auto"/>
        <w:bottom w:val="none" w:sz="0" w:space="0" w:color="auto"/>
        <w:right w:val="none" w:sz="0" w:space="0" w:color="auto"/>
      </w:divBdr>
    </w:div>
    <w:div w:id="1973366402">
      <w:bodyDiv w:val="1"/>
      <w:marLeft w:val="0"/>
      <w:marRight w:val="0"/>
      <w:marTop w:val="0"/>
      <w:marBottom w:val="0"/>
      <w:divBdr>
        <w:top w:val="none" w:sz="0" w:space="0" w:color="auto"/>
        <w:left w:val="none" w:sz="0" w:space="0" w:color="auto"/>
        <w:bottom w:val="none" w:sz="0" w:space="0" w:color="auto"/>
        <w:right w:val="none" w:sz="0" w:space="0" w:color="auto"/>
      </w:divBdr>
    </w:div>
    <w:div w:id="1976063897">
      <w:bodyDiv w:val="1"/>
      <w:marLeft w:val="0"/>
      <w:marRight w:val="0"/>
      <w:marTop w:val="0"/>
      <w:marBottom w:val="0"/>
      <w:divBdr>
        <w:top w:val="none" w:sz="0" w:space="0" w:color="auto"/>
        <w:left w:val="none" w:sz="0" w:space="0" w:color="auto"/>
        <w:bottom w:val="none" w:sz="0" w:space="0" w:color="auto"/>
        <w:right w:val="none" w:sz="0" w:space="0" w:color="auto"/>
      </w:divBdr>
    </w:div>
    <w:div w:id="1976986500">
      <w:bodyDiv w:val="1"/>
      <w:marLeft w:val="0"/>
      <w:marRight w:val="0"/>
      <w:marTop w:val="0"/>
      <w:marBottom w:val="0"/>
      <w:divBdr>
        <w:top w:val="none" w:sz="0" w:space="0" w:color="auto"/>
        <w:left w:val="none" w:sz="0" w:space="0" w:color="auto"/>
        <w:bottom w:val="none" w:sz="0" w:space="0" w:color="auto"/>
        <w:right w:val="none" w:sz="0" w:space="0" w:color="auto"/>
      </w:divBdr>
    </w:div>
    <w:div w:id="1978605064">
      <w:bodyDiv w:val="1"/>
      <w:marLeft w:val="0"/>
      <w:marRight w:val="0"/>
      <w:marTop w:val="0"/>
      <w:marBottom w:val="0"/>
      <w:divBdr>
        <w:top w:val="none" w:sz="0" w:space="0" w:color="auto"/>
        <w:left w:val="none" w:sz="0" w:space="0" w:color="auto"/>
        <w:bottom w:val="none" w:sz="0" w:space="0" w:color="auto"/>
        <w:right w:val="none" w:sz="0" w:space="0" w:color="auto"/>
      </w:divBdr>
    </w:div>
    <w:div w:id="1983120868">
      <w:bodyDiv w:val="1"/>
      <w:marLeft w:val="0"/>
      <w:marRight w:val="0"/>
      <w:marTop w:val="0"/>
      <w:marBottom w:val="0"/>
      <w:divBdr>
        <w:top w:val="none" w:sz="0" w:space="0" w:color="auto"/>
        <w:left w:val="none" w:sz="0" w:space="0" w:color="auto"/>
        <w:bottom w:val="none" w:sz="0" w:space="0" w:color="auto"/>
        <w:right w:val="none" w:sz="0" w:space="0" w:color="auto"/>
      </w:divBdr>
    </w:div>
    <w:div w:id="1984120563">
      <w:bodyDiv w:val="1"/>
      <w:marLeft w:val="0"/>
      <w:marRight w:val="0"/>
      <w:marTop w:val="0"/>
      <w:marBottom w:val="0"/>
      <w:divBdr>
        <w:top w:val="none" w:sz="0" w:space="0" w:color="auto"/>
        <w:left w:val="none" w:sz="0" w:space="0" w:color="auto"/>
        <w:bottom w:val="none" w:sz="0" w:space="0" w:color="auto"/>
        <w:right w:val="none" w:sz="0" w:space="0" w:color="auto"/>
      </w:divBdr>
    </w:div>
    <w:div w:id="1985045572">
      <w:bodyDiv w:val="1"/>
      <w:marLeft w:val="0"/>
      <w:marRight w:val="0"/>
      <w:marTop w:val="0"/>
      <w:marBottom w:val="0"/>
      <w:divBdr>
        <w:top w:val="none" w:sz="0" w:space="0" w:color="auto"/>
        <w:left w:val="none" w:sz="0" w:space="0" w:color="auto"/>
        <w:bottom w:val="none" w:sz="0" w:space="0" w:color="auto"/>
        <w:right w:val="none" w:sz="0" w:space="0" w:color="auto"/>
      </w:divBdr>
    </w:div>
    <w:div w:id="1986424613">
      <w:bodyDiv w:val="1"/>
      <w:marLeft w:val="0"/>
      <w:marRight w:val="0"/>
      <w:marTop w:val="0"/>
      <w:marBottom w:val="0"/>
      <w:divBdr>
        <w:top w:val="none" w:sz="0" w:space="0" w:color="auto"/>
        <w:left w:val="none" w:sz="0" w:space="0" w:color="auto"/>
        <w:bottom w:val="none" w:sz="0" w:space="0" w:color="auto"/>
        <w:right w:val="none" w:sz="0" w:space="0" w:color="auto"/>
      </w:divBdr>
    </w:div>
    <w:div w:id="1986663305">
      <w:bodyDiv w:val="1"/>
      <w:marLeft w:val="0"/>
      <w:marRight w:val="0"/>
      <w:marTop w:val="0"/>
      <w:marBottom w:val="0"/>
      <w:divBdr>
        <w:top w:val="none" w:sz="0" w:space="0" w:color="auto"/>
        <w:left w:val="none" w:sz="0" w:space="0" w:color="auto"/>
        <w:bottom w:val="none" w:sz="0" w:space="0" w:color="auto"/>
        <w:right w:val="none" w:sz="0" w:space="0" w:color="auto"/>
      </w:divBdr>
    </w:div>
    <w:div w:id="1992441920">
      <w:bodyDiv w:val="1"/>
      <w:marLeft w:val="0"/>
      <w:marRight w:val="0"/>
      <w:marTop w:val="0"/>
      <w:marBottom w:val="0"/>
      <w:divBdr>
        <w:top w:val="none" w:sz="0" w:space="0" w:color="auto"/>
        <w:left w:val="none" w:sz="0" w:space="0" w:color="auto"/>
        <w:bottom w:val="none" w:sz="0" w:space="0" w:color="auto"/>
        <w:right w:val="none" w:sz="0" w:space="0" w:color="auto"/>
      </w:divBdr>
    </w:div>
    <w:div w:id="1993212728">
      <w:bodyDiv w:val="1"/>
      <w:marLeft w:val="0"/>
      <w:marRight w:val="0"/>
      <w:marTop w:val="0"/>
      <w:marBottom w:val="0"/>
      <w:divBdr>
        <w:top w:val="none" w:sz="0" w:space="0" w:color="auto"/>
        <w:left w:val="none" w:sz="0" w:space="0" w:color="auto"/>
        <w:bottom w:val="none" w:sz="0" w:space="0" w:color="auto"/>
        <w:right w:val="none" w:sz="0" w:space="0" w:color="auto"/>
      </w:divBdr>
    </w:div>
    <w:div w:id="1994676913">
      <w:bodyDiv w:val="1"/>
      <w:marLeft w:val="0"/>
      <w:marRight w:val="0"/>
      <w:marTop w:val="0"/>
      <w:marBottom w:val="0"/>
      <w:divBdr>
        <w:top w:val="none" w:sz="0" w:space="0" w:color="auto"/>
        <w:left w:val="none" w:sz="0" w:space="0" w:color="auto"/>
        <w:bottom w:val="none" w:sz="0" w:space="0" w:color="auto"/>
        <w:right w:val="none" w:sz="0" w:space="0" w:color="auto"/>
      </w:divBdr>
    </w:div>
    <w:div w:id="1995522382">
      <w:bodyDiv w:val="1"/>
      <w:marLeft w:val="0"/>
      <w:marRight w:val="0"/>
      <w:marTop w:val="0"/>
      <w:marBottom w:val="0"/>
      <w:divBdr>
        <w:top w:val="none" w:sz="0" w:space="0" w:color="auto"/>
        <w:left w:val="none" w:sz="0" w:space="0" w:color="auto"/>
        <w:bottom w:val="none" w:sz="0" w:space="0" w:color="auto"/>
        <w:right w:val="none" w:sz="0" w:space="0" w:color="auto"/>
      </w:divBdr>
    </w:div>
    <w:div w:id="1996177209">
      <w:bodyDiv w:val="1"/>
      <w:marLeft w:val="0"/>
      <w:marRight w:val="0"/>
      <w:marTop w:val="0"/>
      <w:marBottom w:val="0"/>
      <w:divBdr>
        <w:top w:val="none" w:sz="0" w:space="0" w:color="auto"/>
        <w:left w:val="none" w:sz="0" w:space="0" w:color="auto"/>
        <w:bottom w:val="none" w:sz="0" w:space="0" w:color="auto"/>
        <w:right w:val="none" w:sz="0" w:space="0" w:color="auto"/>
      </w:divBdr>
    </w:div>
    <w:div w:id="1996370346">
      <w:bodyDiv w:val="1"/>
      <w:marLeft w:val="0"/>
      <w:marRight w:val="0"/>
      <w:marTop w:val="0"/>
      <w:marBottom w:val="0"/>
      <w:divBdr>
        <w:top w:val="none" w:sz="0" w:space="0" w:color="auto"/>
        <w:left w:val="none" w:sz="0" w:space="0" w:color="auto"/>
        <w:bottom w:val="none" w:sz="0" w:space="0" w:color="auto"/>
        <w:right w:val="none" w:sz="0" w:space="0" w:color="auto"/>
      </w:divBdr>
    </w:div>
    <w:div w:id="1996689158">
      <w:bodyDiv w:val="1"/>
      <w:marLeft w:val="0"/>
      <w:marRight w:val="0"/>
      <w:marTop w:val="0"/>
      <w:marBottom w:val="0"/>
      <w:divBdr>
        <w:top w:val="none" w:sz="0" w:space="0" w:color="auto"/>
        <w:left w:val="none" w:sz="0" w:space="0" w:color="auto"/>
        <w:bottom w:val="none" w:sz="0" w:space="0" w:color="auto"/>
        <w:right w:val="none" w:sz="0" w:space="0" w:color="auto"/>
      </w:divBdr>
    </w:div>
    <w:div w:id="1999110696">
      <w:bodyDiv w:val="1"/>
      <w:marLeft w:val="0"/>
      <w:marRight w:val="0"/>
      <w:marTop w:val="0"/>
      <w:marBottom w:val="0"/>
      <w:divBdr>
        <w:top w:val="none" w:sz="0" w:space="0" w:color="auto"/>
        <w:left w:val="none" w:sz="0" w:space="0" w:color="auto"/>
        <w:bottom w:val="none" w:sz="0" w:space="0" w:color="auto"/>
        <w:right w:val="none" w:sz="0" w:space="0" w:color="auto"/>
      </w:divBdr>
    </w:div>
    <w:div w:id="2000496344">
      <w:bodyDiv w:val="1"/>
      <w:marLeft w:val="0"/>
      <w:marRight w:val="0"/>
      <w:marTop w:val="0"/>
      <w:marBottom w:val="0"/>
      <w:divBdr>
        <w:top w:val="none" w:sz="0" w:space="0" w:color="auto"/>
        <w:left w:val="none" w:sz="0" w:space="0" w:color="auto"/>
        <w:bottom w:val="none" w:sz="0" w:space="0" w:color="auto"/>
        <w:right w:val="none" w:sz="0" w:space="0" w:color="auto"/>
      </w:divBdr>
    </w:div>
    <w:div w:id="2000814671">
      <w:bodyDiv w:val="1"/>
      <w:marLeft w:val="0"/>
      <w:marRight w:val="0"/>
      <w:marTop w:val="0"/>
      <w:marBottom w:val="0"/>
      <w:divBdr>
        <w:top w:val="none" w:sz="0" w:space="0" w:color="auto"/>
        <w:left w:val="none" w:sz="0" w:space="0" w:color="auto"/>
        <w:bottom w:val="none" w:sz="0" w:space="0" w:color="auto"/>
        <w:right w:val="none" w:sz="0" w:space="0" w:color="auto"/>
      </w:divBdr>
    </w:div>
    <w:div w:id="2001033874">
      <w:bodyDiv w:val="1"/>
      <w:marLeft w:val="0"/>
      <w:marRight w:val="0"/>
      <w:marTop w:val="0"/>
      <w:marBottom w:val="0"/>
      <w:divBdr>
        <w:top w:val="none" w:sz="0" w:space="0" w:color="auto"/>
        <w:left w:val="none" w:sz="0" w:space="0" w:color="auto"/>
        <w:bottom w:val="none" w:sz="0" w:space="0" w:color="auto"/>
        <w:right w:val="none" w:sz="0" w:space="0" w:color="auto"/>
      </w:divBdr>
    </w:div>
    <w:div w:id="2001956571">
      <w:bodyDiv w:val="1"/>
      <w:marLeft w:val="0"/>
      <w:marRight w:val="0"/>
      <w:marTop w:val="0"/>
      <w:marBottom w:val="0"/>
      <w:divBdr>
        <w:top w:val="none" w:sz="0" w:space="0" w:color="auto"/>
        <w:left w:val="none" w:sz="0" w:space="0" w:color="auto"/>
        <w:bottom w:val="none" w:sz="0" w:space="0" w:color="auto"/>
        <w:right w:val="none" w:sz="0" w:space="0" w:color="auto"/>
      </w:divBdr>
    </w:div>
    <w:div w:id="2002807251">
      <w:bodyDiv w:val="1"/>
      <w:marLeft w:val="0"/>
      <w:marRight w:val="0"/>
      <w:marTop w:val="0"/>
      <w:marBottom w:val="0"/>
      <w:divBdr>
        <w:top w:val="none" w:sz="0" w:space="0" w:color="auto"/>
        <w:left w:val="none" w:sz="0" w:space="0" w:color="auto"/>
        <w:bottom w:val="none" w:sz="0" w:space="0" w:color="auto"/>
        <w:right w:val="none" w:sz="0" w:space="0" w:color="auto"/>
      </w:divBdr>
    </w:div>
    <w:div w:id="2003728407">
      <w:bodyDiv w:val="1"/>
      <w:marLeft w:val="0"/>
      <w:marRight w:val="0"/>
      <w:marTop w:val="0"/>
      <w:marBottom w:val="0"/>
      <w:divBdr>
        <w:top w:val="none" w:sz="0" w:space="0" w:color="auto"/>
        <w:left w:val="none" w:sz="0" w:space="0" w:color="auto"/>
        <w:bottom w:val="none" w:sz="0" w:space="0" w:color="auto"/>
        <w:right w:val="none" w:sz="0" w:space="0" w:color="auto"/>
      </w:divBdr>
    </w:div>
    <w:div w:id="2004889095">
      <w:bodyDiv w:val="1"/>
      <w:marLeft w:val="0"/>
      <w:marRight w:val="0"/>
      <w:marTop w:val="0"/>
      <w:marBottom w:val="0"/>
      <w:divBdr>
        <w:top w:val="none" w:sz="0" w:space="0" w:color="auto"/>
        <w:left w:val="none" w:sz="0" w:space="0" w:color="auto"/>
        <w:bottom w:val="none" w:sz="0" w:space="0" w:color="auto"/>
        <w:right w:val="none" w:sz="0" w:space="0" w:color="auto"/>
      </w:divBdr>
    </w:div>
    <w:div w:id="2010979835">
      <w:bodyDiv w:val="1"/>
      <w:marLeft w:val="0"/>
      <w:marRight w:val="0"/>
      <w:marTop w:val="0"/>
      <w:marBottom w:val="0"/>
      <w:divBdr>
        <w:top w:val="none" w:sz="0" w:space="0" w:color="auto"/>
        <w:left w:val="none" w:sz="0" w:space="0" w:color="auto"/>
        <w:bottom w:val="none" w:sz="0" w:space="0" w:color="auto"/>
        <w:right w:val="none" w:sz="0" w:space="0" w:color="auto"/>
      </w:divBdr>
    </w:div>
    <w:div w:id="2010986771">
      <w:bodyDiv w:val="1"/>
      <w:marLeft w:val="0"/>
      <w:marRight w:val="0"/>
      <w:marTop w:val="0"/>
      <w:marBottom w:val="0"/>
      <w:divBdr>
        <w:top w:val="none" w:sz="0" w:space="0" w:color="auto"/>
        <w:left w:val="none" w:sz="0" w:space="0" w:color="auto"/>
        <w:bottom w:val="none" w:sz="0" w:space="0" w:color="auto"/>
        <w:right w:val="none" w:sz="0" w:space="0" w:color="auto"/>
      </w:divBdr>
    </w:div>
    <w:div w:id="2011711444">
      <w:bodyDiv w:val="1"/>
      <w:marLeft w:val="0"/>
      <w:marRight w:val="0"/>
      <w:marTop w:val="0"/>
      <w:marBottom w:val="0"/>
      <w:divBdr>
        <w:top w:val="none" w:sz="0" w:space="0" w:color="auto"/>
        <w:left w:val="none" w:sz="0" w:space="0" w:color="auto"/>
        <w:bottom w:val="none" w:sz="0" w:space="0" w:color="auto"/>
        <w:right w:val="none" w:sz="0" w:space="0" w:color="auto"/>
      </w:divBdr>
    </w:div>
    <w:div w:id="2013676694">
      <w:bodyDiv w:val="1"/>
      <w:marLeft w:val="0"/>
      <w:marRight w:val="0"/>
      <w:marTop w:val="0"/>
      <w:marBottom w:val="0"/>
      <w:divBdr>
        <w:top w:val="none" w:sz="0" w:space="0" w:color="auto"/>
        <w:left w:val="none" w:sz="0" w:space="0" w:color="auto"/>
        <w:bottom w:val="none" w:sz="0" w:space="0" w:color="auto"/>
        <w:right w:val="none" w:sz="0" w:space="0" w:color="auto"/>
      </w:divBdr>
    </w:div>
    <w:div w:id="2016958078">
      <w:bodyDiv w:val="1"/>
      <w:marLeft w:val="0"/>
      <w:marRight w:val="0"/>
      <w:marTop w:val="0"/>
      <w:marBottom w:val="0"/>
      <w:divBdr>
        <w:top w:val="none" w:sz="0" w:space="0" w:color="auto"/>
        <w:left w:val="none" w:sz="0" w:space="0" w:color="auto"/>
        <w:bottom w:val="none" w:sz="0" w:space="0" w:color="auto"/>
        <w:right w:val="none" w:sz="0" w:space="0" w:color="auto"/>
      </w:divBdr>
    </w:div>
    <w:div w:id="2017078226">
      <w:bodyDiv w:val="1"/>
      <w:marLeft w:val="0"/>
      <w:marRight w:val="0"/>
      <w:marTop w:val="0"/>
      <w:marBottom w:val="0"/>
      <w:divBdr>
        <w:top w:val="none" w:sz="0" w:space="0" w:color="auto"/>
        <w:left w:val="none" w:sz="0" w:space="0" w:color="auto"/>
        <w:bottom w:val="none" w:sz="0" w:space="0" w:color="auto"/>
        <w:right w:val="none" w:sz="0" w:space="0" w:color="auto"/>
      </w:divBdr>
    </w:div>
    <w:div w:id="2018000241">
      <w:bodyDiv w:val="1"/>
      <w:marLeft w:val="0"/>
      <w:marRight w:val="0"/>
      <w:marTop w:val="0"/>
      <w:marBottom w:val="0"/>
      <w:divBdr>
        <w:top w:val="none" w:sz="0" w:space="0" w:color="auto"/>
        <w:left w:val="none" w:sz="0" w:space="0" w:color="auto"/>
        <w:bottom w:val="none" w:sz="0" w:space="0" w:color="auto"/>
        <w:right w:val="none" w:sz="0" w:space="0" w:color="auto"/>
      </w:divBdr>
    </w:div>
    <w:div w:id="2020235569">
      <w:bodyDiv w:val="1"/>
      <w:marLeft w:val="0"/>
      <w:marRight w:val="0"/>
      <w:marTop w:val="0"/>
      <w:marBottom w:val="0"/>
      <w:divBdr>
        <w:top w:val="none" w:sz="0" w:space="0" w:color="auto"/>
        <w:left w:val="none" w:sz="0" w:space="0" w:color="auto"/>
        <w:bottom w:val="none" w:sz="0" w:space="0" w:color="auto"/>
        <w:right w:val="none" w:sz="0" w:space="0" w:color="auto"/>
      </w:divBdr>
    </w:div>
    <w:div w:id="2024892022">
      <w:bodyDiv w:val="1"/>
      <w:marLeft w:val="0"/>
      <w:marRight w:val="0"/>
      <w:marTop w:val="0"/>
      <w:marBottom w:val="0"/>
      <w:divBdr>
        <w:top w:val="none" w:sz="0" w:space="0" w:color="auto"/>
        <w:left w:val="none" w:sz="0" w:space="0" w:color="auto"/>
        <w:bottom w:val="none" w:sz="0" w:space="0" w:color="auto"/>
        <w:right w:val="none" w:sz="0" w:space="0" w:color="auto"/>
      </w:divBdr>
    </w:div>
    <w:div w:id="2029601903">
      <w:bodyDiv w:val="1"/>
      <w:marLeft w:val="0"/>
      <w:marRight w:val="0"/>
      <w:marTop w:val="0"/>
      <w:marBottom w:val="0"/>
      <w:divBdr>
        <w:top w:val="none" w:sz="0" w:space="0" w:color="auto"/>
        <w:left w:val="none" w:sz="0" w:space="0" w:color="auto"/>
        <w:bottom w:val="none" w:sz="0" w:space="0" w:color="auto"/>
        <w:right w:val="none" w:sz="0" w:space="0" w:color="auto"/>
      </w:divBdr>
    </w:div>
    <w:div w:id="2029788298">
      <w:bodyDiv w:val="1"/>
      <w:marLeft w:val="0"/>
      <w:marRight w:val="0"/>
      <w:marTop w:val="0"/>
      <w:marBottom w:val="0"/>
      <w:divBdr>
        <w:top w:val="none" w:sz="0" w:space="0" w:color="auto"/>
        <w:left w:val="none" w:sz="0" w:space="0" w:color="auto"/>
        <w:bottom w:val="none" w:sz="0" w:space="0" w:color="auto"/>
        <w:right w:val="none" w:sz="0" w:space="0" w:color="auto"/>
      </w:divBdr>
    </w:div>
    <w:div w:id="2038047325">
      <w:bodyDiv w:val="1"/>
      <w:marLeft w:val="0"/>
      <w:marRight w:val="0"/>
      <w:marTop w:val="0"/>
      <w:marBottom w:val="0"/>
      <w:divBdr>
        <w:top w:val="none" w:sz="0" w:space="0" w:color="auto"/>
        <w:left w:val="none" w:sz="0" w:space="0" w:color="auto"/>
        <w:bottom w:val="none" w:sz="0" w:space="0" w:color="auto"/>
        <w:right w:val="none" w:sz="0" w:space="0" w:color="auto"/>
      </w:divBdr>
    </w:div>
    <w:div w:id="2038315498">
      <w:bodyDiv w:val="1"/>
      <w:marLeft w:val="0"/>
      <w:marRight w:val="0"/>
      <w:marTop w:val="0"/>
      <w:marBottom w:val="0"/>
      <w:divBdr>
        <w:top w:val="none" w:sz="0" w:space="0" w:color="auto"/>
        <w:left w:val="none" w:sz="0" w:space="0" w:color="auto"/>
        <w:bottom w:val="none" w:sz="0" w:space="0" w:color="auto"/>
        <w:right w:val="none" w:sz="0" w:space="0" w:color="auto"/>
      </w:divBdr>
    </w:div>
    <w:div w:id="2040202341">
      <w:bodyDiv w:val="1"/>
      <w:marLeft w:val="0"/>
      <w:marRight w:val="0"/>
      <w:marTop w:val="0"/>
      <w:marBottom w:val="0"/>
      <w:divBdr>
        <w:top w:val="none" w:sz="0" w:space="0" w:color="auto"/>
        <w:left w:val="none" w:sz="0" w:space="0" w:color="auto"/>
        <w:bottom w:val="none" w:sz="0" w:space="0" w:color="auto"/>
        <w:right w:val="none" w:sz="0" w:space="0" w:color="auto"/>
      </w:divBdr>
    </w:div>
    <w:div w:id="2046558363">
      <w:bodyDiv w:val="1"/>
      <w:marLeft w:val="0"/>
      <w:marRight w:val="0"/>
      <w:marTop w:val="0"/>
      <w:marBottom w:val="0"/>
      <w:divBdr>
        <w:top w:val="none" w:sz="0" w:space="0" w:color="auto"/>
        <w:left w:val="none" w:sz="0" w:space="0" w:color="auto"/>
        <w:bottom w:val="none" w:sz="0" w:space="0" w:color="auto"/>
        <w:right w:val="none" w:sz="0" w:space="0" w:color="auto"/>
      </w:divBdr>
    </w:div>
    <w:div w:id="2047021743">
      <w:bodyDiv w:val="1"/>
      <w:marLeft w:val="0"/>
      <w:marRight w:val="0"/>
      <w:marTop w:val="0"/>
      <w:marBottom w:val="0"/>
      <w:divBdr>
        <w:top w:val="none" w:sz="0" w:space="0" w:color="auto"/>
        <w:left w:val="none" w:sz="0" w:space="0" w:color="auto"/>
        <w:bottom w:val="none" w:sz="0" w:space="0" w:color="auto"/>
        <w:right w:val="none" w:sz="0" w:space="0" w:color="auto"/>
      </w:divBdr>
    </w:div>
    <w:div w:id="2048017808">
      <w:bodyDiv w:val="1"/>
      <w:marLeft w:val="0"/>
      <w:marRight w:val="0"/>
      <w:marTop w:val="0"/>
      <w:marBottom w:val="0"/>
      <w:divBdr>
        <w:top w:val="none" w:sz="0" w:space="0" w:color="auto"/>
        <w:left w:val="none" w:sz="0" w:space="0" w:color="auto"/>
        <w:bottom w:val="none" w:sz="0" w:space="0" w:color="auto"/>
        <w:right w:val="none" w:sz="0" w:space="0" w:color="auto"/>
      </w:divBdr>
    </w:div>
    <w:div w:id="2048991717">
      <w:bodyDiv w:val="1"/>
      <w:marLeft w:val="0"/>
      <w:marRight w:val="0"/>
      <w:marTop w:val="0"/>
      <w:marBottom w:val="0"/>
      <w:divBdr>
        <w:top w:val="none" w:sz="0" w:space="0" w:color="auto"/>
        <w:left w:val="none" w:sz="0" w:space="0" w:color="auto"/>
        <w:bottom w:val="none" w:sz="0" w:space="0" w:color="auto"/>
        <w:right w:val="none" w:sz="0" w:space="0" w:color="auto"/>
      </w:divBdr>
    </w:div>
    <w:div w:id="2049798772">
      <w:bodyDiv w:val="1"/>
      <w:marLeft w:val="0"/>
      <w:marRight w:val="0"/>
      <w:marTop w:val="0"/>
      <w:marBottom w:val="0"/>
      <w:divBdr>
        <w:top w:val="none" w:sz="0" w:space="0" w:color="auto"/>
        <w:left w:val="none" w:sz="0" w:space="0" w:color="auto"/>
        <w:bottom w:val="none" w:sz="0" w:space="0" w:color="auto"/>
        <w:right w:val="none" w:sz="0" w:space="0" w:color="auto"/>
      </w:divBdr>
    </w:div>
    <w:div w:id="2051219771">
      <w:bodyDiv w:val="1"/>
      <w:marLeft w:val="0"/>
      <w:marRight w:val="0"/>
      <w:marTop w:val="0"/>
      <w:marBottom w:val="0"/>
      <w:divBdr>
        <w:top w:val="none" w:sz="0" w:space="0" w:color="auto"/>
        <w:left w:val="none" w:sz="0" w:space="0" w:color="auto"/>
        <w:bottom w:val="none" w:sz="0" w:space="0" w:color="auto"/>
        <w:right w:val="none" w:sz="0" w:space="0" w:color="auto"/>
      </w:divBdr>
    </w:div>
    <w:div w:id="2052026396">
      <w:bodyDiv w:val="1"/>
      <w:marLeft w:val="0"/>
      <w:marRight w:val="0"/>
      <w:marTop w:val="0"/>
      <w:marBottom w:val="0"/>
      <w:divBdr>
        <w:top w:val="none" w:sz="0" w:space="0" w:color="auto"/>
        <w:left w:val="none" w:sz="0" w:space="0" w:color="auto"/>
        <w:bottom w:val="none" w:sz="0" w:space="0" w:color="auto"/>
        <w:right w:val="none" w:sz="0" w:space="0" w:color="auto"/>
      </w:divBdr>
    </w:div>
    <w:div w:id="2052606352">
      <w:bodyDiv w:val="1"/>
      <w:marLeft w:val="0"/>
      <w:marRight w:val="0"/>
      <w:marTop w:val="0"/>
      <w:marBottom w:val="0"/>
      <w:divBdr>
        <w:top w:val="none" w:sz="0" w:space="0" w:color="auto"/>
        <w:left w:val="none" w:sz="0" w:space="0" w:color="auto"/>
        <w:bottom w:val="none" w:sz="0" w:space="0" w:color="auto"/>
        <w:right w:val="none" w:sz="0" w:space="0" w:color="auto"/>
      </w:divBdr>
    </w:div>
    <w:div w:id="2054227391">
      <w:bodyDiv w:val="1"/>
      <w:marLeft w:val="0"/>
      <w:marRight w:val="0"/>
      <w:marTop w:val="0"/>
      <w:marBottom w:val="0"/>
      <w:divBdr>
        <w:top w:val="none" w:sz="0" w:space="0" w:color="auto"/>
        <w:left w:val="none" w:sz="0" w:space="0" w:color="auto"/>
        <w:bottom w:val="none" w:sz="0" w:space="0" w:color="auto"/>
        <w:right w:val="none" w:sz="0" w:space="0" w:color="auto"/>
      </w:divBdr>
    </w:div>
    <w:div w:id="2058819806">
      <w:bodyDiv w:val="1"/>
      <w:marLeft w:val="0"/>
      <w:marRight w:val="0"/>
      <w:marTop w:val="0"/>
      <w:marBottom w:val="0"/>
      <w:divBdr>
        <w:top w:val="none" w:sz="0" w:space="0" w:color="auto"/>
        <w:left w:val="none" w:sz="0" w:space="0" w:color="auto"/>
        <w:bottom w:val="none" w:sz="0" w:space="0" w:color="auto"/>
        <w:right w:val="none" w:sz="0" w:space="0" w:color="auto"/>
      </w:divBdr>
    </w:div>
    <w:div w:id="2059476317">
      <w:bodyDiv w:val="1"/>
      <w:marLeft w:val="0"/>
      <w:marRight w:val="0"/>
      <w:marTop w:val="0"/>
      <w:marBottom w:val="0"/>
      <w:divBdr>
        <w:top w:val="none" w:sz="0" w:space="0" w:color="auto"/>
        <w:left w:val="none" w:sz="0" w:space="0" w:color="auto"/>
        <w:bottom w:val="none" w:sz="0" w:space="0" w:color="auto"/>
        <w:right w:val="none" w:sz="0" w:space="0" w:color="auto"/>
      </w:divBdr>
    </w:div>
    <w:div w:id="2060667891">
      <w:bodyDiv w:val="1"/>
      <w:marLeft w:val="0"/>
      <w:marRight w:val="0"/>
      <w:marTop w:val="0"/>
      <w:marBottom w:val="0"/>
      <w:divBdr>
        <w:top w:val="none" w:sz="0" w:space="0" w:color="auto"/>
        <w:left w:val="none" w:sz="0" w:space="0" w:color="auto"/>
        <w:bottom w:val="none" w:sz="0" w:space="0" w:color="auto"/>
        <w:right w:val="none" w:sz="0" w:space="0" w:color="auto"/>
      </w:divBdr>
    </w:div>
    <w:div w:id="2062973020">
      <w:bodyDiv w:val="1"/>
      <w:marLeft w:val="0"/>
      <w:marRight w:val="0"/>
      <w:marTop w:val="0"/>
      <w:marBottom w:val="0"/>
      <w:divBdr>
        <w:top w:val="none" w:sz="0" w:space="0" w:color="auto"/>
        <w:left w:val="none" w:sz="0" w:space="0" w:color="auto"/>
        <w:bottom w:val="none" w:sz="0" w:space="0" w:color="auto"/>
        <w:right w:val="none" w:sz="0" w:space="0" w:color="auto"/>
      </w:divBdr>
    </w:div>
    <w:div w:id="2065905136">
      <w:bodyDiv w:val="1"/>
      <w:marLeft w:val="0"/>
      <w:marRight w:val="0"/>
      <w:marTop w:val="0"/>
      <w:marBottom w:val="0"/>
      <w:divBdr>
        <w:top w:val="none" w:sz="0" w:space="0" w:color="auto"/>
        <w:left w:val="none" w:sz="0" w:space="0" w:color="auto"/>
        <w:bottom w:val="none" w:sz="0" w:space="0" w:color="auto"/>
        <w:right w:val="none" w:sz="0" w:space="0" w:color="auto"/>
      </w:divBdr>
    </w:div>
    <w:div w:id="2067947302">
      <w:bodyDiv w:val="1"/>
      <w:marLeft w:val="0"/>
      <w:marRight w:val="0"/>
      <w:marTop w:val="0"/>
      <w:marBottom w:val="0"/>
      <w:divBdr>
        <w:top w:val="none" w:sz="0" w:space="0" w:color="auto"/>
        <w:left w:val="none" w:sz="0" w:space="0" w:color="auto"/>
        <w:bottom w:val="none" w:sz="0" w:space="0" w:color="auto"/>
        <w:right w:val="none" w:sz="0" w:space="0" w:color="auto"/>
      </w:divBdr>
    </w:div>
    <w:div w:id="2069258473">
      <w:bodyDiv w:val="1"/>
      <w:marLeft w:val="0"/>
      <w:marRight w:val="0"/>
      <w:marTop w:val="0"/>
      <w:marBottom w:val="0"/>
      <w:divBdr>
        <w:top w:val="none" w:sz="0" w:space="0" w:color="auto"/>
        <w:left w:val="none" w:sz="0" w:space="0" w:color="auto"/>
        <w:bottom w:val="none" w:sz="0" w:space="0" w:color="auto"/>
        <w:right w:val="none" w:sz="0" w:space="0" w:color="auto"/>
      </w:divBdr>
    </w:div>
    <w:div w:id="2070151249">
      <w:bodyDiv w:val="1"/>
      <w:marLeft w:val="0"/>
      <w:marRight w:val="0"/>
      <w:marTop w:val="0"/>
      <w:marBottom w:val="0"/>
      <w:divBdr>
        <w:top w:val="none" w:sz="0" w:space="0" w:color="auto"/>
        <w:left w:val="none" w:sz="0" w:space="0" w:color="auto"/>
        <w:bottom w:val="none" w:sz="0" w:space="0" w:color="auto"/>
        <w:right w:val="none" w:sz="0" w:space="0" w:color="auto"/>
      </w:divBdr>
    </w:div>
    <w:div w:id="2070570826">
      <w:bodyDiv w:val="1"/>
      <w:marLeft w:val="0"/>
      <w:marRight w:val="0"/>
      <w:marTop w:val="0"/>
      <w:marBottom w:val="0"/>
      <w:divBdr>
        <w:top w:val="none" w:sz="0" w:space="0" w:color="auto"/>
        <w:left w:val="none" w:sz="0" w:space="0" w:color="auto"/>
        <w:bottom w:val="none" w:sz="0" w:space="0" w:color="auto"/>
        <w:right w:val="none" w:sz="0" w:space="0" w:color="auto"/>
      </w:divBdr>
    </w:div>
    <w:div w:id="2071341811">
      <w:bodyDiv w:val="1"/>
      <w:marLeft w:val="0"/>
      <w:marRight w:val="0"/>
      <w:marTop w:val="0"/>
      <w:marBottom w:val="0"/>
      <w:divBdr>
        <w:top w:val="none" w:sz="0" w:space="0" w:color="auto"/>
        <w:left w:val="none" w:sz="0" w:space="0" w:color="auto"/>
        <w:bottom w:val="none" w:sz="0" w:space="0" w:color="auto"/>
        <w:right w:val="none" w:sz="0" w:space="0" w:color="auto"/>
      </w:divBdr>
    </w:div>
    <w:div w:id="2071884397">
      <w:bodyDiv w:val="1"/>
      <w:marLeft w:val="0"/>
      <w:marRight w:val="0"/>
      <w:marTop w:val="0"/>
      <w:marBottom w:val="0"/>
      <w:divBdr>
        <w:top w:val="none" w:sz="0" w:space="0" w:color="auto"/>
        <w:left w:val="none" w:sz="0" w:space="0" w:color="auto"/>
        <w:bottom w:val="none" w:sz="0" w:space="0" w:color="auto"/>
        <w:right w:val="none" w:sz="0" w:space="0" w:color="auto"/>
      </w:divBdr>
    </w:div>
    <w:div w:id="2075663953">
      <w:bodyDiv w:val="1"/>
      <w:marLeft w:val="0"/>
      <w:marRight w:val="0"/>
      <w:marTop w:val="0"/>
      <w:marBottom w:val="0"/>
      <w:divBdr>
        <w:top w:val="none" w:sz="0" w:space="0" w:color="auto"/>
        <w:left w:val="none" w:sz="0" w:space="0" w:color="auto"/>
        <w:bottom w:val="none" w:sz="0" w:space="0" w:color="auto"/>
        <w:right w:val="none" w:sz="0" w:space="0" w:color="auto"/>
      </w:divBdr>
    </w:div>
    <w:div w:id="2076273587">
      <w:bodyDiv w:val="1"/>
      <w:marLeft w:val="0"/>
      <w:marRight w:val="0"/>
      <w:marTop w:val="0"/>
      <w:marBottom w:val="0"/>
      <w:divBdr>
        <w:top w:val="none" w:sz="0" w:space="0" w:color="auto"/>
        <w:left w:val="none" w:sz="0" w:space="0" w:color="auto"/>
        <w:bottom w:val="none" w:sz="0" w:space="0" w:color="auto"/>
        <w:right w:val="none" w:sz="0" w:space="0" w:color="auto"/>
      </w:divBdr>
    </w:div>
    <w:div w:id="2076273951">
      <w:bodyDiv w:val="1"/>
      <w:marLeft w:val="0"/>
      <w:marRight w:val="0"/>
      <w:marTop w:val="0"/>
      <w:marBottom w:val="0"/>
      <w:divBdr>
        <w:top w:val="none" w:sz="0" w:space="0" w:color="auto"/>
        <w:left w:val="none" w:sz="0" w:space="0" w:color="auto"/>
        <w:bottom w:val="none" w:sz="0" w:space="0" w:color="auto"/>
        <w:right w:val="none" w:sz="0" w:space="0" w:color="auto"/>
      </w:divBdr>
    </w:div>
    <w:div w:id="2077698240">
      <w:bodyDiv w:val="1"/>
      <w:marLeft w:val="0"/>
      <w:marRight w:val="0"/>
      <w:marTop w:val="0"/>
      <w:marBottom w:val="0"/>
      <w:divBdr>
        <w:top w:val="none" w:sz="0" w:space="0" w:color="auto"/>
        <w:left w:val="none" w:sz="0" w:space="0" w:color="auto"/>
        <w:bottom w:val="none" w:sz="0" w:space="0" w:color="auto"/>
        <w:right w:val="none" w:sz="0" w:space="0" w:color="auto"/>
      </w:divBdr>
    </w:div>
    <w:div w:id="2078018549">
      <w:bodyDiv w:val="1"/>
      <w:marLeft w:val="0"/>
      <w:marRight w:val="0"/>
      <w:marTop w:val="0"/>
      <w:marBottom w:val="0"/>
      <w:divBdr>
        <w:top w:val="none" w:sz="0" w:space="0" w:color="auto"/>
        <w:left w:val="none" w:sz="0" w:space="0" w:color="auto"/>
        <w:bottom w:val="none" w:sz="0" w:space="0" w:color="auto"/>
        <w:right w:val="none" w:sz="0" w:space="0" w:color="auto"/>
      </w:divBdr>
    </w:div>
    <w:div w:id="2078554690">
      <w:bodyDiv w:val="1"/>
      <w:marLeft w:val="0"/>
      <w:marRight w:val="0"/>
      <w:marTop w:val="0"/>
      <w:marBottom w:val="0"/>
      <w:divBdr>
        <w:top w:val="none" w:sz="0" w:space="0" w:color="auto"/>
        <w:left w:val="none" w:sz="0" w:space="0" w:color="auto"/>
        <w:bottom w:val="none" w:sz="0" w:space="0" w:color="auto"/>
        <w:right w:val="none" w:sz="0" w:space="0" w:color="auto"/>
      </w:divBdr>
    </w:div>
    <w:div w:id="2087337083">
      <w:bodyDiv w:val="1"/>
      <w:marLeft w:val="0"/>
      <w:marRight w:val="0"/>
      <w:marTop w:val="0"/>
      <w:marBottom w:val="0"/>
      <w:divBdr>
        <w:top w:val="none" w:sz="0" w:space="0" w:color="auto"/>
        <w:left w:val="none" w:sz="0" w:space="0" w:color="auto"/>
        <w:bottom w:val="none" w:sz="0" w:space="0" w:color="auto"/>
        <w:right w:val="none" w:sz="0" w:space="0" w:color="auto"/>
      </w:divBdr>
    </w:div>
    <w:div w:id="2093046047">
      <w:bodyDiv w:val="1"/>
      <w:marLeft w:val="0"/>
      <w:marRight w:val="0"/>
      <w:marTop w:val="0"/>
      <w:marBottom w:val="0"/>
      <w:divBdr>
        <w:top w:val="none" w:sz="0" w:space="0" w:color="auto"/>
        <w:left w:val="none" w:sz="0" w:space="0" w:color="auto"/>
        <w:bottom w:val="none" w:sz="0" w:space="0" w:color="auto"/>
        <w:right w:val="none" w:sz="0" w:space="0" w:color="auto"/>
      </w:divBdr>
    </w:div>
    <w:div w:id="2094738222">
      <w:bodyDiv w:val="1"/>
      <w:marLeft w:val="0"/>
      <w:marRight w:val="0"/>
      <w:marTop w:val="0"/>
      <w:marBottom w:val="0"/>
      <w:divBdr>
        <w:top w:val="none" w:sz="0" w:space="0" w:color="auto"/>
        <w:left w:val="none" w:sz="0" w:space="0" w:color="auto"/>
        <w:bottom w:val="none" w:sz="0" w:space="0" w:color="auto"/>
        <w:right w:val="none" w:sz="0" w:space="0" w:color="auto"/>
      </w:divBdr>
    </w:div>
    <w:div w:id="2097507701">
      <w:bodyDiv w:val="1"/>
      <w:marLeft w:val="0"/>
      <w:marRight w:val="0"/>
      <w:marTop w:val="0"/>
      <w:marBottom w:val="0"/>
      <w:divBdr>
        <w:top w:val="none" w:sz="0" w:space="0" w:color="auto"/>
        <w:left w:val="none" w:sz="0" w:space="0" w:color="auto"/>
        <w:bottom w:val="none" w:sz="0" w:space="0" w:color="auto"/>
        <w:right w:val="none" w:sz="0" w:space="0" w:color="auto"/>
      </w:divBdr>
    </w:div>
    <w:div w:id="2097557443">
      <w:bodyDiv w:val="1"/>
      <w:marLeft w:val="0"/>
      <w:marRight w:val="0"/>
      <w:marTop w:val="0"/>
      <w:marBottom w:val="0"/>
      <w:divBdr>
        <w:top w:val="none" w:sz="0" w:space="0" w:color="auto"/>
        <w:left w:val="none" w:sz="0" w:space="0" w:color="auto"/>
        <w:bottom w:val="none" w:sz="0" w:space="0" w:color="auto"/>
        <w:right w:val="none" w:sz="0" w:space="0" w:color="auto"/>
      </w:divBdr>
    </w:div>
    <w:div w:id="2100982001">
      <w:bodyDiv w:val="1"/>
      <w:marLeft w:val="0"/>
      <w:marRight w:val="0"/>
      <w:marTop w:val="0"/>
      <w:marBottom w:val="0"/>
      <w:divBdr>
        <w:top w:val="none" w:sz="0" w:space="0" w:color="auto"/>
        <w:left w:val="none" w:sz="0" w:space="0" w:color="auto"/>
        <w:bottom w:val="none" w:sz="0" w:space="0" w:color="auto"/>
        <w:right w:val="none" w:sz="0" w:space="0" w:color="auto"/>
      </w:divBdr>
    </w:div>
    <w:div w:id="2104568602">
      <w:bodyDiv w:val="1"/>
      <w:marLeft w:val="0"/>
      <w:marRight w:val="0"/>
      <w:marTop w:val="0"/>
      <w:marBottom w:val="0"/>
      <w:divBdr>
        <w:top w:val="none" w:sz="0" w:space="0" w:color="auto"/>
        <w:left w:val="none" w:sz="0" w:space="0" w:color="auto"/>
        <w:bottom w:val="none" w:sz="0" w:space="0" w:color="auto"/>
        <w:right w:val="none" w:sz="0" w:space="0" w:color="auto"/>
      </w:divBdr>
    </w:div>
    <w:div w:id="2106919611">
      <w:bodyDiv w:val="1"/>
      <w:marLeft w:val="0"/>
      <w:marRight w:val="0"/>
      <w:marTop w:val="0"/>
      <w:marBottom w:val="0"/>
      <w:divBdr>
        <w:top w:val="none" w:sz="0" w:space="0" w:color="auto"/>
        <w:left w:val="none" w:sz="0" w:space="0" w:color="auto"/>
        <w:bottom w:val="none" w:sz="0" w:space="0" w:color="auto"/>
        <w:right w:val="none" w:sz="0" w:space="0" w:color="auto"/>
      </w:divBdr>
    </w:div>
    <w:div w:id="2107460922">
      <w:bodyDiv w:val="1"/>
      <w:marLeft w:val="0"/>
      <w:marRight w:val="0"/>
      <w:marTop w:val="0"/>
      <w:marBottom w:val="0"/>
      <w:divBdr>
        <w:top w:val="none" w:sz="0" w:space="0" w:color="auto"/>
        <w:left w:val="none" w:sz="0" w:space="0" w:color="auto"/>
        <w:bottom w:val="none" w:sz="0" w:space="0" w:color="auto"/>
        <w:right w:val="none" w:sz="0" w:space="0" w:color="auto"/>
      </w:divBdr>
    </w:div>
    <w:div w:id="2108114890">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08504198">
      <w:bodyDiv w:val="1"/>
      <w:marLeft w:val="0"/>
      <w:marRight w:val="0"/>
      <w:marTop w:val="0"/>
      <w:marBottom w:val="0"/>
      <w:divBdr>
        <w:top w:val="none" w:sz="0" w:space="0" w:color="auto"/>
        <w:left w:val="none" w:sz="0" w:space="0" w:color="auto"/>
        <w:bottom w:val="none" w:sz="0" w:space="0" w:color="auto"/>
        <w:right w:val="none" w:sz="0" w:space="0" w:color="auto"/>
      </w:divBdr>
    </w:div>
    <w:div w:id="2109227304">
      <w:bodyDiv w:val="1"/>
      <w:marLeft w:val="0"/>
      <w:marRight w:val="0"/>
      <w:marTop w:val="0"/>
      <w:marBottom w:val="0"/>
      <w:divBdr>
        <w:top w:val="none" w:sz="0" w:space="0" w:color="auto"/>
        <w:left w:val="none" w:sz="0" w:space="0" w:color="auto"/>
        <w:bottom w:val="none" w:sz="0" w:space="0" w:color="auto"/>
        <w:right w:val="none" w:sz="0" w:space="0" w:color="auto"/>
      </w:divBdr>
    </w:div>
    <w:div w:id="2110617768">
      <w:bodyDiv w:val="1"/>
      <w:marLeft w:val="0"/>
      <w:marRight w:val="0"/>
      <w:marTop w:val="0"/>
      <w:marBottom w:val="0"/>
      <w:divBdr>
        <w:top w:val="none" w:sz="0" w:space="0" w:color="auto"/>
        <w:left w:val="none" w:sz="0" w:space="0" w:color="auto"/>
        <w:bottom w:val="none" w:sz="0" w:space="0" w:color="auto"/>
        <w:right w:val="none" w:sz="0" w:space="0" w:color="auto"/>
      </w:divBdr>
    </w:div>
    <w:div w:id="2117677576">
      <w:bodyDiv w:val="1"/>
      <w:marLeft w:val="0"/>
      <w:marRight w:val="0"/>
      <w:marTop w:val="0"/>
      <w:marBottom w:val="0"/>
      <w:divBdr>
        <w:top w:val="none" w:sz="0" w:space="0" w:color="auto"/>
        <w:left w:val="none" w:sz="0" w:space="0" w:color="auto"/>
        <w:bottom w:val="none" w:sz="0" w:space="0" w:color="auto"/>
        <w:right w:val="none" w:sz="0" w:space="0" w:color="auto"/>
      </w:divBdr>
    </w:div>
    <w:div w:id="2118401480">
      <w:bodyDiv w:val="1"/>
      <w:marLeft w:val="0"/>
      <w:marRight w:val="0"/>
      <w:marTop w:val="0"/>
      <w:marBottom w:val="0"/>
      <w:divBdr>
        <w:top w:val="none" w:sz="0" w:space="0" w:color="auto"/>
        <w:left w:val="none" w:sz="0" w:space="0" w:color="auto"/>
        <w:bottom w:val="none" w:sz="0" w:space="0" w:color="auto"/>
        <w:right w:val="none" w:sz="0" w:space="0" w:color="auto"/>
      </w:divBdr>
    </w:div>
    <w:div w:id="2119177357">
      <w:bodyDiv w:val="1"/>
      <w:marLeft w:val="0"/>
      <w:marRight w:val="0"/>
      <w:marTop w:val="0"/>
      <w:marBottom w:val="0"/>
      <w:divBdr>
        <w:top w:val="none" w:sz="0" w:space="0" w:color="auto"/>
        <w:left w:val="none" w:sz="0" w:space="0" w:color="auto"/>
        <w:bottom w:val="none" w:sz="0" w:space="0" w:color="auto"/>
        <w:right w:val="none" w:sz="0" w:space="0" w:color="auto"/>
      </w:divBdr>
    </w:div>
    <w:div w:id="2119980949">
      <w:bodyDiv w:val="1"/>
      <w:marLeft w:val="0"/>
      <w:marRight w:val="0"/>
      <w:marTop w:val="0"/>
      <w:marBottom w:val="0"/>
      <w:divBdr>
        <w:top w:val="none" w:sz="0" w:space="0" w:color="auto"/>
        <w:left w:val="none" w:sz="0" w:space="0" w:color="auto"/>
        <w:bottom w:val="none" w:sz="0" w:space="0" w:color="auto"/>
        <w:right w:val="none" w:sz="0" w:space="0" w:color="auto"/>
      </w:divBdr>
    </w:div>
    <w:div w:id="2122649136">
      <w:bodyDiv w:val="1"/>
      <w:marLeft w:val="0"/>
      <w:marRight w:val="0"/>
      <w:marTop w:val="0"/>
      <w:marBottom w:val="0"/>
      <w:divBdr>
        <w:top w:val="none" w:sz="0" w:space="0" w:color="auto"/>
        <w:left w:val="none" w:sz="0" w:space="0" w:color="auto"/>
        <w:bottom w:val="none" w:sz="0" w:space="0" w:color="auto"/>
        <w:right w:val="none" w:sz="0" w:space="0" w:color="auto"/>
      </w:divBdr>
    </w:div>
    <w:div w:id="2126343134">
      <w:bodyDiv w:val="1"/>
      <w:marLeft w:val="0"/>
      <w:marRight w:val="0"/>
      <w:marTop w:val="0"/>
      <w:marBottom w:val="0"/>
      <w:divBdr>
        <w:top w:val="none" w:sz="0" w:space="0" w:color="auto"/>
        <w:left w:val="none" w:sz="0" w:space="0" w:color="auto"/>
        <w:bottom w:val="none" w:sz="0" w:space="0" w:color="auto"/>
        <w:right w:val="none" w:sz="0" w:space="0" w:color="auto"/>
      </w:divBdr>
    </w:div>
    <w:div w:id="2128353273">
      <w:bodyDiv w:val="1"/>
      <w:marLeft w:val="0"/>
      <w:marRight w:val="0"/>
      <w:marTop w:val="0"/>
      <w:marBottom w:val="0"/>
      <w:divBdr>
        <w:top w:val="none" w:sz="0" w:space="0" w:color="auto"/>
        <w:left w:val="none" w:sz="0" w:space="0" w:color="auto"/>
        <w:bottom w:val="none" w:sz="0" w:space="0" w:color="auto"/>
        <w:right w:val="none" w:sz="0" w:space="0" w:color="auto"/>
      </w:divBdr>
    </w:div>
    <w:div w:id="2128546916">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 w:id="2131514259">
      <w:bodyDiv w:val="1"/>
      <w:marLeft w:val="0"/>
      <w:marRight w:val="0"/>
      <w:marTop w:val="0"/>
      <w:marBottom w:val="0"/>
      <w:divBdr>
        <w:top w:val="none" w:sz="0" w:space="0" w:color="auto"/>
        <w:left w:val="none" w:sz="0" w:space="0" w:color="auto"/>
        <w:bottom w:val="none" w:sz="0" w:space="0" w:color="auto"/>
        <w:right w:val="none" w:sz="0" w:space="0" w:color="auto"/>
      </w:divBdr>
    </w:div>
    <w:div w:id="2132167633">
      <w:bodyDiv w:val="1"/>
      <w:marLeft w:val="0"/>
      <w:marRight w:val="0"/>
      <w:marTop w:val="0"/>
      <w:marBottom w:val="0"/>
      <w:divBdr>
        <w:top w:val="none" w:sz="0" w:space="0" w:color="auto"/>
        <w:left w:val="none" w:sz="0" w:space="0" w:color="auto"/>
        <w:bottom w:val="none" w:sz="0" w:space="0" w:color="auto"/>
        <w:right w:val="none" w:sz="0" w:space="0" w:color="auto"/>
      </w:divBdr>
    </w:div>
    <w:div w:id="2132702937">
      <w:bodyDiv w:val="1"/>
      <w:marLeft w:val="0"/>
      <w:marRight w:val="0"/>
      <w:marTop w:val="0"/>
      <w:marBottom w:val="0"/>
      <w:divBdr>
        <w:top w:val="none" w:sz="0" w:space="0" w:color="auto"/>
        <w:left w:val="none" w:sz="0" w:space="0" w:color="auto"/>
        <w:bottom w:val="none" w:sz="0" w:space="0" w:color="auto"/>
        <w:right w:val="none" w:sz="0" w:space="0" w:color="auto"/>
      </w:divBdr>
    </w:div>
    <w:div w:id="2134128429">
      <w:bodyDiv w:val="1"/>
      <w:marLeft w:val="0"/>
      <w:marRight w:val="0"/>
      <w:marTop w:val="0"/>
      <w:marBottom w:val="0"/>
      <w:divBdr>
        <w:top w:val="none" w:sz="0" w:space="0" w:color="auto"/>
        <w:left w:val="none" w:sz="0" w:space="0" w:color="auto"/>
        <w:bottom w:val="none" w:sz="0" w:space="0" w:color="auto"/>
        <w:right w:val="none" w:sz="0" w:space="0" w:color="auto"/>
      </w:divBdr>
    </w:div>
    <w:div w:id="2134245469">
      <w:bodyDiv w:val="1"/>
      <w:marLeft w:val="0"/>
      <w:marRight w:val="0"/>
      <w:marTop w:val="0"/>
      <w:marBottom w:val="0"/>
      <w:divBdr>
        <w:top w:val="none" w:sz="0" w:space="0" w:color="auto"/>
        <w:left w:val="none" w:sz="0" w:space="0" w:color="auto"/>
        <w:bottom w:val="none" w:sz="0" w:space="0" w:color="auto"/>
        <w:right w:val="none" w:sz="0" w:space="0" w:color="auto"/>
      </w:divBdr>
    </w:div>
    <w:div w:id="2136294466">
      <w:bodyDiv w:val="1"/>
      <w:marLeft w:val="0"/>
      <w:marRight w:val="0"/>
      <w:marTop w:val="0"/>
      <w:marBottom w:val="0"/>
      <w:divBdr>
        <w:top w:val="none" w:sz="0" w:space="0" w:color="auto"/>
        <w:left w:val="none" w:sz="0" w:space="0" w:color="auto"/>
        <w:bottom w:val="none" w:sz="0" w:space="0" w:color="auto"/>
        <w:right w:val="none" w:sz="0" w:space="0" w:color="auto"/>
      </w:divBdr>
    </w:div>
    <w:div w:id="2136561840">
      <w:bodyDiv w:val="1"/>
      <w:marLeft w:val="0"/>
      <w:marRight w:val="0"/>
      <w:marTop w:val="0"/>
      <w:marBottom w:val="0"/>
      <w:divBdr>
        <w:top w:val="none" w:sz="0" w:space="0" w:color="auto"/>
        <w:left w:val="none" w:sz="0" w:space="0" w:color="auto"/>
        <w:bottom w:val="none" w:sz="0" w:space="0" w:color="auto"/>
        <w:right w:val="none" w:sz="0" w:space="0" w:color="auto"/>
      </w:divBdr>
    </w:div>
    <w:div w:id="2137287882">
      <w:bodyDiv w:val="1"/>
      <w:marLeft w:val="0"/>
      <w:marRight w:val="0"/>
      <w:marTop w:val="0"/>
      <w:marBottom w:val="0"/>
      <w:divBdr>
        <w:top w:val="none" w:sz="0" w:space="0" w:color="auto"/>
        <w:left w:val="none" w:sz="0" w:space="0" w:color="auto"/>
        <w:bottom w:val="none" w:sz="0" w:space="0" w:color="auto"/>
        <w:right w:val="none" w:sz="0" w:space="0" w:color="auto"/>
      </w:divBdr>
    </w:div>
    <w:div w:id="2137480821">
      <w:bodyDiv w:val="1"/>
      <w:marLeft w:val="0"/>
      <w:marRight w:val="0"/>
      <w:marTop w:val="0"/>
      <w:marBottom w:val="0"/>
      <w:divBdr>
        <w:top w:val="none" w:sz="0" w:space="0" w:color="auto"/>
        <w:left w:val="none" w:sz="0" w:space="0" w:color="auto"/>
        <w:bottom w:val="none" w:sz="0" w:space="0" w:color="auto"/>
        <w:right w:val="none" w:sz="0" w:space="0" w:color="auto"/>
      </w:divBdr>
    </w:div>
    <w:div w:id="2141529931">
      <w:bodyDiv w:val="1"/>
      <w:marLeft w:val="0"/>
      <w:marRight w:val="0"/>
      <w:marTop w:val="0"/>
      <w:marBottom w:val="0"/>
      <w:divBdr>
        <w:top w:val="none" w:sz="0" w:space="0" w:color="auto"/>
        <w:left w:val="none" w:sz="0" w:space="0" w:color="auto"/>
        <w:bottom w:val="none" w:sz="0" w:space="0" w:color="auto"/>
        <w:right w:val="none" w:sz="0" w:space="0" w:color="auto"/>
      </w:divBdr>
    </w:div>
    <w:div w:id="2142990135">
      <w:bodyDiv w:val="1"/>
      <w:marLeft w:val="0"/>
      <w:marRight w:val="0"/>
      <w:marTop w:val="0"/>
      <w:marBottom w:val="0"/>
      <w:divBdr>
        <w:top w:val="none" w:sz="0" w:space="0" w:color="auto"/>
        <w:left w:val="none" w:sz="0" w:space="0" w:color="auto"/>
        <w:bottom w:val="none" w:sz="0" w:space="0" w:color="auto"/>
        <w:right w:val="none" w:sz="0" w:space="0" w:color="auto"/>
      </w:divBdr>
    </w:div>
    <w:div w:id="2143838549">
      <w:bodyDiv w:val="1"/>
      <w:marLeft w:val="0"/>
      <w:marRight w:val="0"/>
      <w:marTop w:val="0"/>
      <w:marBottom w:val="0"/>
      <w:divBdr>
        <w:top w:val="none" w:sz="0" w:space="0" w:color="auto"/>
        <w:left w:val="none" w:sz="0" w:space="0" w:color="auto"/>
        <w:bottom w:val="none" w:sz="0" w:space="0" w:color="auto"/>
        <w:right w:val="none" w:sz="0" w:space="0" w:color="auto"/>
      </w:divBdr>
    </w:div>
    <w:div w:id="2146463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yperlink" Target="mailto:ellen.ls.wang@gmail.com" TargetMode="External"/><Relationship Id="rId17" Type="http://schemas.openxmlformats.org/officeDocument/2006/relationships/image" Target="media/image5.png"/><Relationship Id="rId25" Type="http://schemas.openxmlformats.org/officeDocument/2006/relationships/image" Target="media/image13.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nsidc.org/data/nsidc-0081/versions/2" TargetMode="Externa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2.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ah.eccles\OneDrive%20-%20Frontiers%20Media%20SA\Documents\Latex%20work\Sep%202022_link%20upd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p:properties xmlns:p="http://schemas.microsoft.com/office/2006/metadata/properties" xmlns:xsi="http://www.w3.org/2001/XMLSchema-instance" xmlns:pc="http://schemas.microsoft.com/office/infopath/2007/PartnerControls">
  <documentManagement>
    <_dlc_DocId xmlns="26005759-6815-4540-b8ea-913958d74f23">FRONDOC-1086935359-10120</_dlc_DocId>
    <_dlc_DocIdUrl xmlns="26005759-6815-4540-b8ea-913958d74f23">
      <Url>https://frontiersin.sharepoint.com/Publishing/PubOps/Production/_layouts/15/DocIdRedir.aspx?ID=FRONDOC-1086935359-10120</Url>
      <Description>FRONDOC-1086935359-10120</Description>
    </_dlc_DocIdUrl>
    <_dlc_DocIdPersistId xmlns="26005759-6815-4540-b8ea-913958d74f23">false</_dlc_DocIdPersistId>
    <Description xmlns="970c08f3-bdc0-46be-888b-e62464d9f78c" xsi:nil="true"/>
    <Lead xmlns="970c08f3-bdc0-46be-888b-e62464d9f78c">
      <UserInfo>
        <DisplayName/>
        <AccountId xsi:nil="true"/>
        <AccountType/>
      </UserInfo>
    </Lead>
    <Status xmlns="970c08f3-bdc0-46be-888b-e62464d9f78c">New</Status>
    <_Flow_SignoffStatus xmlns="970c08f3-bdc0-46be-888b-e62464d9f78c" xsi:nil="true"/>
    <SharedWithUsers xmlns="26005759-6815-4540-b8ea-913958d74f23">
      <UserInfo>
        <DisplayName/>
        <AccountId xsi:nil="true"/>
        <AccountType/>
      </UserInfo>
    </SharedWithUsers>
    <lcf76f155ced4ddcb4097134ff3c332f xmlns="970c08f3-bdc0-46be-888b-e62464d9f78c">
      <Terms xmlns="http://schemas.microsoft.com/office/infopath/2007/PartnerControls"/>
    </lcf76f155ced4ddcb4097134ff3c332f>
    <TaxCatchAll xmlns="26005759-6815-4540-b8ea-913958d74f2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6445AF306EBB441B7A6158762C40D43" ma:contentTypeVersion="28" ma:contentTypeDescription="Create a new document." ma:contentTypeScope="" ma:versionID="6fd1d3709ebdae3c6e0eeb2d23db798b">
  <xsd:schema xmlns:xsd="http://www.w3.org/2001/XMLSchema" xmlns:xs="http://www.w3.org/2001/XMLSchema" xmlns:p="http://schemas.microsoft.com/office/2006/metadata/properties" xmlns:ns2="26005759-6815-4540-b8ea-913958d74f23" xmlns:ns3="970c08f3-bdc0-46be-888b-e62464d9f78c" targetNamespace="http://schemas.microsoft.com/office/2006/metadata/properties" ma:root="true" ma:fieldsID="830d6d9b807b871f8ec19ed92d251fd0" ns2:_="" ns3:_="">
    <xsd:import namespace="26005759-6815-4540-b8ea-913958d74f23"/>
    <xsd:import namespace="970c08f3-bdc0-46be-888b-e62464d9f78c"/>
    <xsd:element name="properties">
      <xsd:complexType>
        <xsd:sequence>
          <xsd:element name="documentManagement">
            <xsd:complexType>
              <xsd:all>
                <xsd:element ref="ns2:_dlc_DocIdUrl" minOccurs="0"/>
                <xsd:element ref="ns2:_dlc_DocId"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2:SharedWithUsers" minOccurs="0"/>
                <xsd:element ref="ns2:SharedWithDetails" minOccurs="0"/>
                <xsd:element ref="ns3:MediaServiceDateTaken" minOccurs="0"/>
                <xsd:element ref="ns3:Status" minOccurs="0"/>
                <xsd:element ref="ns3:Lead" minOccurs="0"/>
                <xsd:element ref="ns3:Description" minOccurs="0"/>
                <xsd:element ref="ns3:_Flow_SignoffStatu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005759-6815-4540-b8ea-913958d74f23" elementFormDefault="qualified">
    <xsd:import namespace="http://schemas.microsoft.com/office/2006/documentManagement/types"/>
    <xsd:import namespace="http://schemas.microsoft.com/office/infopath/2007/PartnerControls"/>
    <xsd:element name="_dlc_DocIdUrl" ma:index="2" nillable="true" ma:displayName="Document ID" ma:description="Permanent link to this document." ma:hidden="true" ma:internalName="_dlc_DocId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_dlc_DocId" ma:index="7" nillable="true" ma:displayName="Document ID Value" ma:description="The value of the document ID assigned to this item." ma:hidden="true" ma:internalName="_dlc_DocId" ma:readOnly="false">
      <xsd:simpleType>
        <xsd:restriction base="dms:Text"/>
      </xsd:simpleType>
    </xsd:element>
    <xsd:element name="_dlc_DocIdPersistId" ma:index="9" nillable="true" ma:displayName="Persist ID" ma:description="Keep ID on add." ma:hidden="true" ma:internalName="_dlc_DocIdPersistId" ma:readOnly="false">
      <xsd:simpleType>
        <xsd:restriction base="dms:Boolean"/>
      </xsd:simpleType>
    </xsd:element>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element name="TaxCatchAll" ma:index="29" nillable="true" ma:displayName="Taxonomy Catch All Column" ma:hidden="true" ma:list="{43fa7804-5c1f-47ca-a814-a80f2ff05ca7}" ma:internalName="TaxCatchAll" ma:showField="CatchAllData" ma:web="26005759-6815-4540-b8ea-913958d74f23">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70c08f3-bdc0-46be-888b-e62464d9f78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hidden="true" ma:internalName="MediaServiceKeyPoints"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Status" ma:index="18" nillable="true" ma:displayName="Status" ma:default="New" ma:description="Archive function" ma:format="Dropdown" ma:internalName="Status">
      <xsd:simpleType>
        <xsd:restriction base="dms:Choice">
          <xsd:enumeration value="New"/>
          <xsd:enumeration value="Ongoing"/>
          <xsd:enumeration value="Finished"/>
        </xsd:restriction>
      </xsd:simpleType>
    </xsd:element>
    <xsd:element name="Lead" ma:index="19" nillable="true" ma:displayName="Lead" ma:format="Dropdown" ma:list="UserInfo" ma:SharePointGroup="0" ma:internalName="Lead">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scription" ma:index="20" nillable="true" ma:displayName="Description" ma:format="Dropdown" ma:internalName="Description">
      <xsd:simpleType>
        <xsd:restriction base="dms:Note">
          <xsd:maxLength value="255"/>
        </xsd:restriction>
      </xsd:simpleType>
    </xsd:element>
    <xsd:element name="_Flow_SignoffStatus" ma:index="21" nillable="true" ma:displayName="Sign-off status" ma:internalName="Sign_x002d_off_x0020_status">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MediaServiceEventHashCode" ma:index="24" nillable="true" ma:displayName="MediaServiceEventHashCode" ma:hidden="true" ma:internalName="MediaServiceEventHashCode" ma:readOnly="true">
      <xsd:simpleType>
        <xsd:restriction base="dms:Text"/>
      </xsd:simpleType>
    </xsd:element>
    <xsd:element name="MediaServiceLocation" ma:index="25" nillable="true" ma:displayName="Location" ma:internalName="MediaServiceLocation" ma:readOnly="true">
      <xsd:simpleType>
        <xsd:restriction base="dms:Text"/>
      </xsd:simpleType>
    </xsd:element>
    <xsd:element name="MediaLengthInSeconds" ma:index="26" nillable="true" ma:displayName="Length (seconds)" ma:internalName="MediaLengthInSeconds" ma:readOnly="true">
      <xsd:simpleType>
        <xsd:restriction base="dms:Unknown"/>
      </xsd:simpleType>
    </xsd:element>
    <xsd:element name="lcf76f155ced4ddcb4097134ff3c332f" ma:index="28" nillable="true" ma:taxonomy="true" ma:internalName="lcf76f155ced4ddcb4097134ff3c332f" ma:taxonomyFieldName="MediaServiceImageTags" ma:displayName="Image Tags" ma:readOnly="false" ma:fieldId="{5cf76f15-5ced-4ddc-b409-7134ff3c332f}" ma:taxonomyMulti="true" ma:sspId="465d274b-74f9-43c9-a5ca-fb7fe75b76de"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EEE2006OfficeOnline.xsl" StyleName="IEEE" Version="2006">
  <b:Source>
    <b:Tag>Isi251</b:Tag>
    <b:SourceType>JournalArticle</b:SourceType>
    <b:Guid>{DF13BC7B-D02B-4840-9C3B-290B96411187}</b:Guid>
    <b:Title>Beitrag zur Theorie des Ferromagnetismus</b:Title>
    <b:Year>1925</b:Year>
    <b:Author>
      <b:Author>
        <b:NameList>
          <b:Person>
            <b:Last>Ising</b:Last>
            <b:First>Ernst</b:First>
          </b:Person>
        </b:NameList>
      </b:Author>
    </b:Author>
    <b:JournalName>Z. Phys</b:JournalName>
    <b:Pages>2530258</b:Pages>
    <b:Volume>31</b:Volume>
    <b:Issue>1</b:Issue>
    <b:RefOrder>2</b:RefOrder>
  </b:Source>
  <b:Source>
    <b:Tag>Isi25</b:Tag>
    <b:SourceType>Book</b:SourceType>
    <b:Guid>{CBD14D8C-52D8-433F-BD3B-5605478ABC76}</b:Guid>
    <b:Author>
      <b:Author>
        <b:NameList>
          <b:Person>
            <b:Last>Ising</b:Last>
            <b:First>Ernst</b:First>
          </b:Person>
        </b:NameList>
      </b:Author>
    </b:Author>
    <b:Title>Contribution to the Theory of Ferromagnetism</b:Title>
    <b:Year>1924</b:Year>
    <b:RefOrder>3</b:RefOrder>
  </b:Source>
  <b:Source>
    <b:Tag>Bru67</b:Tag>
    <b:SourceType>JournalArticle</b:SourceType>
    <b:Guid>{D650B069-431D-4A14-968B-F30002B35311}</b:Guid>
    <b:Author>
      <b:Author>
        <b:NameList>
          <b:Person>
            <b:Last>Brush</b:Last>
            <b:First>S.</b:First>
            <b:Middle>G.</b:Middle>
          </b:Person>
        </b:NameList>
      </b:Author>
    </b:Author>
    <b:Title>History of the Lenz-Ising model</b:Title>
    <b:JournalName>Review of Modern Physics</b:JournalName>
    <b:Year>1967</b:Year>
    <b:Pages>883</b:Pages>
    <b:Volume>39</b:Volume>
    <b:Issue>4</b:Issue>
    <b:RefOrder>4</b:RefOrder>
  </b:Source>
  <b:Source>
    <b:Tag>Ons44</b:Tag>
    <b:SourceType>JournalArticle</b:SourceType>
    <b:Guid>{DDC5CB9F-62F0-4F47-9FD7-93B2470FB3AD}</b:Guid>
    <b:Author>
      <b:Author>
        <b:NameList>
          <b:Person>
            <b:Last>Onsager</b:Last>
            <b:First>Lars</b:First>
          </b:Person>
        </b:NameList>
      </b:Author>
    </b:Author>
    <b:Title>Crystal statistics. I. A two-dimensional model with an order-disorder transition</b:Title>
    <b:JournalName>Physical Review</b:JournalName>
    <b:Year>1944</b:Year>
    <b:Pages>117-149</b:Pages>
    <b:Volume>65</b:Volume>
    <b:Issue>3-4</b:Issue>
    <b:RefOrder>5</b:RefOrder>
  </b:Source>
  <b:Source>
    <b:Tag>Agu21</b:Tag>
    <b:SourceType>JournalArticle</b:SourceType>
    <b:Guid>{CCF7494D-ADC1-4D25-8921-9EA641306C39}</b:Guid>
    <b:Title>A unifying framework for mean-field theories</b:Title>
    <b:JournalName>Nature Communications</b:JournalName>
    <b:Year>2021</b:Year>
    <b:Pages>1197</b:Pages>
    <b:Volume>12</b:Volume>
    <b:Author>
      <b:Author>
        <b:NameList>
          <b:Person>
            <b:Last>Aguilera</b:Last>
            <b:First>Miguel</b:First>
          </b:Person>
          <b:Person>
            <b:Last>Moosavi</b:Last>
            <b:First>S.</b:First>
            <b:Middle>Amin</b:Middle>
          </b:Person>
          <b:Person>
            <b:Last>Shimazaki</b:Last>
            <b:First>Hideaki</b:First>
          </b:Person>
        </b:NameList>
      </b:Author>
    </b:Author>
    <b:RefOrder>9</b:RefOrder>
  </b:Source>
  <b:Source>
    <b:Tag>Sid98</b:Tag>
    <b:SourceType>JournalArticle</b:SourceType>
    <b:Guid>{4CF11DF7-6BD8-49C1-9DFF-F1A53BED81EA}</b:Guid>
    <b:Title>Kinetic Ising model in an oscilating field: finite-size scaling at the dynamic phase transition</b:Title>
    <b:JournalName>Physical review letters</b:JournalName>
    <b:Year>1998</b:Year>
    <b:Pages>4865</b:Pages>
    <b:Volume>81</b:Volume>
    <b:Issue>4</b:Issue>
    <b:Author>
      <b:Author>
        <b:NameList>
          <b:Person>
            <b:Last>Sides</b:Last>
            <b:First>S.W.</b:First>
          </b:Person>
          <b:Person>
            <b:Last>Rikvold</b:Last>
            <b:First>P.A.</b:First>
          </b:Person>
          <b:Person>
            <b:Last>Novotony</b:Last>
            <b:First>M.A.</b:First>
          </b:Person>
        </b:NameList>
      </b:Author>
    </b:Author>
    <b:RefOrder>10</b:RefOrder>
  </b:Source>
  <b:Source>
    <b:Tag>Sta08</b:Tag>
    <b:SourceType>JournalArticle</b:SourceType>
    <b:Guid>{A261FE83-7909-4653-BFD6-A0DA5E58BB6A}</b:Guid>
    <b:Author>
      <b:Author>
        <b:NameList>
          <b:Person>
            <b:Last>Stauffer</b:Last>
            <b:First>D.</b:First>
          </b:Person>
        </b:NameList>
      </b:Author>
    </b:Author>
    <b:Title>Social applications of two-dimensional Ising models</b:Title>
    <b:JournalName>American Journal of Physics</b:JournalName>
    <b:Year>2008</b:Year>
    <b:Pages>470-473</b:Pages>
    <b:Volume>76</b:Volume>
    <b:Issue>4</b:Issue>
    <b:RefOrder>11</b:RefOrder>
  </b:Source>
  <b:Source>
    <b:Tag>Cam19</b:Tag>
    <b:SourceType>JournalArticle</b:SourceType>
    <b:Guid>{72F0782F-4230-47B0-96DE-463C534E3390}</b:Guid>
    <b:Author>
      <b:Author>
        <b:NameList>
          <b:Person>
            <b:Last>Campajola</b:Last>
            <b:First>Carlo</b:First>
          </b:Person>
          <b:Person>
            <b:Last>Lillo</b:Last>
            <b:First>Fabrizio</b:First>
          </b:Person>
          <b:Person>
            <b:Last>Tantari</b:Last>
            <b:First>Daniele</b:First>
          </b:Person>
        </b:NameList>
      </b:Author>
    </b:Author>
    <b:Title>Inference of the kinetic Ising model with heterogeneous missing data</b:Title>
    <b:JournalName>Physical Review E</b:JournalName>
    <b:Year>2019</b:Year>
    <b:Pages>062138</b:Pages>
    <b:Volume>99</b:Volume>
    <b:Issue>6</b:Issue>
    <b:RefOrder>12</b:RefOrder>
  </b:Source>
  <b:Source>
    <b:Tag>Dun13</b:Tag>
    <b:SourceType>JournalArticle</b:SourceType>
    <b:Guid>{206CBEDE-C4F9-461A-AA4C-2E7057952D79}</b:Guid>
    <b:Title>Learning and inference in a nonequilibrium Ising model with hidden nodes</b:Title>
    <b:JournalName>Physical Review E</b:JournalName>
    <b:Year>2013</b:Year>
    <b:Pages>022127</b:Pages>
    <b:Volume>87</b:Volume>
    <b:Issue>2</b:Issue>
    <b:Author>
      <b:Author>
        <b:NameList>
          <b:Person>
            <b:Last>Dun</b:Last>
            <b:First>Benjamin</b:First>
          </b:Person>
          <b:Person>
            <b:Last>Roudi</b:Last>
            <b:First>Yasser</b:First>
          </b:Person>
        </b:NameList>
      </b:Author>
    </b:Author>
    <b:RefOrder>13</b:RefOrder>
  </b:Source>
  <b:Source>
    <b:Tag>Vty16</b:Tag>
    <b:SourceType>JournalArticle</b:SourceType>
    <b:Guid>{59B2CDEC-B971-4552-AB33-0BC76E49B02E}</b:Guid>
    <b:Author>
      <b:Author>
        <b:NameList>
          <b:Person>
            <b:Last>Vtyurina</b:Last>
            <b:First>Natalia</b:First>
            <b:Middle>N.</b:Middle>
          </b:Person>
          <b:Person>
            <b:Last>Dulin</b:Last>
            <b:First>David</b:First>
          </b:Person>
          <b:Person>
            <b:Last>Docter</b:Last>
            <b:First>Margreet</b:First>
            <b:Middle>W.</b:Middle>
          </b:Person>
          <b:Person>
            <b:Last>Meyer</b:Last>
            <b:First>Anne</b:First>
            <b:Middle>S.</b:Middle>
          </b:Person>
          <b:Person>
            <b:Last>Dekker</b:Last>
            <b:First>Nynke</b:First>
            <b:Middle>H.</b:Middle>
          </b:Person>
          <b:Person>
            <b:Last>Abbondanzieri</b:Last>
            <b:First>Elio</b:First>
            <b:Middle>A</b:Middle>
          </b:Person>
        </b:NameList>
      </b:Author>
    </b:Author>
    <b:Title>Hysteresis in DNA compaction by Dps is described by an Ising model</b:Title>
    <b:JournalName>Proceedings of the National Academy of Sciences</b:JournalName>
    <b:Year>2016</b:Year>
    <b:Pages>4982-4987</b:Pages>
    <b:Volume>113</b:Volume>
    <b:Issue>18</b:Issue>
    <b:RefOrder>14</b:RefOrder>
  </b:Source>
  <b:Source>
    <b:Tag>Maj01</b:Tag>
    <b:SourceType>JournalArticle</b:SourceType>
    <b:Guid>{8862CAFF-FF88-4C9C-8B4E-E4BAB31AB1FF}</b:Guid>
    <b:Author>
      <b:Author>
        <b:NameList>
          <b:Person>
            <b:Last>Majewski</b:Last>
            <b:First>J.</b:First>
          </b:Person>
          <b:Person>
            <b:Last>Li</b:Last>
            <b:First>H.</b:First>
          </b:Person>
          <b:Person>
            <b:Last>Ott</b:Last>
            <b:First>J.</b:First>
          </b:Person>
        </b:NameList>
      </b:Author>
    </b:Author>
    <b:Title>The Ising model in physics and statistical genetics</b:Title>
    <b:JournalName>The American Journal of Human Genetics</b:JournalName>
    <b:Year>2001</b:Year>
    <b:Pages>853-862</b:Pages>
    <b:Volume>69</b:Volume>
    <b:Issue>4</b:Issue>
    <b:RefOrder>15</b:RefOrder>
  </b:Source>
  <b:Source>
    <b:Tag>Rou15</b:Tag>
    <b:SourceType>JournalArticle</b:SourceType>
    <b:Guid>{C06DA928-4DCB-4480-8889-217B795D5D42}</b:Guid>
    <b:Author>
      <b:Author>
        <b:NameList>
          <b:Person>
            <b:Last>Roudi</b:Last>
            <b:First>Y.</b:First>
          </b:Person>
          <b:Person>
            <b:Last>B.</b:Last>
            <b:First>Dunn</b:First>
          </b:Person>
          <b:Person>
            <b:Last>Hertz</b:Last>
            <b:First>J.</b:First>
          </b:Person>
        </b:NameList>
      </b:Author>
    </b:Author>
    <b:Title>Multi-neuronal activity and functional connectivity in cell assemblies</b:Title>
    <b:JournalName>Curr. Opin. Neurobiol</b:JournalName>
    <b:Year>2015</b:Year>
    <b:Pages>38</b:Pages>
    <b:Volume>32</b:Volume>
    <b:RefOrder>19</b:RefOrder>
  </b:Source>
  <b:Source>
    <b:Tag>Shi98</b:Tag>
    <b:SourceType>JournalArticle</b:SourceType>
    <b:Guid>{31B47B6B-B779-4E78-8A4F-F9F65874D7AD}</b:Guid>
    <b:Author>
      <b:Author>
        <b:NameList>
          <b:Person>
            <b:Last>Shi</b:Last>
            <b:First>Y.</b:First>
          </b:Person>
          <b:Person>
            <b:Last>Duke</b:Last>
            <b:First>T</b:First>
          </b:Person>
        </b:NameList>
      </b:Author>
    </b:Author>
    <b:Title>Cooperative model of bacteril sensing</b:Title>
    <b:JournalName>Physical Review E</b:JournalName>
    <b:Year>1998</b:Year>
    <b:Pages>6399-6406</b:Pages>
    <b:Volume>58</b:Volume>
    <b:Issue>5</b:Issue>
    <b:RefOrder>20</b:RefOrder>
  </b:Source>
  <b:Source>
    <b:Tag>Ste</b:Tag>
    <b:SourceType>JournalArticle</b:SourceType>
    <b:Guid>{DD5E99D4-7A85-400F-B2D0-817EAD6F2C40}</b:Guid>
    <b:Author>
      <b:Author>
        <b:NameList>
          <b:Person>
            <b:Last>Stepinski</b:Last>
            <b:First>T.</b:First>
            <b:Middle>F.</b:Middle>
          </b:Person>
        </b:NameList>
      </b:Author>
    </b:Author>
    <b:Title>Spatially explicit simulation of deforestation</b:Title>
    <b:JournalName>Environmental Research: Ecology</b:JournalName>
    <b:RefOrder>21</b:RefOrder>
  </b:Source>
  <b:Source>
    <b:Tag>MaY19</b:Tag>
    <b:SourceType>JournalArticle</b:SourceType>
    <b:Guid>{9F49A0EF-806F-47E8-B2B5-6E6FBE41B483}</b:Guid>
    <b:Title>Ising model for melt ponds on Arctic sea ice</b:Title>
    <b:JournalName>New Journal of Physics</b:JournalName>
    <b:Year>2019</b:Year>
    <b:Pages>063029</b:Pages>
    <b:Volume>21</b:Volume>
    <b:Author>
      <b:Author>
        <b:NameList>
          <b:Person>
            <b:Last>Ma</b:Last>
            <b:First>Yi-Ping</b:First>
          </b:Person>
          <b:Person>
            <b:Last>Sudakov</b:Last>
            <b:First>Ivan</b:First>
          </b:Person>
          <b:Person>
            <b:Last>Strong</b:Last>
            <b:First>Courtenay</b:First>
          </b:Person>
          <b:Person>
            <b:Last>Golden</b:Last>
            <b:First>Kenneth</b:First>
          </b:Person>
        </b:NameList>
      </b:Author>
    </b:Author>
    <b:RefOrder>23</b:RefOrder>
  </b:Source>
  <b:Source>
    <b:Tag>Sch71</b:Tag>
    <b:SourceType>JournalArticle</b:SourceType>
    <b:Guid>{9963A412-40F3-4EE8-8915-C36844427614}</b:Guid>
    <b:Author>
      <b:Author>
        <b:NameList>
          <b:Person>
            <b:Last>Schelling</b:Last>
            <b:First>T. C.</b:First>
          </b:Person>
        </b:NameList>
      </b:Author>
    </b:Author>
    <b:Title>Dynamic models of segregation</b:Title>
    <b:JournalName>J. Math. Sociol.</b:JournalName>
    <b:Year>1971</b:Year>
    <b:Pages>143-186</b:Pages>
    <b:Volume>1</b:Volume>
    <b:RefOrder>24</b:RefOrder>
  </b:Source>
  <b:Source>
    <b:Tag>Bou13</b:Tag>
    <b:SourceType>JournalArticle</b:SourceType>
    <b:Guid>{FD8C9D1B-9AA3-4AA7-80F5-5E9D395BC631}</b:Guid>
    <b:Author>
      <b:Author>
        <b:NameList>
          <b:Person>
            <b:Last>Bouchaud</b:Last>
            <b:First>J.</b:First>
            <b:Middle>P.</b:Middle>
          </b:Person>
        </b:NameList>
      </b:Author>
    </b:Author>
    <b:Title>Crises and collective socio-economic phenomena: simple</b:Title>
    <b:JournalName>J. Stat. Phys.</b:JournalName>
    <b:Year>2013</b:Year>
    <b:Pages>567</b:Pages>
    <b:Volume>151</b:Volume>
    <b:RefOrder>25</b:RefOrder>
  </b:Source>
  <b:Source>
    <b:Tag>Lin22</b:Tag>
    <b:SourceType>JournalArticle</b:SourceType>
    <b:Guid>{E9316E8A-3068-466F-9FDF-DD92F6832305}</b:Guid>
    <b:Author>
      <b:Author>
        <b:NameList>
          <b:Person>
            <b:Last>Lindsey</b:Last>
            <b:First>Rebecca</b:First>
          </b:Person>
          <b:Person>
            <b:Last>Scott</b:Last>
            <b:First>Michon</b:First>
          </b:Person>
        </b:NameList>
      </b:Author>
    </b:Author>
    <b:Title>Climate Change: Arctic sea ice summer minimum</b:Title>
    <b:JournalName>Climate.gov</b:JournalName>
    <b:Year>2022</b:Year>
    <b:URL>https://www.climate.gov/news-features/understanding-climate/climate-change-arctic-sea-ice-summer-minimum</b:URL>
    <b:RefOrder>28</b:RefOrder>
  </b:Source>
  <b:Source>
    <b:Tag>Cen21</b:Tag>
    <b:SourceType>JournalArticle</b:SourceType>
    <b:Guid>{45B5E3B2-1935-4812-9439-440DD9DDA810}</b:Guid>
    <b:Author>
      <b:Author>
        <b:NameList>
          <b:Person>
            <b:Last>NSIDC</b:Last>
          </b:Person>
        </b:NameList>
      </b:Author>
    </b:Author>
    <b:Title>Arctic sea ice news and analysis</b:Title>
    <b:Year>2021</b:Year>
    <b:URL>https://nsidc.org/arcticseaicenews/2021/10/september-turning</b:URL>
    <b:RefOrder>31</b:RefOrder>
  </b:Source>
  <b:Source>
    <b:Tag>Cen211</b:Tag>
    <b:SourceType>JournalArticle</b:SourceType>
    <b:Guid>{CDF6116D-1DBC-448F-9F19-34B560016186}</b:Guid>
    <b:Author>
      <b:Author>
        <b:NameList>
          <b:Person>
            <b:Last>NSIDC</b:Last>
          </b:Person>
        </b:NameList>
      </b:Author>
    </b:Author>
    <b:Title>EASE-Grid sea ice age, version 4</b:Title>
    <b:Year>2021</b:Year>
    <b:URL>https://nsidc.org/data/nsidc-0611/</b:URL>
    <b:RefOrder>32</b:RefOrder>
  </b:Source>
  <b:Source>
    <b:Tag>Org23</b:Tag>
    <b:SourceType>JournalArticle</b:SourceType>
    <b:Guid>{CCE61CFC-5EAC-4C84-9651-0A776E76E7F5}</b:Guid>
    <b:Author>
      <b:Author>
        <b:NameList>
          <b:Person>
            <b:Last>World Meteorological Organization</b:Last>
          </b:Person>
        </b:NameList>
      </b:Author>
    </b:Author>
    <b:Title>Copernicus confirms July 2023 was the hottest month ever recorded</b:Title>
    <b:Year>2023</b:Year>
    <b:URL>https://public.wmo.int/en/media/news/copernicus-confirms-july-2023-was-hottest-month-ever-recorded</b:URL>
    <b:RefOrder>33</b:RefOrder>
  </b:Source>
  <b:Source>
    <b:Tag>Bol68</b:Tag>
    <b:SourceType>JournalArticle</b:SourceType>
    <b:Guid>{6CC68A2E-7E04-4C66-ADCC-CA221958A6DF}</b:Guid>
    <b:Title>Studies on the balance of living force between moving material points</b:Title>
    <b:Year>1868</b:Year>
    <b:Author>
      <b:Author>
        <b:NameList>
          <b:Person>
            <b:Last>Boltzmann</b:Last>
            <b:First>Ludwig</b:First>
          </b:Person>
        </b:NameList>
      </b:Author>
    </b:Author>
    <b:JournalName>Wiener Berichte</b:JournalName>
    <b:Pages>517-560</b:Pages>
    <b:Volume>58</b:Volume>
    <b:RefOrder>39</b:RefOrder>
  </b:Source>
  <b:Source>
    <b:Tag>Syl78</b:Tag>
    <b:SourceType>JournalArticle</b:SourceType>
    <b:Guid>{94FE4A63-BD1D-43EE-AB83-C1516F406CF6}</b:Guid>
    <b:Title>Phase Transitions for Continous-Spin Ising Ferromagnets</b:Title>
    <b:Year>1978</b:Year>
    <b:Author>
      <b:Author>
        <b:NameList>
          <b:Person>
            <b:Last>Sylvester</b:Last>
            <b:First>Garret S.</b:First>
          </b:Person>
          <b:Person>
            <b:Last>van Beijeren</b:Last>
            <b:First>Henk</b:First>
          </b:Person>
        </b:NameList>
      </b:Author>
    </b:Author>
    <b:JournalName>Journal of Functional Analysis</b:JournalName>
    <b:Pages>145-167</b:Pages>
    <b:Volume>28</b:Volume>
    <b:RefOrder>35</b:RefOrder>
  </b:Source>
  <b:Source>
    <b:Tag>Bay99</b:Tag>
    <b:SourceType>JournalArticle</b:SourceType>
    <b:Guid>{3F21F4C7-451B-49A7-BE15-C005E579DE9D}</b:Guid>
    <b:Author>
      <b:Author>
        <b:NameList>
          <b:Person>
            <b:Last>Bayong</b:Last>
            <b:First>E.</b:First>
          </b:Person>
          <b:Person>
            <b:Last>Diep</b:Last>
            <b:First>H.</b:First>
            <b:Middle>T.</b:Middle>
          </b:Person>
        </b:NameList>
      </b:Author>
    </b:Author>
    <b:Title>Effect of long-range interactions on the critical behavior of the continuous Ising model</b:Title>
    <b:JournalName>Physical Review B</b:JournalName>
    <b:Year>1999</b:Year>
    <b:Pages>11919</b:Pages>
    <b:Volume>59</b:Volume>
    <b:Issue>18</b:Issue>
    <b:RefOrder>36</b:RefOrder>
  </b:Source>
  <b:Source>
    <b:Tag>Mei23</b:Tag>
    <b:SourceType>Report</b:SourceType>
    <b:Guid>{C0F8BA12-0622-4CA0-9BC3-8D1D8F6A0ED7}</b:Guid>
    <b:Author>
      <b:Author>
        <b:NameList>
          <b:Person>
            <b:Last>Meiser</b:Last>
            <b:First>W.N.</b:First>
          </b:Person>
          <b:Person>
            <b:Last>Steward</b:Last>
            <b:First>J.S.</b:First>
          </b:Person>
          <b:Person>
            <b:Last>Wilcox</b:Last>
            <b:First>H.</b:First>
          </b:Person>
          <b:Person>
            <b:Last>Hardman</b:Last>
            <b:First>M.A.</b:First>
          </b:Person>
          <b:Person>
            <b:Last>Scott</b:Last>
            <b:First>D.J.</b:First>
          </b:Person>
        </b:NameList>
      </b:Author>
    </b:Author>
    <b:Title>Near-Real-Time DMSP SSMIS Daily Polar Gridded Sea Ice Concentrations, Version 2</b:Title>
    <b:Year>2023</b:Year>
    <b:Publisher>NASA National Snow and Ice Data Center Distributed Active Archive Center</b:Publisher>
    <b:City>Boulder, Colorado USA</b:City>
    <b:DOI>https://doi.org/10.5067/YTTHO2FJQ97K</b:DOI>
    <b:RefOrder>38</b:RefOrder>
  </b:Source>
  <b:Source>
    <b:Tag>Met53</b:Tag>
    <b:SourceType>JournalArticle</b:SourceType>
    <b:Guid>{6EA195A9-034B-4C79-A41E-6A3386848435}</b:Guid>
    <b:Author>
      <b:Author>
        <b:NameList>
          <b:Person>
            <b:Last>Metropolis</b:Last>
            <b:First>Nicholas</b:First>
          </b:Person>
          <b:Person>
            <b:Last>Rosenbluth</b:Last>
            <b:First>Arianna</b:First>
            <b:Middle>W.</b:Middle>
          </b:Person>
          <b:Person>
            <b:Last>Rosenbluth</b:Last>
            <b:First>Marshall</b:First>
            <b:Middle>N.</b:Middle>
          </b:Person>
          <b:Person>
            <b:Last>Teller</b:Last>
            <b:First>Augusta</b:First>
            <b:Middle>H.</b:Middle>
          </b:Person>
          <b:Person>
            <b:Last>Teller</b:Last>
            <b:First>Edward</b:First>
          </b:Person>
        </b:NameList>
      </b:Author>
    </b:Author>
    <b:Title>Equation of State Calculations by Fast Computing Machines</b:Title>
    <b:JournalName>J. Chem Phys</b:JournalName>
    <b:Year>1953</b:Year>
    <b:Pages>1087</b:Pages>
    <b:Volume>21</b:Volume>
    <b:Issue>6</b:Issue>
    <b:RefOrder>37</b:RefOrder>
  </b:Source>
  <b:Source>
    <b:Tag>NAS22</b:Tag>
    <b:SourceType>Report</b:SourceType>
    <b:Guid>{32F50B78-749B-4552-BE16-8CB8271FA920}</b:Guid>
    <b:Title>Arctic Sea Ice Minimum Extent</b:Title>
    <b:Year>2022</b:Year>
    <b:Author>
      <b:Author>
        <b:Corporate>NASA </b:Corporate>
      </b:Author>
    </b:Author>
    <b:URL>https://climate.nasa.gov/vital-signs/arctic-sea-ice/#:~:text=Summer%20Arctic%20sea%20ice%20extent,covered%20in%20ice)%20each%20September.</b:URL>
    <b:RefOrder>46</b:RefOrder>
  </b:Source>
  <b:Source>
    <b:Tag>Arc23</b:Tag>
    <b:SourceType>InternetSite</b:SourceType>
    <b:Guid>{143D2C5C-8293-413D-AC7D-4E0A8BC6648B}</b:Guid>
    <b:Title>Arctic sea ice minimum at sixth lowest extent on record</b:Title>
    <b:ProductionCompany>National Snow &amp; Ice Data Center,</b:ProductionCompany>
    <b:Year>2023</b:Year>
    <b:URL>https://nsidc.org/arcticseaicenews/2023/09/arctic-sea-ice-minimum-at-sixth/</b:URL>
    <b:RefOrder>47</b:RefOrder>
  </b:Source>
  <b:Source>
    <b:Tag>Pfe70</b:Tag>
    <b:SourceType>JournalArticle</b:SourceType>
    <b:Guid>{57B5837E-0650-481D-906C-B2AA561CE008}</b:Guid>
    <b:Author>
      <b:Author>
        <b:NameList>
          <b:Person>
            <b:Last>Pferty</b:Last>
            <b:First>Pierre</b:First>
          </b:Person>
        </b:NameList>
      </b:Author>
    </b:Author>
    <b:Title>The one-dimensional Ising model with a transverse field</b:Title>
    <b:Year>1970</b:Year>
    <b:JournalName>Annals of Physics</b:JournalName>
    <b:Pages>79-90</b:Pages>
    <b:RefOrder>50</b:RefOrder>
  </b:Source>
  <b:Source>
    <b:Tag>Cha96</b:Tag>
    <b:SourceType>Book</b:SourceType>
    <b:Guid>{2DBA1950-7575-450B-AF41-1789BDEE3105}</b:Guid>
    <b:Title>Quantum Ising Phases and Transitions in Transverse Ising Models</b:Title>
    <b:Year>1996</b:Year>
    <b:Author>
      <b:Author>
        <b:NameList>
          <b:Person>
            <b:Last>Chakrabarti</b:Last>
            <b:Middle>K</b:Middle>
            <b:First>Bikas</b:First>
          </b:Person>
          <b:Person>
            <b:Last>Dutta</b:Last>
            <b:First>Amit</b:First>
          </b:Person>
          <b:Person>
            <b:Last>Sen</b:Last>
            <b:First>Parongama</b:First>
          </b:Person>
        </b:NameList>
      </b:Author>
    </b:Author>
    <b:City>Berlin</b:City>
    <b:Publisher>Springer</b:Publisher>
    <b:RefOrder>51</b:RefOrder>
  </b:Source>
  <b:Source>
    <b:Tag>Nie04</b:Tag>
    <b:SourceType>Book</b:SourceType>
    <b:Guid>{25499980-36CE-4E8E-B54A-EF05C1A7D989}</b:Guid>
    <b:Author>
      <b:Author>
        <b:NameList>
          <b:Person>
            <b:Last>Nielsen</b:Last>
            <b:First>Michael</b:First>
            <b:Middle>A.</b:Middle>
          </b:Person>
          <b:Person>
            <b:Last>Chuang</b:Last>
            <b:First>Isaac</b:First>
            <b:Middle>L.</b:Middle>
          </b:Person>
        </b:NameList>
      </b:Author>
    </b:Author>
    <b:Title>Quantum Computation and Quantum Information</b:Title>
    <b:Year>2004</b:Year>
    <b:Publisher>Cambridge University Press</b:Publisher>
    <b:RefOrder>52</b:RefOrder>
  </b:Source>
  <b:Source>
    <b:Tag>Dya20</b:Tag>
    <b:SourceType>Book</b:SourceType>
    <b:Guid>{87501B64-4CBD-4532-A6CF-601E82836EF1}</b:Guid>
    <b:Title>Will We Ever Have a Quantum Computer?</b:Title>
    <b:Year>2020</b:Year>
    <b:Author>
      <b:Author>
        <b:NameList>
          <b:Person>
            <b:Last>Dyakonov</b:Last>
            <b:First>Mikhail</b:First>
            <b:Middle>I.</b:Middle>
          </b:Person>
        </b:NameList>
      </b:Author>
    </b:Author>
    <b:Publisher>Springer</b:Publisher>
    <b:RefOrder>53</b:RefOrder>
  </b:Source>
  <b:Source>
    <b:Tag>Tsa96</b:Tag>
    <b:SourceType>JournalArticle</b:SourceType>
    <b:Guid>{E6855C78-ED2D-4108-9DAC-B1B464F239DF}</b:Guid>
    <b:Title>Generalized Simulated Annealing</b:Title>
    <b:Year>1996</b:Year>
    <b:Author>
      <b:Author>
        <b:NameList>
          <b:Person>
            <b:Last>Tsallis</b:Last>
            <b:First>C</b:First>
          </b:Person>
          <b:Person>
            <b:Last>Stariolo</b:Last>
            <b:First>D.A.</b:First>
          </b:Person>
        </b:NameList>
      </b:Author>
    </b:Author>
    <b:JournalName>Physica A</b:JournalName>
    <b:Pages>395-406</b:Pages>
    <b:Volume>233</b:Volume>
    <b:RefOrder>43</b:RefOrder>
  </b:Source>
  <b:Source>
    <b:Tag>Xia97</b:Tag>
    <b:SourceType>JournalArticle</b:SourceType>
    <b:Guid>{5151B84D-0524-4B61-AD80-3C0ACBE1F8CA}</b:Guid>
    <b:Author>
      <b:Author>
        <b:NameList>
          <b:Person>
            <b:Last>Xiang</b:Last>
            <b:First>Y.</b:First>
          </b:Person>
          <b:Person>
            <b:Last>Sun</b:Last>
            <b:First>D.Y.</b:First>
          </b:Person>
          <b:Person>
            <b:Last>Fan</b:Last>
            <b:First>W.</b:First>
          </b:Person>
          <b:Person>
            <b:Last>Gong</b:Last>
            <b:First>X.G.</b:First>
          </b:Person>
        </b:NameList>
      </b:Author>
    </b:Author>
    <b:Title>Generalized Simulated Annealing Algorithm and Its Application to the Thomson Model</b:Title>
    <b:JournalName>Physics Letters A</b:JournalName>
    <b:Year>1997</b:Year>
    <b:Pages>216-220</b:Pages>
    <b:Volume>233</b:Volume>
    <b:RefOrder>44</b:RefOrder>
  </b:Source>
  <b:Source>
    <b:Tag>Cen20</b:Tag>
    <b:SourceType>JournalArticle</b:SourceType>
    <b:Guid>{A8A37BE9-D965-49A7-862C-ED70470BF352}</b:Guid>
    <b:Author>
      <b:Author>
        <b:NameList>
          <b:Person>
            <b:Last>NASA Langley Research Center's Atmospheric Science Data Center</b:Last>
          </b:Person>
        </b:NameList>
      </b:Author>
    </b:Author>
    <b:Title>Ice-Albedo Feedback in the Arctic</b:Title>
    <b:JournalName>NASA</b:JournalName>
    <b:Year>2020</b:Year>
    <b:URL>https://storymaps.arcgis.com/stories/3bb42858e99d492aaaf980b86bfea757</b:URL>
    <b:RefOrder>29</b:RefOrder>
  </b:Source>
  <b:Source>
    <b:Tag>Cop23</b:Tag>
    <b:SourceType>InternetSite</b:SourceType>
    <b:Guid>{D790519E-CFD8-4F7A-A860-15E2BF72156D}</b:Guid>
    <b:Title>Record warm November consolidates 2023 as the warmest year</b:Title>
    <b:Year>2023</b:Year>
    <b:Author>
      <b:Author>
        <b:NameList>
          <b:Person>
            <b:Last>Copernius</b:Last>
          </b:Person>
        </b:NameList>
      </b:Author>
    </b:Author>
    <b:URL>https://climate.copernicus.eu/record-warm-november-consolidates-2023-warmest-year#:~:text=The%20extraordinary%20global%20November%20temperatures,Climate%20Change%20Service%20(C3S)</b:URL>
    <b:RefOrder>34</b:RefOrder>
  </b:Source>
  <b:Source>
    <b:Tag>Roy63</b:Tag>
    <b:SourceType>JournalArticle</b:SourceType>
    <b:Guid>{82DEECD9-7EEF-41DB-A240-14AF553E4D84}</b:Guid>
    <b:Author>
      <b:Author>
        <b:NameList>
          <b:Person>
            <b:Last>Roy</b:Last>
            <b:First>Glauber</b:First>
            <b:Middle>J</b:Middle>
          </b:Person>
        </b:NameList>
      </b:Author>
    </b:Author>
    <b:Title>Time‐Dependent Statistics of the Ising Model</b:Title>
    <b:JournalName>Journal of Mathematical Physics</b:JournalName>
    <b:Year>1963</b:Year>
    <b:Pages>294-307</b:Pages>
    <b:Volume>4</b:Volume>
    <b:Issue>2</b:Issue>
    <b:RefOrder>42</b:RefOrder>
  </b:Source>
  <b:Source>
    <b:Tag>Kra20</b:Tag>
    <b:SourceType>JournalArticle</b:SourceType>
    <b:Guid>{BD881857-DBBE-4D06-A4D1-010CF1D6D178}</b:Guid>
    <b:Title>Ising model with variable spin/agent strengths</b:Title>
    <b:JournalName>Journal of Physics: Complexity</b:JournalName>
    <b:Year>2020</b:Year>
    <b:Pages>035008</b:Pages>
    <b:Volume>1</b:Volume>
    <b:Author>
      <b:Author>
        <b:NameList>
          <b:Person>
            <b:Last>Krasnytska</b:Last>
            <b:First>M</b:First>
          </b:Person>
          <b:Person>
            <b:Last>Berche</b:Last>
            <b:First>B</b:First>
          </b:Person>
          <b:Person>
            <b:Last>Holovatch</b:Last>
            <b:First>Yurij</b:First>
          </b:Person>
          <b:Person>
            <b:Last>Kenna</b:Last>
            <b:First>Ralph</b:First>
          </b:Person>
        </b:NameList>
      </b:Author>
    </b:Author>
    <b:RefOrder>41</b:RefOrder>
  </b:Source>
  <b:Source>
    <b:Tag>her13</b:Tag>
    <b:SourceType>JournalArticle</b:SourceType>
    <b:Guid>{43CD2326-F3A5-4A5F-B2BE-004991DB5A32}</b:Guid>
    <b:Author>
      <b:Author>
        <b:NameList>
          <b:Person>
            <b:Last>Hertz</b:Last>
            <b:First>J</b:First>
          </b:Person>
          <b:Person>
            <b:Last>Roudi</b:Last>
            <b:First>Y.</b:First>
          </b:Person>
          <b:Person>
            <b:Last>Tyrcha</b:Last>
            <b:First>J.</b:First>
          </b:Person>
        </b:NameList>
      </b:Author>
    </b:Author>
    <b:Title>Ising model for inferring network structure from spike data</b:Title>
    <b:JournalName>arXiv.1106.1752</b:JournalName>
    <b:Year>2011</b:Year>
    <b:DOI>https://doi.org/10.48550/arXiv.1106.1752</b:DOI>
    <b:RefOrder>18</b:RefOrder>
  </b:Source>
  <b:Source>
    <b:Tag>Bor02</b:Tag>
    <b:SourceType>JournalArticle</b:SourceType>
    <b:Guid>{770A9C8E-05AA-4534-AE43-9BF992CA2AED}</b:Guid>
    <b:Author>
      <b:Author>
        <b:NameList>
          <b:Person>
            <b:Last>Bornholdt</b:Last>
            <b:First>S.</b:First>
          </b:Person>
          <b:Person>
            <b:Last>Wagner</b:Last>
            <b:First>F.</b:First>
          </b:Person>
        </b:NameList>
      </b:Author>
    </b:Author>
    <b:Title>Stability of money: phase transitions</b:Title>
    <b:JournalName>Physica A: Statistical Mechanics and its Applications</b:JournalName>
    <b:Year>2002</b:Year>
    <b:Pages>453-468</b:Pages>
    <b:Volume>316</b:Volume>
    <b:Issue>1-4</b:Issue>
    <b:RefOrder>26</b:RefOrder>
  </b:Source>
  <b:Source>
    <b:Tag>Don17</b:Tag>
    <b:SourceType>JournalArticle</b:SourceType>
    <b:Guid>{232359A4-DFCB-4D5A-814E-179F864C2920}</b:Guid>
    <b:Author>
      <b:Author>
        <b:NameList>
          <b:Person>
            <b:Last>Donner</b:Last>
            <b:First>C.</b:First>
          </b:Person>
          <b:Person>
            <b:Last>Opper</b:Last>
            <b:First>M.</b:First>
          </b:Person>
        </b:NameList>
      </b:Author>
    </b:Author>
    <b:Title>Inverse Ising problem in continuous time: a latent variable approach</b:Title>
    <b:JournalName>Physical Review E</b:JournalName>
    <b:Year>2017</b:Year>
    <b:Pages>061104</b:Pages>
    <b:Volume>96</b:Volume>
    <b:RefOrder>17</b:RefOrder>
  </b:Source>
  <b:Source>
    <b:Tag>Wit11</b:Tag>
    <b:SourceType>JournalArticle</b:SourceType>
    <b:Guid>{6EF87C56-D03C-4E34-9536-921EAD70CAEB}</b:Guid>
    <b:Author>
      <b:Author>
        <b:NameList>
          <b:Person>
            <b:Last>Witoelar</b:Last>
            <b:First>A.</b:First>
          </b:Person>
          <b:Person>
            <b:Last>Roudi</b:Last>
            <b:First>Y.</b:First>
          </b:Person>
        </b:NameList>
      </b:Author>
    </b:Author>
    <b:Title>Neural network reconstruction using kinetic Ising models with memory</b:Title>
    <b:JournalName>BMC Neurosci.</b:JournalName>
    <b:Year>2011</b:Year>
    <b:Pages>274</b:Pages>
    <b:Volume>12</b:Volume>
    <b:RefOrder>16</b:RefOrder>
  </b:Source>
  <b:Source>
    <b:Tag>Kra41</b:Tag>
    <b:SourceType>JournalArticle</b:SourceType>
    <b:Guid>{97558031-927F-47CE-950B-C4E3D8471D1D}</b:Guid>
    <b:Title>Statistics of the Two-Dimensional Ferromagnet. Part I</b:Title>
    <b:Year>1941</b:Year>
    <b:Author>
      <b:Author>
        <b:NameList>
          <b:Person>
            <b:Last>Kramers</b:Last>
            <b:First>H.</b:First>
            <b:Middle>A.</b:Middle>
          </b:Person>
          <b:Person>
            <b:Last>Wannier</b:Last>
            <b:First>G.</b:First>
            <b:Middle>H.</b:Middle>
          </b:Person>
        </b:NameList>
      </b:Author>
    </b:Author>
    <b:JournalName>Physical Review</b:JournalName>
    <b:Pages>252-262</b:Pages>
    <b:Volume>60</b:Volume>
    <b:Issue>3</b:Issue>
    <b:DOI>10.1103/PhysRev.60.252</b:DOI>
    <b:RefOrder>6</b:RefOrder>
  </b:Source>
  <b:Source>
    <b:Tag>Kra411</b:Tag>
    <b:SourceType>JournalArticle</b:SourceType>
    <b:Guid>{C4628C77-F0BF-4F23-A1BE-E2A0B8471827}</b:Guid>
    <b:Author>
      <b:Author>
        <b:NameList>
          <b:Person>
            <b:Last>Kramers</b:Last>
            <b:First>H.</b:First>
            <b:Middle>A.</b:Middle>
          </b:Person>
          <b:Person>
            <b:Last>Wannier</b:Last>
            <b:First>G.</b:First>
            <b:Middle>H.</b:Middle>
          </b:Person>
        </b:NameList>
      </b:Author>
    </b:Author>
    <b:Title>Statistics of the Two-Dimensional Ferromagnet. Part II</b:Title>
    <b:JournalName>Physical Review</b:JournalName>
    <b:Year>1941</b:Year>
    <b:Pages>263-176</b:Pages>
    <b:Volume>60</b:Volume>
    <b:Issue>3</b:Issue>
    <b:DOI>10.1103/PhysRev.60.263</b:DOI>
    <b:RefOrder>7</b:RefOrder>
  </b:Source>
  <b:Source>
    <b:Tag>Zub77</b:Tag>
    <b:SourceType>JournalArticle</b:SourceType>
    <b:Guid>{D5738F4A-7AB9-4E85-A4A0-CD3FEE7DA830}</b:Guid>
    <b:Author>
      <b:Author>
        <b:NameList>
          <b:Person>
            <b:Last>Zuber</b:Last>
            <b:First>J.B.</b:First>
          </b:Person>
          <b:Person>
            <b:Last>Itzykson</b:Last>
            <b:First>C.</b:First>
          </b:Person>
        </b:NameList>
      </b:Author>
    </b:Author>
    <b:Title>Quantum field theory and the two-dimensional Ising model</b:Title>
    <b:JournalName>Physical Review D</b:JournalName>
    <b:Year>1977</b:Year>
    <b:Pages>2875</b:Pages>
    <b:Volume>15</b:Volume>
    <b:DOI>https://doi.org/10.1103/PhysRevD.15.2875</b:DOI>
    <b:RefOrder>8</b:RefOrder>
  </b:Source>
  <b:Source>
    <b:Tag>Ste23</b:Tag>
    <b:SourceType>JournalArticle</b:SourceType>
    <b:Guid>{826DA8B2-BE51-437E-8A2F-32AC3F7AA31A}</b:Guid>
    <b:Title>The kinetic Ising model encapsulates essential dynamics of land pattern change</b:Title>
    <b:JournalName>bioRxiv</b:JournalName>
    <b:Year>2023</b:Year>
    <b:Author>
      <b:Author>
        <b:NameList>
          <b:Person>
            <b:Last>Stepinski</b:Last>
            <b:First>Tomasz</b:First>
            <b:Middle>F.</b:Middle>
          </b:Person>
          <b:Person>
            <b:Last>Nowosad</b:Last>
            <b:First>Jakub</b:First>
          </b:Person>
        </b:NameList>
      </b:Author>
    </b:Author>
    <b:DOI>https://doi.org/10.1101/2023.07.04.547706</b:DOI>
    <b:RefOrder>22</b:RefOrder>
  </b:Source>
  <b:Source>
    <b:Tag>NOA24</b:Tag>
    <b:SourceType>InternetSite</b:SourceType>
    <b:Guid>{C193101C-5302-4B93-B08C-52C768DBFF0B}</b:Guid>
    <b:Title>Climate.gov</b:Title>
    <b:Year>2024</b:Year>
    <b:Author>
      <b:Author>
        <b:Corporate>NOAA National Centers for Environmental Information</b:Corporate>
      </b:Author>
    </b:Author>
    <b:Month>Januray</b:Month>
    <b:URL>https://www.climate.gov/news-features/featured-images/2023-was-warmest-year-modern-temperature-record#:~:text=The%20year%202023%20was%20the,decade%20(2014%E2%80%932023)</b:URL>
    <b:RefOrder>1</b:RefOrder>
  </b:Source>
  <b:Source>
    <b:Tag>Age</b:Tag>
    <b:SourceType>InternetSite</b:SourceType>
    <b:Guid>{7DC2E59D-DEE2-4470-9868-B64A5450CAD3}</b:Guid>
    <b:Author>
      <b:Author>
        <b:Corporate>United States Environmental Protection Agency</b:Corporate>
      </b:Author>
    </b:Author>
    <b:Title>Climate Change Indicators: Arctic Sea Ice</b:Title>
    <b:URL>https://www.epa.gov/climate-indicators/climate-change-indicators-arctic-sea-ice#:~:text=September%20is%20typically%20when%20the,maximum%20extent%20after%20winter%20freezing.</b:URL>
    <b:Year>2021</b:Year>
    <b:RefOrder>27</b:RefOrder>
  </b:Source>
  <b:Source>
    <b:Tag>Oak12</b:Tag>
    <b:SourceType>InternetSite</b:SourceType>
    <b:Guid>{8FBEEB15-19F7-4812-9960-EC79AC6F0EE5}</b:Guid>
    <b:Author>
      <b:Author>
        <b:NameList>
          <b:Person>
            <b:Last>Oakley</b:Last>
            <b:First>Karen</b:First>
            <b:Middle>L.</b:Middle>
          </b:Person>
          <b:Person>
            <b:Last>Whalen</b:Last>
            <b:First>Mary</b:First>
            <b:Middle>E.</b:Middle>
          </b:Person>
          <b:Person>
            <b:Last>Douglas</b:Last>
            <b:First>David</b:First>
            <b:Middle>C.</b:Middle>
          </b:Person>
          <b:Person>
            <b:Last>Udevitz</b:Last>
            <b:First>Mark</b:First>
            <b:Middle>S.</b:Middle>
          </b:Person>
          <b:Person>
            <b:Last>Atwood</b:Last>
            <b:First>Todd</b:First>
            <b:Middle>C.</b:Middle>
          </b:Person>
          <b:Person>
            <b:Last>Jay</b:Last>
            <b:First>C.</b:First>
          </b:Person>
        </b:NameList>
      </b:Author>
    </b:Author>
    <b:Title>USGS - Science for a changing world</b:Title>
    <b:Year>2012</b:Year>
    <b:URL>https://pubs.usgs.gov/publication/fs20123131</b:URL>
    <b:RefOrder>30</b:RefOrder>
  </b:Source>
  <b:Source>
    <b:Tag>She21</b:Tag>
    <b:SourceType>JournalArticle</b:SourceType>
    <b:Guid>{16234036-954C-45F7-8A43-D3776668B4ED}</b:Guid>
    <b:Title>Theory and simulation of the Ising model</b:Title>
    <b:Year>2021</b:Year>
    <b:URL>https://doi.org/10.48550/arXiv.2105.00841</b:URL>
    <b:Author>
      <b:Author>
        <b:NameList>
          <b:Person>
            <b:Last>Shekaari</b:Last>
            <b:First>Ashkan</b:First>
          </b:Person>
          <b:Person>
            <b:Last>Jafari</b:Last>
            <b:First>Mahmoud</b:First>
          </b:Person>
        </b:NameList>
      </b:Author>
    </b:Author>
    <b:JournalName>arXiv</b:JournalName>
    <b:DOI>arXiv:2105.00841</b:DOI>
    <b:RefOrder>40</b:RefOrder>
  </b:Source>
  <b:Source>
    <b:Tag>Kim23</b:Tag>
    <b:SourceType>JournalArticle</b:SourceType>
    <b:Guid>{C2A5FDAF-F21D-4534-B83E-4CAFA0EC2B8F}</b:Guid>
    <b:Title>Observationally-constrained projections of an ice-free Arctic even under a low emission scenario</b:Title>
    <b:Year>2023</b:Year>
    <b:Author>
      <b:Author>
        <b:NameList>
          <b:Person>
            <b:Last>Kim</b:Last>
            <b:First>Yeon-Hee</b:First>
          </b:Person>
          <b:Person>
            <b:Last>Min</b:Last>
            <b:First>Seung-Ki</b:First>
          </b:Person>
          <b:Person>
            <b:Last>Gillett</b:Last>
            <b:First>Nathan</b:First>
            <b:Middle>P.</b:Middle>
          </b:Person>
          <b:Person>
            <b:Last>Notz</b:Last>
            <b:First>Dirk</b:First>
          </b:Person>
          <b:Person>
            <b:Last>Malinina</b:Last>
            <b:First>Elizaveta</b:First>
          </b:Person>
        </b:NameList>
      </b:Author>
    </b:Author>
    <b:JournalName>Nature Communications</b:JournalName>
    <b:Pages>3139</b:Pages>
    <b:Volume>14</b:Volume>
    <b:RefOrder>48</b:RefOrder>
  </b:Source>
  <b:Source>
    <b:Tag>Pen201</b:Tag>
    <b:SourceType>JournalArticle</b:SourceType>
    <b:Guid>{12DE84DE-D4D8-4547-BCE3-B7AC482515F7}</b:Guid>
    <b:Author>
      <b:Author>
        <b:NameList>
          <b:Person>
            <b:Last>Peng</b:Last>
            <b:First>Ge</b:First>
          </b:Person>
          <b:Person>
            <b:Last>Matthews</b:Last>
            <b:First>Jessica</b:First>
            <b:Middle>L.</b:Middle>
          </b:Person>
          <b:Person>
            <b:Last>Wang</b:Last>
            <b:First>Muyin</b:First>
          </b:Person>
          <b:Person>
            <b:Last>Vose</b:Last>
            <b:First>Russell</b:First>
          </b:Person>
          <b:Person>
            <b:Last>Sun</b:Last>
            <b:First>Liqiang</b:First>
          </b:Person>
        </b:NameList>
      </b:Author>
    </b:Author>
    <b:Title>What Do Global Climate Models Tell Us about Future Arctic Sea Ice Coverage Changes?</b:Title>
    <b:JournalName>Climate</b:JournalName>
    <b:Year>2020</b:Year>
    <b:Pages>1</b:Pages>
    <b:Volume>8</b:Volume>
    <b:Issue>15</b:Issue>
    <b:DOI>https://doi.org/10.3390/cli8010015</b:DOI>
    <b:RefOrder>49</b:RefOrder>
  </b:Source>
  <b:Source>
    <b:Tag>HuY13</b:Tag>
    <b:SourceType>JournalArticle</b:SourceType>
    <b:Guid>{D242C44E-FBC0-47F5-A37B-E44E80589673}</b:Guid>
    <b:Author>
      <b:Author>
        <b:NameList>
          <b:Person>
            <b:Last>Hu</b:Last>
            <b:First>Yongyun</b:First>
          </b:Person>
          <b:Person>
            <b:Last>Horton</b:Last>
            <b:First>Radley</b:First>
            <b:Middle>M.</b:Middle>
          </b:Person>
          <b:Person>
            <b:Last>Song</b:Last>
            <b:First>Mirong</b:First>
          </b:Person>
          <b:Person>
            <b:Last>Liu</b:Last>
            <b:First>Jiping</b:First>
          </b:Person>
        </b:NameList>
      </b:Author>
    </b:Author>
    <b:Title>Reducing spread in climate model projections of a September ice-free Arctic</b:Title>
    <b:JournalName>Proceedings of the National Academy of Sciences</b:JournalName>
    <b:Year>2013</b:Year>
    <b:Pages>12571–12576</b:Pages>
    <b:Volume>110</b:Volume>
    <b:Issue>31</b:Issue>
    <b:DOI>https://doi.org/10.1073%2Fpnas.1219716110</b:DOI>
    <b:RefOrder>45</b:RefOrder>
  </b:Source>
</b:Sources>
</file>

<file path=customXml/itemProps1.xml><?xml version="1.0" encoding="utf-8"?>
<ds:datastoreItem xmlns:ds="http://schemas.openxmlformats.org/officeDocument/2006/customXml" ds:itemID="{51F9E78B-9130-4244-A349-202827F2937E}">
  <ds:schemaRefs>
    <ds:schemaRef ds:uri="http://schemas.microsoft.com/sharepoint/events"/>
  </ds:schemaRefs>
</ds:datastoreItem>
</file>

<file path=customXml/itemProps2.xml><?xml version="1.0" encoding="utf-8"?>
<ds:datastoreItem xmlns:ds="http://schemas.openxmlformats.org/officeDocument/2006/customXml" ds:itemID="{C80633FE-2C4D-43D3-9027-7B70B5BC8799}">
  <ds:schemaRefs>
    <ds:schemaRef ds:uri="http://schemas.microsoft.com/office/2006/metadata/properties"/>
    <ds:schemaRef ds:uri="http://schemas.microsoft.com/office/infopath/2007/PartnerControls"/>
    <ds:schemaRef ds:uri="26005759-6815-4540-b8ea-913958d74f23"/>
    <ds:schemaRef ds:uri="970c08f3-bdc0-46be-888b-e62464d9f78c"/>
  </ds:schemaRefs>
</ds:datastoreItem>
</file>

<file path=customXml/itemProps3.xml><?xml version="1.0" encoding="utf-8"?>
<ds:datastoreItem xmlns:ds="http://schemas.openxmlformats.org/officeDocument/2006/customXml" ds:itemID="{A547FD6E-73F0-4542-8474-D6680317EFD1}">
  <ds:schemaRefs>
    <ds:schemaRef ds:uri="http://schemas.microsoft.com/sharepoint/v3/contenttype/forms"/>
  </ds:schemaRefs>
</ds:datastoreItem>
</file>

<file path=customXml/itemProps4.xml><?xml version="1.0" encoding="utf-8"?>
<ds:datastoreItem xmlns:ds="http://schemas.openxmlformats.org/officeDocument/2006/customXml" ds:itemID="{37D19558-80B8-407F-9A85-A5582859BF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005759-6815-4540-b8ea-913958d74f23"/>
    <ds:schemaRef ds:uri="970c08f3-bdc0-46be-888b-e62464d9f7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D606594-A526-4589-8C0B-3DC2EA1D5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960</TotalTime>
  <Pages>26</Pages>
  <Words>8448</Words>
  <Characters>48157</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Frontiers</dc:creator>
  <cp:keywords/>
  <dc:description/>
  <cp:lastModifiedBy>Ying Zhao</cp:lastModifiedBy>
  <cp:revision>234</cp:revision>
  <cp:lastPrinted>2024-04-09T03:30:00Z</cp:lastPrinted>
  <dcterms:created xsi:type="dcterms:W3CDTF">2024-01-09T03:17:00Z</dcterms:created>
  <dcterms:modified xsi:type="dcterms:W3CDTF">2024-04-10T02:32:00Z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0x01010026445AF306EBB441B7A6158762C40D43</vt:lpwstr>
  </property>
  <property fmtid="{D5CDD505-2E9C-101B-9397-08002B2CF9AE}" pid="3" name="_dlc_DocIdItemGuid">
    <vt:lpwstr>1f20ac40-4545-4ae8-9e88-2ffc72570862</vt:lpwstr>
  </property>
  <property fmtid="{D5CDD505-2E9C-101B-9397-08002B2CF9AE}" pid="4" name="Order">
    <vt:r8>1012000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MediaServiceImageTags">
    <vt:lpwstr/>
  </property>
</Properties>
</file>