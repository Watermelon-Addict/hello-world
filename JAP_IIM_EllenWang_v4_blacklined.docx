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377A83F0" w:rsidR="0040504D" w:rsidRDefault="0040504D" w:rsidP="0040504D">
      <w:pPr>
        <w:jc w:val="both"/>
      </w:pPr>
      <w:r>
        <w:t xml:space="preserve">The Ising model, initially proposed about 100 years ago to explain ferromagnetism and phase transitions, has become a central pillar of statistical physics and a powerful tool for numerous applications in other fields including environmental studies. In this paper, we introduce continuous spin values </w:t>
      </w:r>
      <w:r w:rsidR="00C11A09">
        <w:t xml:space="preserve">between -1 and 1 </w:t>
      </w:r>
      <w:r>
        <w:t xml:space="preserve">to a two-dimensional Ising model and utilize the generalized Ising lattice to simulate the dynamics of sea ice/water transition </w:t>
      </w:r>
      <w:r w:rsidR="00C11A09">
        <w:t xml:space="preserve">for a large area of </w:t>
      </w:r>
      <w:r w:rsidR="00C11A09">
        <w:rPr>
          <w:rFonts w:eastAsiaTheme="minorEastAsia"/>
        </w:rPr>
        <w:t>1500km x 1500km</w:t>
      </w:r>
      <w:r w:rsidR="00C11A09">
        <w:t xml:space="preserve"> </w:t>
      </w:r>
      <w:r>
        <w:t xml:space="preserve">in the Arctic region. The simulation process follows the Metropolis-Hastings algorithm and incorporates an innovative factor to account for the inertia of spin value changes. Using the sea ice concentration data collected by the National Snow and Ice Data Center, our model simulation shows striking similarity with the observed ice melting and freezing dynamics. Two numerical measures from the simulation, the average ice coverage and the ice extent, match closely with the observations. 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models.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0" w:name="_Toc155644300"/>
      <w:r w:rsidRPr="00376CC5">
        <w:lastRenderedPageBreak/>
        <w:t>Introduction</w:t>
      </w:r>
      <w:bookmarkEnd w:id="0"/>
    </w:p>
    <w:p w14:paraId="530FA4A3" w14:textId="2B47A734" w:rsidR="00CD6423" w:rsidRDefault="0065210A" w:rsidP="00CD6423">
      <w:pPr>
        <w:jc w:val="both"/>
        <w:rPr>
          <w:ins w:id="1" w:author="Ying Zhao" w:date="2024-04-11T10:42:00Z"/>
          <w:szCs w:val="24"/>
        </w:rPr>
      </w:pPr>
      <w:bookmarkStart w:id="2" w:name="_Hlk163743348"/>
      <w:moveToRangeStart w:id="3" w:author="Ying Zhao" w:date="2024-04-11T19:00:00Z" w:name="move163754462"/>
      <w:moveTo w:id="4" w:author="Ying Zhao" w:date="2024-04-11T19:00:00Z">
        <w:r>
          <w:rPr>
            <w:rFonts w:eastAsia="Times New Roman" w:cs="Times New Roman"/>
            <w:szCs w:val="24"/>
          </w:rPr>
          <w:t xml:space="preserve">The fact that the year 2023 has recorded the hottest year in history </w:t>
        </w:r>
      </w:moveTo>
      <w:sdt>
        <w:sdtPr>
          <w:rPr>
            <w:rFonts w:eastAsia="Times New Roman" w:cs="Times New Roman"/>
            <w:szCs w:val="24"/>
          </w:rPr>
          <w:id w:val="815078018"/>
          <w:citation/>
        </w:sdtPr>
        <w:sdtContent>
          <w:moveTo w:id="5" w:author="Ying Zhao" w:date="2024-04-11T19:00:00Z">
            <w:r>
              <w:rPr>
                <w:rFonts w:eastAsia="Times New Roman" w:cs="Times New Roman"/>
                <w:szCs w:val="24"/>
              </w:rPr>
              <w:fldChar w:fldCharType="begin"/>
            </w:r>
            <w:r>
              <w:rPr>
                <w:rFonts w:eastAsia="Times New Roman" w:cs="Times New Roman"/>
                <w:szCs w:val="24"/>
              </w:rPr>
              <w:instrText xml:space="preserve">CITATION NOA24 \l 1033 </w:instrText>
            </w:r>
            <w:r>
              <w:rPr>
                <w:rFonts w:eastAsia="Times New Roman" w:cs="Times New Roman"/>
                <w:szCs w:val="24"/>
              </w:rPr>
              <w:fldChar w:fldCharType="separate"/>
            </w:r>
          </w:moveTo>
          <w:r w:rsidR="00515E06" w:rsidRPr="00515E06">
            <w:rPr>
              <w:rFonts w:eastAsia="Times New Roman" w:cs="Times New Roman"/>
              <w:noProof/>
              <w:szCs w:val="24"/>
            </w:rPr>
            <w:t>[1]</w:t>
          </w:r>
          <w:moveTo w:id="6" w:author="Ying Zhao" w:date="2024-04-11T19:00:00Z">
            <w:r>
              <w:rPr>
                <w:rFonts w:eastAsia="Times New Roman" w:cs="Times New Roman"/>
                <w:szCs w:val="24"/>
              </w:rPr>
              <w:fldChar w:fldCharType="end"/>
            </w:r>
          </w:moveTo>
        </w:sdtContent>
      </w:sdt>
      <w:moveTo w:id="7" w:author="Ying Zhao" w:date="2024-04-11T19:00:00Z">
        <w:r>
          <w:rPr>
            <w:rFonts w:eastAsia="Times New Roman" w:cs="Times New Roman"/>
            <w:szCs w:val="24"/>
          </w:rPr>
          <w:t xml:space="preserve"> adds even greater severity to such urgency. </w:t>
        </w:r>
      </w:moveTo>
      <w:moveToRangeEnd w:id="3"/>
      <w:ins w:id="8" w:author="Ying Zhao" w:date="2024-04-11T10:42:00Z">
        <w:r w:rsidR="00CD6423">
          <w:rPr>
            <w:szCs w:val="24"/>
          </w:rPr>
          <w:t xml:space="preserve">The goal of this research is to simulate Arctic sea ice dynamics at a large scale using the IM. </w:t>
        </w:r>
        <w:r w:rsidR="00CD6423">
          <w:t xml:space="preserve">We will enhance the continuous spin IM </w:t>
        </w:r>
      </w:ins>
      <w:customXmlInsRangeStart w:id="9" w:author="Ying Zhao" w:date="2024-04-11T10:42:00Z"/>
      <w:sdt>
        <w:sdtPr>
          <w:id w:val="-714042131"/>
          <w:citation/>
        </w:sdtPr>
        <w:sdtContent>
          <w:customXmlInsRangeEnd w:id="9"/>
          <w:ins w:id="10" w:author="Ying Zhao" w:date="2024-04-11T10:42:00Z">
            <w:r w:rsidR="00CD6423">
              <w:fldChar w:fldCharType="begin"/>
            </w:r>
            <w:r w:rsidR="00CD6423">
              <w:instrText xml:space="preserve"> CITATION Syl78 \l 1033 </w:instrText>
            </w:r>
            <w:r w:rsidR="00CD6423">
              <w:fldChar w:fldCharType="separate"/>
            </w:r>
          </w:ins>
          <w:r w:rsidR="00515E06" w:rsidRPr="00515E06">
            <w:rPr>
              <w:noProof/>
            </w:rPr>
            <w:t>[2]</w:t>
          </w:r>
          <w:ins w:id="11" w:author="Ying Zhao" w:date="2024-04-11T10:42:00Z">
            <w:r w:rsidR="00CD6423">
              <w:fldChar w:fldCharType="end"/>
            </w:r>
          </w:ins>
          <w:customXmlInsRangeStart w:id="12" w:author="Ying Zhao" w:date="2024-04-11T10:42:00Z"/>
        </w:sdtContent>
      </w:sdt>
      <w:customXmlInsRangeEnd w:id="12"/>
      <w:customXmlInsRangeStart w:id="13" w:author="Ying Zhao" w:date="2024-04-11T10:42:00Z"/>
      <w:sdt>
        <w:sdtPr>
          <w:id w:val="-1682570698"/>
          <w:citation/>
        </w:sdtPr>
        <w:sdtContent>
          <w:customXmlInsRangeEnd w:id="13"/>
          <w:ins w:id="14" w:author="Ying Zhao" w:date="2024-04-11T10:42:00Z">
            <w:r w:rsidR="00CD6423">
              <w:fldChar w:fldCharType="begin"/>
            </w:r>
            <w:r w:rsidR="00CD6423">
              <w:instrText xml:space="preserve"> CITATION Bay99 \l 1033 </w:instrText>
            </w:r>
            <w:r w:rsidR="00CD6423">
              <w:fldChar w:fldCharType="separate"/>
            </w:r>
          </w:ins>
          <w:r w:rsidR="00515E06">
            <w:rPr>
              <w:noProof/>
            </w:rPr>
            <w:t xml:space="preserve"> </w:t>
          </w:r>
          <w:r w:rsidR="00515E06" w:rsidRPr="00515E06">
            <w:rPr>
              <w:noProof/>
            </w:rPr>
            <w:t>[3]</w:t>
          </w:r>
          <w:ins w:id="15" w:author="Ying Zhao" w:date="2024-04-11T10:42:00Z">
            <w:r w:rsidR="00CD6423">
              <w:fldChar w:fldCharType="end"/>
            </w:r>
          </w:ins>
          <w:customXmlInsRangeStart w:id="16" w:author="Ying Zhao" w:date="2024-04-11T10:42:00Z"/>
        </w:sdtContent>
      </w:sdt>
      <w:customXmlInsRangeEnd w:id="16"/>
      <w:ins w:id="17" w:author="Ying Zhao" w:date="2024-04-11T10:42:00Z">
        <w:r w:rsidR="00CD6423">
          <w:t xml:space="preserve"> to</w:t>
        </w:r>
        <w:r w:rsidR="00CD6423" w:rsidRPr="009A70C1">
          <w:t xml:space="preserve"> </w:t>
        </w:r>
        <w:r w:rsidR="00CD6423">
          <w:t xml:space="preserve">incorporate an innovative factor to account for the inertia to resist spin value changes. The evolution of sea ice/water phase transition will follow the Metropolis-Hastings </w:t>
        </w:r>
      </w:ins>
      <w:customXmlInsRangeStart w:id="18" w:author="Ying Zhao" w:date="2024-04-11T10:42:00Z"/>
      <w:sdt>
        <w:sdtPr>
          <w:id w:val="359248343"/>
          <w:citation/>
        </w:sdtPr>
        <w:sdtContent>
          <w:customXmlInsRangeEnd w:id="18"/>
          <w:ins w:id="19" w:author="Ying Zhao" w:date="2024-04-11T10:42:00Z">
            <w:r w:rsidR="00CD6423">
              <w:fldChar w:fldCharType="begin"/>
            </w:r>
            <w:r w:rsidR="00CD6423">
              <w:instrText xml:space="preserve"> CITATION Met53 \l 1033 </w:instrText>
            </w:r>
            <w:r w:rsidR="00CD6423">
              <w:fldChar w:fldCharType="separate"/>
            </w:r>
          </w:ins>
          <w:r w:rsidR="00515E06" w:rsidRPr="00515E06">
            <w:rPr>
              <w:noProof/>
            </w:rPr>
            <w:t>[4]</w:t>
          </w:r>
          <w:ins w:id="20" w:author="Ying Zhao" w:date="2024-04-11T10:42:00Z">
            <w:r w:rsidR="00CD6423">
              <w:fldChar w:fldCharType="end"/>
            </w:r>
          </w:ins>
          <w:customXmlInsRangeStart w:id="21" w:author="Ying Zhao" w:date="2024-04-11T10:42:00Z"/>
        </w:sdtContent>
      </w:sdt>
      <w:customXmlInsRangeEnd w:id="21"/>
      <w:ins w:id="22" w:author="Ying Zhao" w:date="2024-04-11T10:42:00Z">
        <w:r w:rsidR="00CD6423">
          <w:t xml:space="preserve"> Monte Carlo process governed by this generalized IM. Based on the Arctic sea ice images collected by the National Snow and Ice Data Center </w:t>
        </w:r>
      </w:ins>
      <w:customXmlInsRangeStart w:id="23" w:author="Ying Zhao" w:date="2024-04-11T10:42:00Z"/>
      <w:sdt>
        <w:sdtPr>
          <w:id w:val="-358972621"/>
          <w:citation/>
        </w:sdtPr>
        <w:sdtContent>
          <w:customXmlInsRangeEnd w:id="23"/>
          <w:ins w:id="24" w:author="Ying Zhao" w:date="2024-04-11T10:42:00Z">
            <w:r w:rsidR="00CD6423">
              <w:fldChar w:fldCharType="begin"/>
            </w:r>
            <w:r w:rsidR="00CD6423">
              <w:instrText xml:space="preserve"> CITATION Mei23 \l 1033 </w:instrText>
            </w:r>
            <w:r w:rsidR="00CD6423">
              <w:fldChar w:fldCharType="separate"/>
            </w:r>
          </w:ins>
          <w:r w:rsidR="00515E06" w:rsidRPr="00515E06">
            <w:rPr>
              <w:noProof/>
            </w:rPr>
            <w:t>[5]</w:t>
          </w:r>
          <w:ins w:id="25" w:author="Ying Zhao" w:date="2024-04-11T10:42:00Z">
            <w:r w:rsidR="00CD6423">
              <w:fldChar w:fldCharType="end"/>
            </w:r>
          </w:ins>
          <w:customXmlInsRangeStart w:id="26" w:author="Ying Zhao" w:date="2024-04-11T10:42:00Z"/>
        </w:sdtContent>
      </w:sdt>
      <w:customXmlInsRangeEnd w:id="26"/>
      <w:ins w:id="27" w:author="Ying Zhao" w:date="2024-04-11T10:42:00Z">
        <w:r w:rsidR="00CD6423">
          <w:t xml:space="preserve"> as inputs, our model will output the best-fit Ising parameters and simulated sea ice configurations. The analysis of the numeric measures from these simulation results will validate the applicability of the IM in sea ice studies. In this paper, Section II introduces the theoretical foundation of Ising model; Section III describes the Arctic sea ice data; Section IV illustrates the computational setup; Section V presents the results and analysis, followed by final discussions in Section VI.</w:t>
        </w:r>
      </w:ins>
    </w:p>
    <w:bookmarkEnd w:id="2"/>
    <w:p w14:paraId="58EE74A0" w14:textId="51B918DA" w:rsidR="0040504D" w:rsidDel="00CD6423" w:rsidRDefault="00677E50" w:rsidP="0040504D">
      <w:pPr>
        <w:jc w:val="both"/>
        <w:rPr>
          <w:del w:id="28" w:author="Ying Zhao" w:date="2024-04-11T10:42:00Z"/>
        </w:rPr>
      </w:pPr>
      <w:del w:id="29" w:author="Ying Zhao" w:date="2024-04-11T10:42:00Z">
        <w:r w:rsidDel="00CD6423">
          <w:delText>R</w:delText>
        </w:r>
        <w:r w:rsidR="0040504D" w:rsidDel="00CD6423">
          <w:delText xml:space="preserve">apid loss of the Arctic sea ice </w:delText>
        </w:r>
        <w:r w:rsidDel="00CD6423">
          <w:delText xml:space="preserve">observed </w:delText>
        </w:r>
        <w:r w:rsidR="0040504D" w:rsidDel="00CD6423">
          <w:delText>over the past four decades</w:delText>
        </w:r>
        <w:r w:rsidR="00724EB0" w:rsidDel="00CD6423">
          <w:delText>, a strong indicator of global warming, poses serious challenges to the earth.</w:delText>
        </w:r>
        <w:r w:rsidR="0040504D" w:rsidDel="00CD6423">
          <w:rPr>
            <w:rFonts w:eastAsia="Times New Roman" w:cs="Times New Roman"/>
            <w:szCs w:val="24"/>
          </w:rPr>
          <w:delText xml:space="preserve">To accurately predict the Arctic sea ice evolution, which helps prepare for the </w:delText>
        </w:r>
        <w:r w:rsidR="004B482F" w:rsidDel="00CD6423">
          <w:rPr>
            <w:rFonts w:eastAsia="Times New Roman" w:cs="Times New Roman"/>
            <w:szCs w:val="24"/>
          </w:rPr>
          <w:delText>subsequent</w:delText>
        </w:r>
        <w:r w:rsidR="0040504D" w:rsidDel="00CD6423">
          <w:rPr>
            <w:rFonts w:eastAsia="Times New Roman" w:cs="Times New Roman"/>
            <w:szCs w:val="24"/>
          </w:rPr>
          <w:delText xml:space="preserve"> environmental and economic impact, therefore has become an urgent task for researchers across many disciplines. </w:delText>
        </w:r>
      </w:del>
      <w:moveFromRangeStart w:id="30" w:author="Ying Zhao" w:date="2024-04-11T19:00:00Z" w:name="move163754462"/>
      <w:moveFrom w:id="31" w:author="Ying Zhao" w:date="2024-04-11T19:00:00Z">
        <w:r w:rsidR="0040504D" w:rsidDel="0065210A">
          <w:rPr>
            <w:rFonts w:eastAsia="Times New Roman" w:cs="Times New Roman"/>
            <w:szCs w:val="24"/>
          </w:rPr>
          <w:t xml:space="preserve">The fact that the year 2023 </w:t>
        </w:r>
        <w:r w:rsidR="00375064" w:rsidDel="0065210A">
          <w:rPr>
            <w:rFonts w:eastAsia="Times New Roman" w:cs="Times New Roman"/>
            <w:szCs w:val="24"/>
          </w:rPr>
          <w:t xml:space="preserve">has recorded the </w:t>
        </w:r>
        <w:r w:rsidR="0040504D" w:rsidDel="0065210A">
          <w:rPr>
            <w:rFonts w:eastAsia="Times New Roman" w:cs="Times New Roman"/>
            <w:szCs w:val="24"/>
          </w:rPr>
          <w:t>hottest year in history</w:t>
        </w:r>
        <w:r w:rsidR="00D7450A" w:rsidDel="0065210A">
          <w:rPr>
            <w:rFonts w:eastAsia="Times New Roman" w:cs="Times New Roman"/>
            <w:szCs w:val="24"/>
          </w:rPr>
          <w:t xml:space="preserve"> </w:t>
        </w:r>
      </w:moveFrom>
      <w:sdt>
        <w:sdtPr>
          <w:rPr>
            <w:rFonts w:eastAsia="Times New Roman" w:cs="Times New Roman"/>
            <w:szCs w:val="24"/>
          </w:rPr>
          <w:id w:val="-408770787"/>
          <w:citation/>
        </w:sdtPr>
        <w:sdtContent>
          <w:moveFrom w:id="32" w:author="Ying Zhao" w:date="2024-04-11T19:00:00Z">
            <w:r w:rsidR="00D7450A" w:rsidDel="0065210A">
              <w:rPr>
                <w:rFonts w:eastAsia="Times New Roman" w:cs="Times New Roman"/>
                <w:szCs w:val="24"/>
              </w:rPr>
              <w:fldChar w:fldCharType="begin"/>
            </w:r>
            <w:r w:rsidR="00D7450A" w:rsidDel="0065210A">
              <w:rPr>
                <w:rFonts w:eastAsia="Times New Roman" w:cs="Times New Roman"/>
                <w:szCs w:val="24"/>
              </w:rPr>
              <w:instrText xml:space="preserve">CITATION NOA24 \l 1033 </w:instrText>
            </w:r>
            <w:r w:rsidR="00D7450A" w:rsidDel="0065210A">
              <w:rPr>
                <w:rFonts w:eastAsia="Times New Roman" w:cs="Times New Roman"/>
                <w:szCs w:val="24"/>
              </w:rPr>
              <w:fldChar w:fldCharType="separate"/>
            </w:r>
            <w:r w:rsidR="00FB6C1B" w:rsidRPr="00FB6C1B" w:rsidDel="0065210A">
              <w:rPr>
                <w:rFonts w:eastAsia="Times New Roman" w:cs="Times New Roman"/>
                <w:noProof/>
                <w:szCs w:val="24"/>
              </w:rPr>
              <w:t>[1]</w:t>
            </w:r>
            <w:r w:rsidR="00D7450A" w:rsidDel="0065210A">
              <w:rPr>
                <w:rFonts w:eastAsia="Times New Roman" w:cs="Times New Roman"/>
                <w:szCs w:val="24"/>
              </w:rPr>
              <w:fldChar w:fldCharType="end"/>
            </w:r>
          </w:moveFrom>
        </w:sdtContent>
      </w:sdt>
      <w:moveFrom w:id="33" w:author="Ying Zhao" w:date="2024-04-11T19:00:00Z">
        <w:r w:rsidR="0040504D" w:rsidDel="0065210A">
          <w:rPr>
            <w:rFonts w:eastAsia="Times New Roman" w:cs="Times New Roman"/>
            <w:szCs w:val="24"/>
          </w:rPr>
          <w:t xml:space="preserve"> adds even greater severity to such urgency. </w:t>
        </w:r>
      </w:moveFrom>
      <w:moveFromRangeEnd w:id="30"/>
      <w:del w:id="34" w:author="Ying Zhao" w:date="2024-04-11T10:42:00Z">
        <w:r w:rsidR="0040504D" w:rsidDel="00CD6423">
          <w:rPr>
            <w:rFonts w:eastAsia="Times New Roman" w:cs="Times New Roman"/>
            <w:szCs w:val="24"/>
          </w:rPr>
          <w:delText xml:space="preserve">As an endeavor to fulfill this task, we innovate </w:delText>
        </w:r>
        <w:r w:rsidR="004B482F" w:rsidDel="00CD6423">
          <w:rPr>
            <w:rFonts w:eastAsia="Times New Roman" w:cs="Times New Roman"/>
            <w:szCs w:val="24"/>
          </w:rPr>
          <w:delText>upon</w:delText>
        </w:r>
        <w:r w:rsidR="0040504D" w:rsidDel="00CD6423">
          <w:rPr>
            <w:rFonts w:eastAsia="Times New Roman" w:cs="Times New Roman"/>
            <w:szCs w:val="24"/>
          </w:rPr>
          <w:delText xml:space="preserve"> the classical Ising </w:delText>
        </w:r>
        <w:r w:rsidR="007B6A0A" w:rsidDel="00CD6423">
          <w:rPr>
            <w:rFonts w:eastAsia="Times New Roman" w:cs="Times New Roman"/>
            <w:szCs w:val="24"/>
          </w:rPr>
          <w:delText>m</w:delText>
        </w:r>
        <w:r w:rsidR="0040504D" w:rsidDel="00CD6423">
          <w:rPr>
            <w:rFonts w:eastAsia="Times New Roman" w:cs="Times New Roman"/>
            <w:szCs w:val="24"/>
          </w:rPr>
          <w:delText>odel in statistical physics</w:delText>
        </w:r>
        <w:r w:rsidR="003E7EBB" w:rsidDel="00CD6423">
          <w:rPr>
            <w:rFonts w:eastAsia="Times New Roman" w:cs="Times New Roman"/>
            <w:szCs w:val="24"/>
          </w:rPr>
          <w:delText xml:space="preserve">. Our study </w:delText>
        </w:r>
        <w:r w:rsidR="0040504D" w:rsidDel="00CD6423">
          <w:rPr>
            <w:rFonts w:eastAsia="Times New Roman" w:cs="Times New Roman"/>
            <w:szCs w:val="24"/>
          </w:rPr>
          <w:delText>delivers excellent match between model simulations and actual observations</w:delText>
        </w:r>
        <w:r w:rsidR="0028269D" w:rsidDel="00CD6423">
          <w:rPr>
            <w:rFonts w:eastAsia="Times New Roman" w:cs="Times New Roman"/>
            <w:szCs w:val="24"/>
          </w:rPr>
          <w:delText>, which</w:delText>
        </w:r>
        <w:r w:rsidR="0040504D" w:rsidDel="00CD6423">
          <w:rPr>
            <w:rFonts w:eastAsia="Times New Roman" w:cs="Times New Roman"/>
            <w:szCs w:val="24"/>
          </w:rPr>
          <w:delText xml:space="preserve"> </w:delText>
        </w:r>
        <w:r w:rsidR="003E7EBB" w:rsidDel="00CD6423">
          <w:rPr>
            <w:rFonts w:eastAsia="Times New Roman" w:cs="Times New Roman"/>
            <w:szCs w:val="24"/>
          </w:rPr>
          <w:delText>demonstrates</w:delText>
        </w:r>
        <w:r w:rsidR="0040504D" w:rsidDel="00CD6423">
          <w:rPr>
            <w:rFonts w:eastAsia="Times New Roman" w:cs="Times New Roman"/>
            <w:szCs w:val="24"/>
          </w:rPr>
          <w:delText xml:space="preserve"> the power of classical physics models in climate change research and presents ample possibilities to further enhance the modeling of the Arctic sea ice dynamics.</w:delText>
        </w:r>
        <w:r w:rsidR="0040504D" w:rsidDel="00CD6423">
          <w:delText xml:space="preserve"> </w:delText>
        </w:r>
      </w:del>
    </w:p>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35" w:name="_Toc155644301"/>
      <w:r w:rsidRPr="00961214">
        <w:t>Ising model</w:t>
      </w:r>
      <w:bookmarkEnd w:id="35"/>
    </w:p>
    <w:p w14:paraId="1E0A9232" w14:textId="38C54C29" w:rsidR="0040504D" w:rsidRDefault="0040504D" w:rsidP="0040504D">
      <w:pPr>
        <w:jc w:val="both"/>
        <w:rPr>
          <w:szCs w:val="24"/>
        </w:rPr>
      </w:pPr>
      <w:r>
        <w:rPr>
          <w:szCs w:val="24"/>
        </w:rPr>
        <w:t xml:space="preserve">The classical Ising </w:t>
      </w:r>
      <w:r w:rsidR="008A4BE3">
        <w:rPr>
          <w:szCs w:val="24"/>
        </w:rPr>
        <w:t>m</w:t>
      </w:r>
      <w:r>
        <w:rPr>
          <w:szCs w:val="24"/>
        </w:rPr>
        <w:t xml:space="preserve">odel (IM)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515E06" w:rsidRPr="00515E06">
            <w:rPr>
              <w:noProof/>
              <w:color w:val="000000"/>
              <w:szCs w:val="24"/>
            </w:rPr>
            <w:t>[6]</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515E06" w:rsidRPr="00515E06">
            <w:rPr>
              <w:noProof/>
              <w:color w:val="000000"/>
              <w:szCs w:val="24"/>
            </w:rPr>
            <w:t>[7]</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[8]</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515E06" w:rsidRPr="00515E06">
            <w:rPr>
              <w:noProof/>
              <w:color w:val="000000"/>
              <w:szCs w:val="24"/>
            </w:rPr>
            <w:t>[9]</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w:t>
      </w:r>
      <w:r w:rsidR="00741ABB">
        <w:rPr>
          <w:szCs w:val="24"/>
        </w:rPr>
        <w:t xml:space="preserve"> </w:t>
      </w:r>
      <w:sdt>
        <w:sdtPr>
          <w:rPr>
            <w:szCs w:val="24"/>
          </w:rPr>
          <w:id w:val="1741135195"/>
          <w:citation/>
        </w:sdtPr>
        <w:sdtContent>
          <w:r w:rsidR="00741ABB">
            <w:rPr>
              <w:szCs w:val="24"/>
            </w:rPr>
            <w:fldChar w:fldCharType="begin"/>
          </w:r>
          <w:r w:rsidR="00741ABB">
            <w:rPr>
              <w:szCs w:val="24"/>
            </w:rPr>
            <w:instrText xml:space="preserve"> CITATION Kra41 \l 1033 </w:instrText>
          </w:r>
          <w:r w:rsidR="00741ABB">
            <w:rPr>
              <w:szCs w:val="24"/>
            </w:rPr>
            <w:fldChar w:fldCharType="separate"/>
          </w:r>
          <w:r w:rsidR="00515E06" w:rsidRPr="00515E06">
            <w:rPr>
              <w:noProof/>
              <w:szCs w:val="24"/>
            </w:rPr>
            <w:t>[10]</w:t>
          </w:r>
          <w:r w:rsidR="00741ABB">
            <w:rPr>
              <w:szCs w:val="24"/>
            </w:rPr>
            <w:fldChar w:fldCharType="end"/>
          </w:r>
        </w:sdtContent>
      </w:sdt>
      <w:sdt>
        <w:sdtPr>
          <w:rPr>
            <w:szCs w:val="24"/>
          </w:rPr>
          <w:id w:val="-1488091033"/>
          <w:citation/>
        </w:sdtPr>
        <w:sdtContent>
          <w:r w:rsidR="00741ABB">
            <w:rPr>
              <w:szCs w:val="24"/>
            </w:rPr>
            <w:fldChar w:fldCharType="begin"/>
          </w:r>
          <w:r w:rsidR="00741ABB">
            <w:rPr>
              <w:szCs w:val="24"/>
            </w:rPr>
            <w:instrText xml:space="preserve"> CITATION Kra411 \l 1033 </w:instrText>
          </w:r>
          <w:r w:rsidR="00741ABB">
            <w:rPr>
              <w:szCs w:val="24"/>
            </w:rPr>
            <w:fldChar w:fldCharType="separate"/>
          </w:r>
          <w:r w:rsidR="00515E06">
            <w:rPr>
              <w:noProof/>
              <w:szCs w:val="24"/>
            </w:rPr>
            <w:t xml:space="preserve"> </w:t>
          </w:r>
          <w:r w:rsidR="00515E06" w:rsidRPr="00515E06">
            <w:rPr>
              <w:noProof/>
              <w:szCs w:val="24"/>
            </w:rPr>
            <w:t>[11]</w:t>
          </w:r>
          <w:r w:rsidR="00741ABB">
            <w:rPr>
              <w:szCs w:val="24"/>
            </w:rPr>
            <w:fldChar w:fldCharType="end"/>
          </w:r>
        </w:sdtContent>
      </w:sdt>
      <w:r>
        <w:rPr>
          <w:szCs w:val="24"/>
        </w:rPr>
        <w:t>, quantum field theory</w:t>
      </w:r>
      <w:r w:rsidR="00741ABB">
        <w:rPr>
          <w:szCs w:val="24"/>
        </w:rPr>
        <w:t xml:space="preserve"> </w:t>
      </w:r>
      <w:sdt>
        <w:sdtPr>
          <w:rPr>
            <w:szCs w:val="24"/>
          </w:rPr>
          <w:id w:val="121889224"/>
          <w:citation/>
        </w:sdtPr>
        <w:sdtContent>
          <w:r w:rsidR="00741ABB">
            <w:rPr>
              <w:szCs w:val="24"/>
            </w:rPr>
            <w:fldChar w:fldCharType="begin"/>
          </w:r>
          <w:r w:rsidR="00741ABB">
            <w:rPr>
              <w:szCs w:val="24"/>
            </w:rPr>
            <w:instrText xml:space="preserve"> CITATION Zub77 \l 1033 </w:instrText>
          </w:r>
          <w:r w:rsidR="00741ABB">
            <w:rPr>
              <w:szCs w:val="24"/>
            </w:rPr>
            <w:fldChar w:fldCharType="separate"/>
          </w:r>
          <w:r w:rsidR="00515E06" w:rsidRPr="00515E06">
            <w:rPr>
              <w:noProof/>
              <w:szCs w:val="24"/>
            </w:rPr>
            <w:t>[12]</w:t>
          </w:r>
          <w:r w:rsidR="00741ABB">
            <w:rPr>
              <w:szCs w:val="24"/>
            </w:rPr>
            <w:fldChar w:fldCharType="end"/>
          </w:r>
        </w:sdtContent>
      </w:sdt>
      <w:r>
        <w:rPr>
          <w:szCs w:val="24"/>
        </w:rPr>
        <w:t>, mean-field theory</w:t>
      </w:r>
      <w:r w:rsidR="006104F9">
        <w:rPr>
          <w:szCs w:val="24"/>
        </w:rPr>
        <w:t xml:space="preserve"> </w:t>
      </w:r>
      <w:sdt>
        <w:sdtPr>
          <w:rPr>
            <w:szCs w:val="24"/>
          </w:rPr>
          <w:id w:val="-378859656"/>
          <w:citation/>
        </w:sdtPr>
        <w:sdtContent>
          <w:r w:rsidR="006104F9">
            <w:rPr>
              <w:szCs w:val="24"/>
            </w:rPr>
            <w:fldChar w:fldCharType="begin"/>
          </w:r>
          <w:r w:rsidR="006104F9">
            <w:rPr>
              <w:szCs w:val="24"/>
            </w:rPr>
            <w:instrText xml:space="preserve"> CITATION Agu21 \l 1033 </w:instrText>
          </w:r>
          <w:r w:rsidR="006104F9">
            <w:rPr>
              <w:szCs w:val="24"/>
            </w:rPr>
            <w:fldChar w:fldCharType="separate"/>
          </w:r>
          <w:r w:rsidR="00515E06" w:rsidRPr="00515E06">
            <w:rPr>
              <w:noProof/>
              <w:szCs w:val="24"/>
            </w:rPr>
            <w:t>[13]</w:t>
          </w:r>
          <w:r w:rsidR="006104F9">
            <w:rPr>
              <w:szCs w:val="24"/>
            </w:rPr>
            <w:fldChar w:fldCharType="end"/>
          </w:r>
        </w:sdtContent>
      </w:sdt>
      <w:r>
        <w:rPr>
          <w:szCs w:val="24"/>
        </w:rPr>
        <w:t>, etc.</w:t>
      </w:r>
    </w:p>
    <w:p w14:paraId="169754E5" w14:textId="0EF463BF"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515E06" w:rsidRPr="00515E06">
            <w:rPr>
              <w:noProof/>
              <w:color w:val="000000"/>
              <w:szCs w:val="24"/>
            </w:rPr>
            <w:t>[13]</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515E06" w:rsidRPr="00515E06">
            <w:rPr>
              <w:noProof/>
              <w:color w:val="000000"/>
              <w:szCs w:val="24"/>
            </w:rPr>
            <w:t>[14]</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515E06" w:rsidRPr="00515E06">
            <w:rPr>
              <w:noProof/>
              <w:color w:val="000000"/>
              <w:szCs w:val="24"/>
            </w:rPr>
            <w:t>[15]</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515E06" w:rsidRPr="00515E06">
            <w:rPr>
              <w:noProof/>
              <w:color w:val="000000"/>
              <w:szCs w:val="24"/>
            </w:rPr>
            <w:t>[16]</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[17]</w:t>
          </w:r>
          <w:r>
            <w:rPr>
              <w:szCs w:val="24"/>
            </w:rPr>
            <w:fldChar w:fldCharType="end"/>
          </w:r>
        </w:sdtContent>
      </w:sdt>
      <w:r>
        <w:rPr>
          <w:szCs w:val="24"/>
        </w:rPr>
        <w:t>, social science, and economic and financial systems. These applications are usually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[18]</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[19]</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515E06" w:rsidRPr="00515E06">
            <w:rPr>
              <w:noProof/>
              <w:color w:val="000000"/>
              <w:szCs w:val="24"/>
            </w:rPr>
            <w:t>[20]</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[21]</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[22]</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[23]</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515E06" w:rsidRPr="00515E06">
            <w:rPr>
              <w:noProof/>
              <w:color w:val="000000"/>
              <w:szCs w:val="24"/>
            </w:rPr>
            <w:t>[24]</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Pr="00FA4BF4">
            <w:rPr>
              <w:color w:val="000000"/>
              <w:szCs w:val="24"/>
              <w:vertAlign w:val="superscript"/>
            </w:rPr>
            <w:instrText xml:space="preserve"> CITATION Ste \l 1033 </w:instrText>
          </w:r>
          <w:r>
            <w:rPr>
              <w:szCs w:val="24"/>
            </w:rPr>
            <w:fldChar w:fldCharType="separate"/>
          </w:r>
          <w:r w:rsidR="00515E06" w:rsidRPr="00515E06">
            <w:rPr>
              <w:noProof/>
              <w:color w:val="000000"/>
              <w:szCs w:val="24"/>
            </w:rPr>
            <w:t>[25]</w:t>
          </w:r>
          <w:r>
            <w:rPr>
              <w:szCs w:val="24"/>
            </w:rPr>
            <w:fldChar w:fldCharType="end"/>
          </w:r>
        </w:sdtContent>
      </w:sdt>
      <w:r>
        <w:rPr>
          <w:szCs w:val="24"/>
        </w:rPr>
        <w:t xml:space="preserve"> </w:t>
      </w:r>
      <w:sdt>
        <w:sdtPr>
          <w:rPr>
            <w:szCs w:val="24"/>
          </w:rPr>
          <w:id w:val="2079623871"/>
          <w:citation/>
        </w:sdtPr>
        <w:sdtContent>
          <w:r>
            <w:rPr>
              <w:szCs w:val="24"/>
            </w:rPr>
            <w:fldChar w:fldCharType="begin"/>
          </w:r>
          <w:r w:rsidR="00830286">
            <w:rPr>
              <w:color w:val="000000"/>
              <w:szCs w:val="24"/>
              <w:vertAlign w:val="superscript"/>
            </w:rPr>
            <w:instrText xml:space="preserve">CITATION Ste23 \l 1033 </w:instrText>
          </w:r>
          <w:r>
            <w:rPr>
              <w:szCs w:val="24"/>
            </w:rPr>
            <w:fldChar w:fldCharType="separate"/>
          </w:r>
          <w:r w:rsidR="00515E06" w:rsidRPr="00515E06">
            <w:rPr>
              <w:noProof/>
              <w:color w:val="000000"/>
              <w:szCs w:val="24"/>
            </w:rPr>
            <w:t>[26]</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515E06" w:rsidRPr="00515E06">
            <w:rPr>
              <w:noProof/>
              <w:color w:val="000000"/>
              <w:szCs w:val="24"/>
            </w:rPr>
            <w:t>[27]</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515E06" w:rsidRPr="00515E06">
            <w:rPr>
              <w:noProof/>
              <w:color w:val="000000"/>
              <w:szCs w:val="24"/>
            </w:rPr>
            <w:t>[28]</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[29]</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515E06" w:rsidRPr="00515E06">
            <w:rPr>
              <w:noProof/>
              <w:color w:val="000000"/>
              <w:szCs w:val="24"/>
            </w:rPr>
            <w:t>[30]</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CD6423" w:rsidRDefault="0040504D" w:rsidP="00961214">
      <w:pPr>
        <w:pStyle w:val="Heading2"/>
        <w:numPr>
          <w:ilvl w:val="0"/>
          <w:numId w:val="28"/>
        </w:numPr>
        <w:jc w:val="both"/>
        <w:rPr>
          <w:rPrChange w:id="36" w:author="Ying Zhao" w:date="2024-04-11T10:40:00Z">
            <w:rPr>
              <w:i/>
              <w:iCs/>
            </w:rPr>
          </w:rPrChange>
        </w:rPr>
      </w:pPr>
      <w:bookmarkStart w:id="37" w:name="_Toc155644302"/>
      <w:r w:rsidRPr="00CD6423">
        <w:rPr>
          <w:rPrChange w:id="38" w:author="Ying Zhao" w:date="2024-04-11T10:40:00Z">
            <w:rPr>
              <w:i/>
              <w:iCs/>
            </w:rPr>
          </w:rPrChange>
        </w:rPr>
        <w:t>Arctic sea ice</w:t>
      </w:r>
      <w:bookmarkEnd w:id="37"/>
    </w:p>
    <w:p w14:paraId="456250F2" w14:textId="1F26A34D" w:rsidR="0040504D" w:rsidRDefault="0040504D" w:rsidP="0040504D">
      <w:pPr>
        <w:jc w:val="both"/>
        <w:rPr>
          <w:szCs w:val="24"/>
        </w:rPr>
      </w:pPr>
      <w:r>
        <w:rPr>
          <w:szCs w:val="24"/>
        </w:rPr>
        <w:t>The reversible phase transition between water and ice makes the IM a great tool to study the dynamics of a surface region with the co-existence of both states. In this paper, we apply a 2-D IM lattice to study the dynamics of Arctic sea ice melting and freezing cycles, a major climate change indicator that is of significant environmental, economic</w:t>
      </w:r>
      <w:r w:rsidR="00701620">
        <w:rPr>
          <w:szCs w:val="24"/>
        </w:rPr>
        <w:t>,</w:t>
      </w:r>
      <w:r>
        <w:rPr>
          <w:szCs w:val="24"/>
        </w:rPr>
        <w:t xml:space="preserve"> and social significance</w:t>
      </w:r>
      <w:r w:rsidR="007F4C90">
        <w:rPr>
          <w:szCs w:val="24"/>
        </w:rPr>
        <w:t xml:space="preserve"> </w:t>
      </w:r>
      <w:sdt>
        <w:sdtPr>
          <w:rPr>
            <w:szCs w:val="24"/>
          </w:rPr>
          <w:id w:val="-975370127"/>
          <w:citation/>
        </w:sdtPr>
        <w:sdtContent>
          <w:r w:rsidR="007F4C90">
            <w:rPr>
              <w:szCs w:val="24"/>
            </w:rPr>
            <w:fldChar w:fldCharType="begin"/>
          </w:r>
          <w:r w:rsidR="007F4C90">
            <w:rPr>
              <w:szCs w:val="24"/>
            </w:rPr>
            <w:instrText xml:space="preserve"> CITATION Age \l 1033 </w:instrText>
          </w:r>
          <w:r w:rsidR="007F4C90">
            <w:rPr>
              <w:szCs w:val="24"/>
            </w:rPr>
            <w:fldChar w:fldCharType="separate"/>
          </w:r>
          <w:r w:rsidR="00515E06" w:rsidRPr="00515E06">
            <w:rPr>
              <w:noProof/>
              <w:szCs w:val="24"/>
            </w:rPr>
            <w:t>[31]</w:t>
          </w:r>
          <w:r w:rsidR="007F4C90">
            <w:rPr>
              <w:szCs w:val="24"/>
            </w:rPr>
            <w:fldChar w:fldCharType="end"/>
          </w:r>
        </w:sdtContent>
      </w:sdt>
      <w:r>
        <w:rPr>
          <w:szCs w:val="24"/>
        </w:rPr>
        <w:t>.</w:t>
      </w:r>
    </w:p>
    <w:p w14:paraId="67C82882" w14:textId="513E88C6" w:rsidR="0040504D" w:rsidRDefault="0040504D" w:rsidP="0040504D">
      <w:pPr>
        <w:jc w:val="both"/>
        <w:rPr>
          <w:szCs w:val="24"/>
        </w:rPr>
      </w:pPr>
      <w:r>
        <w:rPr>
          <w:szCs w:val="24"/>
        </w:rPr>
        <w:t xml:space="preserve">Sea ice is undoubtedly an integral part of the Arctic Ocean and the earth </w:t>
      </w:r>
      <w:sdt>
        <w:sdtPr>
          <w:rPr>
            <w:szCs w:val="24"/>
          </w:rPr>
          <w:id w:val="571165211"/>
          <w:citation/>
        </w:sdtPr>
        <w:sdtContent>
          <w:r>
            <w:rPr>
              <w:szCs w:val="24"/>
            </w:rPr>
            <w:fldChar w:fldCharType="begin"/>
          </w:r>
          <w:r w:rsidR="007F4C90">
            <w:rPr>
              <w:color w:val="000000"/>
              <w:szCs w:val="24"/>
              <w:vertAlign w:val="superscript"/>
            </w:rPr>
            <w:instrText xml:space="preserve">CITATION Age \l 1033 </w:instrText>
          </w:r>
          <w:r>
            <w:rPr>
              <w:szCs w:val="24"/>
            </w:rPr>
            <w:fldChar w:fldCharType="separate"/>
          </w:r>
          <w:r w:rsidR="00515E06" w:rsidRPr="00515E06">
            <w:rPr>
              <w:noProof/>
              <w:color w:val="000000"/>
              <w:szCs w:val="24"/>
            </w:rPr>
            <w:t>[31]</w:t>
          </w:r>
          <w:r>
            <w:rPr>
              <w:szCs w:val="24"/>
            </w:rPr>
            <w:fldChar w:fldCharType="end"/>
          </w:r>
        </w:sdtContent>
      </w:sdt>
      <w:r>
        <w:rPr>
          <w:szCs w:val="24"/>
        </w:rPr>
        <w:t>. In the dark winter months, ice covers almost the entirety of the Arctic Ocean, and the ice extent—defined as the percentage of the areas that are covered by at least 15% ice—and the ice thickness typically reaches its peak around 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[32]</w:t>
          </w:r>
          <w:r>
            <w:rPr>
              <w:szCs w:val="24"/>
            </w:rPr>
            <w:fldChar w:fldCharType="end"/>
          </w:r>
        </w:sdtContent>
      </w:sdt>
      <w:r>
        <w:rPr>
          <w:szCs w:val="24"/>
        </w:rPr>
        <w:t>. After mid-September, sea water freezing starts to exceed ice melting, so ice coverage expands. This cycle repeats annually.</w:t>
      </w:r>
    </w:p>
    <w:p w14:paraId="04C6DFD8" w14:textId="59A5C463" w:rsidR="0040504D" w:rsidRDefault="0040504D" w:rsidP="0040504D">
      <w:pPr>
        <w:jc w:val="both"/>
        <w:rPr>
          <w:szCs w:val="24"/>
        </w:rPr>
      </w:pPr>
      <w:r>
        <w:rPr>
          <w:szCs w:val="24"/>
        </w:rPr>
        <w:t xml:space="preserve">Ice coverage is widely acknowledged as a crucial indicator of global climate change. 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515E06" w:rsidRPr="00515E06">
            <w:rPr>
              <w:noProof/>
              <w:color w:val="000000"/>
              <w:szCs w:val="24"/>
            </w:rPr>
            <w:t>[33]</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w:t>
      </w:r>
      <w:ins w:id="39" w:author="Ying Zhao" w:date="2024-04-11T12:03:00Z">
        <w:r w:rsidR="002A3F52">
          <w:rPr>
            <w:szCs w:val="24"/>
          </w:rPr>
          <w:t xml:space="preserve">ice-albedo </w:t>
        </w:r>
      </w:ins>
      <w:r>
        <w:rPr>
          <w:szCs w:val="24"/>
        </w:rPr>
        <w:t xml:space="preserve">feedback loop effect may occur, i.e., less reflection and more absorption of solar energy, leading to even more ice loss and further global warming. </w:t>
      </w:r>
      <w:del w:id="40" w:author="Ying Zhao" w:date="2024-04-11T12:03:00Z">
        <w:r w:rsidR="00BC664A" w:rsidDel="002A3F52">
          <w:rPr>
            <w:szCs w:val="24"/>
          </w:rPr>
          <w:delText xml:space="preserve">This is called the ice-albedo feedback effect. </w:delText>
        </w:r>
      </w:del>
      <w:r>
        <w:rPr>
          <w:szCs w:val="24"/>
        </w:rPr>
        <w:t>Moreover, the Arctic ecosystem is directly impacted by the change in sea ice coverage, which, for instance, threatens the lives of polar bears and walruses who rely on sea ice for hunting and breeding</w:t>
      </w:r>
      <w:r w:rsidR="00CA1031">
        <w:rPr>
          <w:szCs w:val="24"/>
        </w:rPr>
        <w:t xml:space="preserve"> </w:t>
      </w:r>
      <w:sdt>
        <w:sdtPr>
          <w:rPr>
            <w:szCs w:val="24"/>
          </w:rPr>
          <w:id w:val="845756097"/>
          <w:citation/>
        </w:sdtPr>
        <w:sdtContent>
          <w:r w:rsidR="00CA1031">
            <w:rPr>
              <w:szCs w:val="24"/>
            </w:rPr>
            <w:fldChar w:fldCharType="begin"/>
          </w:r>
          <w:r w:rsidR="00CA1031">
            <w:rPr>
              <w:szCs w:val="24"/>
            </w:rPr>
            <w:instrText xml:space="preserve"> CITATION Oak12 \l 1033 </w:instrText>
          </w:r>
          <w:r w:rsidR="00CA1031">
            <w:rPr>
              <w:szCs w:val="24"/>
            </w:rPr>
            <w:fldChar w:fldCharType="separate"/>
          </w:r>
          <w:r w:rsidR="00515E06" w:rsidRPr="00515E06">
            <w:rPr>
              <w:noProof/>
              <w:szCs w:val="24"/>
            </w:rPr>
            <w:t>[34]</w:t>
          </w:r>
          <w:r w:rsidR="00CA1031">
            <w:rPr>
              <w:szCs w:val="24"/>
            </w:rPr>
            <w:fldChar w:fldCharType="end"/>
          </w:r>
        </w:sdtContent>
      </w:sdt>
      <w:r>
        <w:rPr>
          <w:szCs w:val="24"/>
        </w:rPr>
        <w:t xml:space="preserve">. </w:t>
      </w:r>
    </w:p>
    <w:p w14:paraId="5C860210" w14:textId="12EEF6E8"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515E06" w:rsidRPr="00515E06">
            <w:rPr>
              <w:noProof/>
              <w:color w:val="000000"/>
              <w:szCs w:val="24"/>
            </w:rPr>
            <w:t>[35]</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515E06" w:rsidRPr="00515E06">
            <w:rPr>
              <w:noProof/>
              <w:color w:val="000000"/>
              <w:szCs w:val="24"/>
            </w:rPr>
            <w:t>[36]</w:t>
          </w:r>
          <w:r>
            <w:rPr>
              <w:szCs w:val="24"/>
            </w:rPr>
            <w:fldChar w:fldCharType="end"/>
          </w:r>
        </w:sdtContent>
      </w:sdt>
      <w:r>
        <w:rPr>
          <w:szCs w:val="24"/>
        </w:rPr>
        <w:t xml:space="preserve">; between 2013 and 2022, the ice extent has been 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515E06" w:rsidRPr="00515E06">
            <w:rPr>
              <w:noProof/>
              <w:color w:val="000000"/>
              <w:szCs w:val="24"/>
            </w:rPr>
            <w:t>[37]</w:t>
          </w:r>
          <w:r>
            <w:rPr>
              <w:szCs w:val="24"/>
            </w:rPr>
            <w:fldChar w:fldCharType="end"/>
          </w:r>
        </w:sdtContent>
      </w:sdt>
      <w:r>
        <w:rPr>
          <w:szCs w:val="24"/>
        </w:rPr>
        <w:t>, and 2023 the hottest year on record by a significant margin</w:t>
      </w:r>
      <w:r w:rsidR="00155964">
        <w:rPr>
          <w:szCs w:val="24"/>
        </w:rPr>
        <w:t xml:space="preserve"> </w:t>
      </w:r>
      <w:sdt>
        <w:sdtPr>
          <w:rPr>
            <w:szCs w:val="24"/>
          </w:rPr>
          <w:id w:val="-66113882"/>
          <w:citation/>
        </w:sdtPr>
        <w:sdtContent>
          <w:r w:rsidR="00155964">
            <w:rPr>
              <w:szCs w:val="24"/>
            </w:rPr>
            <w:fldChar w:fldCharType="begin"/>
          </w:r>
          <w:r w:rsidR="00155964">
            <w:rPr>
              <w:szCs w:val="24"/>
            </w:rPr>
            <w:instrText xml:space="preserve"> CITATION NOA24 \l 1033 </w:instrText>
          </w:r>
          <w:r w:rsidR="00155964">
            <w:rPr>
              <w:szCs w:val="24"/>
            </w:rPr>
            <w:fldChar w:fldCharType="separate"/>
          </w:r>
          <w:r w:rsidR="00515E06" w:rsidRPr="00515E06">
            <w:rPr>
              <w:noProof/>
              <w:szCs w:val="24"/>
            </w:rPr>
            <w:t>[1]</w:t>
          </w:r>
          <w:r w:rsidR="00155964">
            <w:rPr>
              <w:szCs w:val="24"/>
            </w:rPr>
            <w:fldChar w:fldCharType="end"/>
          </w:r>
        </w:sdtContent>
      </w:sdt>
      <w:r>
        <w:rPr>
          <w:szCs w:val="24"/>
        </w:rPr>
        <w:t xml:space="preserve">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515E06" w:rsidRPr="00515E06">
            <w:rPr>
              <w:noProof/>
              <w:color w:val="000000"/>
              <w:szCs w:val="24"/>
            </w:rPr>
            <w:t>[38]</w:t>
          </w:r>
          <w:r>
            <w:rPr>
              <w:szCs w:val="24"/>
            </w:rPr>
            <w:fldChar w:fldCharType="end"/>
          </w:r>
        </w:sdtContent>
      </w:sdt>
      <w:r>
        <w:rPr>
          <w:szCs w:val="24"/>
        </w:rPr>
        <w:t xml:space="preserve">. Some questions then come to us naturally: how does the Artic sea ice extent in 2023 compare to the 2012 level? And can our model simulations closely match the comparison observed in the real data? These questions will be addressed in Section </w:t>
      </w:r>
      <w:r w:rsidR="00941CDA">
        <w:rPr>
          <w:szCs w:val="24"/>
        </w:rPr>
        <w:t>V.D</w:t>
      </w:r>
      <w:r>
        <w:rPr>
          <w:szCs w:val="24"/>
        </w:rPr>
        <w:t xml:space="preserve">.  </w:t>
      </w:r>
    </w:p>
    <w:p w14:paraId="1C09FA2E" w14:textId="0A820903" w:rsidR="0040504D" w:rsidDel="00CD6423" w:rsidRDefault="0040504D" w:rsidP="0040504D">
      <w:pPr>
        <w:jc w:val="both"/>
        <w:rPr>
          <w:del w:id="41" w:author="Ying Zhao" w:date="2024-04-11T10:42:00Z"/>
          <w:szCs w:val="24"/>
        </w:rPr>
      </w:pPr>
    </w:p>
    <w:p w14:paraId="21184E8E" w14:textId="5A038E94" w:rsidR="003F08C5" w:rsidRPr="00961214" w:rsidDel="00CD6423" w:rsidRDefault="00593890" w:rsidP="007E7301">
      <w:pPr>
        <w:pStyle w:val="Heading2"/>
        <w:numPr>
          <w:ilvl w:val="0"/>
          <w:numId w:val="28"/>
        </w:numPr>
        <w:jc w:val="both"/>
        <w:rPr>
          <w:del w:id="42" w:author="Ying Zhao" w:date="2024-04-11T10:42:00Z"/>
          <w:i/>
          <w:iCs/>
        </w:rPr>
      </w:pPr>
      <w:del w:id="43" w:author="Ying Zhao" w:date="2024-04-11T10:42:00Z">
        <w:r w:rsidDel="00CD6423">
          <w:rPr>
            <w:i/>
            <w:iCs/>
          </w:rPr>
          <w:delText>Outline of the paper</w:delText>
        </w:r>
      </w:del>
    </w:p>
    <w:p w14:paraId="14E90D08" w14:textId="4276ADA8" w:rsidR="003F08C5" w:rsidDel="00CD6423" w:rsidRDefault="009A70C1" w:rsidP="0040504D">
      <w:pPr>
        <w:jc w:val="both"/>
        <w:rPr>
          <w:del w:id="44" w:author="Ying Zhao" w:date="2024-04-11T10:41:00Z"/>
          <w:szCs w:val="24"/>
        </w:rPr>
      </w:pPr>
      <w:del w:id="45" w:author="Ying Zhao" w:date="2024-04-11T10:41:00Z">
        <w:r w:rsidDel="00CD6423">
          <w:rPr>
            <w:szCs w:val="24"/>
          </w:rPr>
          <w:delText xml:space="preserve">The goal of this </w:delText>
        </w:r>
        <w:r w:rsidR="00C63A21" w:rsidDel="00CD6423">
          <w:rPr>
            <w:szCs w:val="24"/>
          </w:rPr>
          <w:delText>research</w:delText>
        </w:r>
        <w:r w:rsidDel="00CD6423">
          <w:rPr>
            <w:szCs w:val="24"/>
          </w:rPr>
          <w:delText xml:space="preserve"> is to simulate Arctic sea ice dynamics at a large scale using the IM. </w:delText>
        </w:r>
        <w:r w:rsidDel="00CD6423">
          <w:delText xml:space="preserve">We will enhance the continuous spin IM </w:delText>
        </w:r>
      </w:del>
      <w:customXmlDelRangeStart w:id="46" w:author="Ying Zhao" w:date="2024-04-11T10:41:00Z"/>
      <w:sdt>
        <w:sdtPr>
          <w:id w:val="-282276429"/>
          <w:citation/>
        </w:sdtPr>
        <w:sdtContent>
          <w:customXmlDelRangeEnd w:id="46"/>
          <w:del w:id="47" w:author="Ying Zhao" w:date="2024-04-11T10:41:00Z">
            <w:r w:rsidR="00566F10" w:rsidDel="00CD6423">
              <w:fldChar w:fldCharType="begin"/>
            </w:r>
            <w:r w:rsidR="00566F10" w:rsidDel="00CD6423">
              <w:delInstrText xml:space="preserve"> CITATION Syl78 \l 1033 </w:delInstrText>
            </w:r>
            <w:r w:rsidR="00566F10" w:rsidDel="00CD6423">
              <w:fldChar w:fldCharType="separate"/>
            </w:r>
            <w:r w:rsidR="00FB6C1B" w:rsidRPr="00FB6C1B" w:rsidDel="00CD6423">
              <w:rPr>
                <w:noProof/>
              </w:rPr>
              <w:delText>[35]</w:delText>
            </w:r>
            <w:r w:rsidR="00566F10" w:rsidDel="00CD6423">
              <w:fldChar w:fldCharType="end"/>
            </w:r>
          </w:del>
          <w:customXmlDelRangeStart w:id="48" w:author="Ying Zhao" w:date="2024-04-11T10:41:00Z"/>
        </w:sdtContent>
      </w:sdt>
      <w:customXmlDelRangeEnd w:id="48"/>
      <w:customXmlDelRangeStart w:id="49" w:author="Ying Zhao" w:date="2024-04-11T10:41:00Z"/>
      <w:sdt>
        <w:sdtPr>
          <w:id w:val="-937524168"/>
          <w:citation/>
        </w:sdtPr>
        <w:sdtContent>
          <w:customXmlDelRangeEnd w:id="49"/>
          <w:del w:id="50" w:author="Ying Zhao" w:date="2024-04-11T10:41:00Z">
            <w:r w:rsidR="00383A16" w:rsidDel="00CD6423">
              <w:fldChar w:fldCharType="begin"/>
            </w:r>
            <w:r w:rsidR="00383A16" w:rsidDel="00CD6423">
              <w:delInstrText xml:space="preserve"> CITATION Bay99 \l 1033 </w:delInstrText>
            </w:r>
            <w:r w:rsidR="00383A16" w:rsidDel="00CD6423">
              <w:fldChar w:fldCharType="separate"/>
            </w:r>
            <w:r w:rsidR="00FB6C1B" w:rsidDel="00CD6423">
              <w:rPr>
                <w:noProof/>
              </w:rPr>
              <w:delText xml:space="preserve"> </w:delText>
            </w:r>
            <w:r w:rsidR="00FB6C1B" w:rsidRPr="00FB6C1B" w:rsidDel="00CD6423">
              <w:rPr>
                <w:noProof/>
              </w:rPr>
              <w:delText>[36]</w:delText>
            </w:r>
            <w:r w:rsidR="00383A16" w:rsidDel="00CD6423">
              <w:fldChar w:fldCharType="end"/>
            </w:r>
          </w:del>
          <w:customXmlDelRangeStart w:id="51" w:author="Ying Zhao" w:date="2024-04-11T10:41:00Z"/>
        </w:sdtContent>
      </w:sdt>
      <w:customXmlDelRangeEnd w:id="51"/>
      <w:del w:id="52" w:author="Ying Zhao" w:date="2024-04-11T10:41:00Z">
        <w:r w:rsidR="00383A16" w:rsidDel="00CD6423">
          <w:delText xml:space="preserve"> </w:delText>
        </w:r>
        <w:r w:rsidDel="00CD6423">
          <w:delText>to</w:delText>
        </w:r>
        <w:r w:rsidRPr="009A70C1" w:rsidDel="00CD6423">
          <w:delText xml:space="preserve"> </w:delText>
        </w:r>
        <w:r w:rsidDel="00CD6423">
          <w:delText xml:space="preserve">incorporate an innovative factor to account for the inertia </w:delText>
        </w:r>
        <w:r w:rsidR="0014200F" w:rsidDel="00CD6423">
          <w:delText>to resist</w:delText>
        </w:r>
        <w:r w:rsidDel="00CD6423">
          <w:delText xml:space="preserve"> spin value changes. The </w:delText>
        </w:r>
        <w:r w:rsidR="0014200F" w:rsidDel="00CD6423">
          <w:delText>evolution</w:delText>
        </w:r>
        <w:r w:rsidDel="00CD6423">
          <w:delText xml:space="preserve"> of sea ice/water phase transition will follow the Metropolis-Hastings </w:delText>
        </w:r>
      </w:del>
      <w:customXmlDelRangeStart w:id="53" w:author="Ying Zhao" w:date="2024-04-11T10:41:00Z"/>
      <w:sdt>
        <w:sdtPr>
          <w:id w:val="973415322"/>
          <w:citation/>
        </w:sdtPr>
        <w:sdtContent>
          <w:customXmlDelRangeEnd w:id="53"/>
          <w:del w:id="54" w:author="Ying Zhao" w:date="2024-04-11T10:41:00Z">
            <w:r w:rsidR="00383A16" w:rsidDel="00CD6423">
              <w:fldChar w:fldCharType="begin"/>
            </w:r>
            <w:r w:rsidR="00383A16" w:rsidDel="00CD6423">
              <w:delInstrText xml:space="preserve"> CITATION Met53 \l 1033 </w:delInstrText>
            </w:r>
            <w:r w:rsidR="00383A16" w:rsidDel="00CD6423">
              <w:fldChar w:fldCharType="separate"/>
            </w:r>
            <w:r w:rsidR="00FB6C1B" w:rsidRPr="00FB6C1B" w:rsidDel="00CD6423">
              <w:rPr>
                <w:noProof/>
              </w:rPr>
              <w:delText>[37]</w:delText>
            </w:r>
            <w:r w:rsidR="00383A16" w:rsidDel="00CD6423">
              <w:fldChar w:fldCharType="end"/>
            </w:r>
          </w:del>
          <w:customXmlDelRangeStart w:id="55" w:author="Ying Zhao" w:date="2024-04-11T10:41:00Z"/>
        </w:sdtContent>
      </w:sdt>
      <w:customXmlDelRangeEnd w:id="55"/>
      <w:del w:id="56" w:author="Ying Zhao" w:date="2024-04-11T10:41:00Z">
        <w:r w:rsidR="00383A16" w:rsidDel="00CD6423">
          <w:delText xml:space="preserve"> </w:delText>
        </w:r>
        <w:r w:rsidDel="00CD6423">
          <w:delText xml:space="preserve">Monte Carlo process governed by this generalized IM. </w:delText>
        </w:r>
        <w:r w:rsidR="0014200F" w:rsidDel="00CD6423">
          <w:delText>Based on</w:delText>
        </w:r>
        <w:r w:rsidDel="00CD6423">
          <w:delText xml:space="preserve"> the </w:delText>
        </w:r>
        <w:r w:rsidR="0014200F" w:rsidDel="00CD6423">
          <w:delText xml:space="preserve">Arctic </w:delText>
        </w:r>
        <w:r w:rsidDel="00CD6423">
          <w:delText xml:space="preserve">sea ice </w:delText>
        </w:r>
        <w:r w:rsidR="0014200F" w:rsidDel="00CD6423">
          <w:delText>images</w:delText>
        </w:r>
        <w:r w:rsidDel="00CD6423">
          <w:delText xml:space="preserve"> collected by the National Snow and Ice Data Center </w:delText>
        </w:r>
      </w:del>
      <w:customXmlDelRangeStart w:id="57" w:author="Ying Zhao" w:date="2024-04-11T10:41:00Z"/>
      <w:sdt>
        <w:sdtPr>
          <w:id w:val="-641042368"/>
          <w:citation/>
        </w:sdtPr>
        <w:sdtContent>
          <w:customXmlDelRangeEnd w:id="57"/>
          <w:del w:id="58" w:author="Ying Zhao" w:date="2024-04-11T10:41:00Z">
            <w:r w:rsidR="00383A16" w:rsidDel="00CD6423">
              <w:fldChar w:fldCharType="begin"/>
            </w:r>
            <w:r w:rsidR="00383A16" w:rsidDel="00CD6423">
              <w:delInstrText xml:space="preserve"> CITATION Mei23 \l 1033 </w:delInstrText>
            </w:r>
            <w:r w:rsidR="00383A16" w:rsidDel="00CD6423">
              <w:fldChar w:fldCharType="separate"/>
            </w:r>
            <w:r w:rsidR="00FB6C1B" w:rsidRPr="00FB6C1B" w:rsidDel="00CD6423">
              <w:rPr>
                <w:noProof/>
              </w:rPr>
              <w:delText>[38]</w:delText>
            </w:r>
            <w:r w:rsidR="00383A16" w:rsidDel="00CD6423">
              <w:fldChar w:fldCharType="end"/>
            </w:r>
          </w:del>
          <w:customXmlDelRangeStart w:id="59" w:author="Ying Zhao" w:date="2024-04-11T10:41:00Z"/>
        </w:sdtContent>
      </w:sdt>
      <w:customXmlDelRangeEnd w:id="59"/>
      <w:del w:id="60" w:author="Ying Zhao" w:date="2024-04-11T10:41:00Z">
        <w:r w:rsidR="00383A16" w:rsidDel="00CD6423">
          <w:delText xml:space="preserve"> </w:delText>
        </w:r>
        <w:r w:rsidDel="00CD6423">
          <w:delText>as inputs</w:delText>
        </w:r>
        <w:r w:rsidR="00FA29BC" w:rsidDel="00CD6423">
          <w:delText xml:space="preserve">, </w:delText>
        </w:r>
        <w:r w:rsidR="0014200F" w:rsidDel="00CD6423">
          <w:delText xml:space="preserve">our model will </w:delText>
        </w:r>
        <w:r w:rsidR="00383A16" w:rsidDel="00CD6423">
          <w:delText>output</w:delText>
        </w:r>
        <w:r w:rsidR="00FA29BC" w:rsidDel="00CD6423">
          <w:delText xml:space="preserve"> the best-fit Ising parameters</w:delText>
        </w:r>
        <w:r w:rsidR="0014200F" w:rsidDel="00CD6423">
          <w:delText xml:space="preserve"> </w:delText>
        </w:r>
        <w:r w:rsidR="00FA29BC" w:rsidDel="00CD6423">
          <w:delText>and</w:delText>
        </w:r>
        <w:r w:rsidR="0014200F" w:rsidDel="00CD6423">
          <w:delText xml:space="preserve"> simulated sea ice configurations. </w:delText>
        </w:r>
        <w:r w:rsidR="003508DE" w:rsidDel="00CD6423">
          <w:delText xml:space="preserve">The </w:delText>
        </w:r>
        <w:r w:rsidR="00B52C41" w:rsidDel="00CD6423">
          <w:delText>analysis</w:delText>
        </w:r>
        <w:r w:rsidR="0014200F" w:rsidDel="00CD6423">
          <w:delText xml:space="preserve"> of the numeric measures </w:delText>
        </w:r>
        <w:r w:rsidR="003508DE" w:rsidDel="00CD6423">
          <w:delText>from</w:delText>
        </w:r>
        <w:r w:rsidR="0014200F" w:rsidDel="00CD6423">
          <w:delText xml:space="preserve"> these simulation results will validate the applicability of the IM in sea ice studies.</w:delText>
        </w:r>
        <w:r w:rsidR="00C63A21" w:rsidDel="00CD6423">
          <w:delText xml:space="preserve"> In this paper, Section II </w:delText>
        </w:r>
        <w:r w:rsidR="00C63A21" w:rsidDel="00CD6423">
          <w:lastRenderedPageBreak/>
          <w:delText xml:space="preserve">introduces the theoretical foundation of Ising model; Section III describes the Arctic sea ice data; Section IV illustrates the computational setup; Section V </w:delText>
        </w:r>
        <w:r w:rsidR="008941A0" w:rsidDel="00CD6423">
          <w:delText xml:space="preserve">presents the </w:delText>
        </w:r>
        <w:r w:rsidR="00C63A21" w:rsidDel="00CD6423">
          <w:delText>results and analysis, followed by final discussions in Section VI.</w:delText>
        </w:r>
      </w:del>
    </w:p>
    <w:p w14:paraId="79BD5F1C" w14:textId="77777777" w:rsidR="003F08C5" w:rsidRDefault="003F08C5" w:rsidP="0040504D">
      <w:pPr>
        <w:jc w:val="both"/>
        <w:rPr>
          <w:szCs w:val="24"/>
        </w:rPr>
      </w:pPr>
    </w:p>
    <w:p w14:paraId="45CF6C6F" w14:textId="77777777" w:rsidR="0040504D" w:rsidRDefault="0040504D" w:rsidP="0040504D">
      <w:pPr>
        <w:pStyle w:val="Heading1"/>
        <w:jc w:val="both"/>
      </w:pPr>
      <w:bookmarkStart w:id="61" w:name="_Toc155644303"/>
      <w:r>
        <w:t>Theoretical framework</w:t>
      </w:r>
      <w:bookmarkEnd w:id="61"/>
    </w:p>
    <w:p w14:paraId="417FC13B" w14:textId="77777777" w:rsidR="0040504D" w:rsidRPr="00961214" w:rsidRDefault="0040504D" w:rsidP="00961214">
      <w:pPr>
        <w:pStyle w:val="Heading2"/>
        <w:numPr>
          <w:ilvl w:val="0"/>
          <w:numId w:val="30"/>
        </w:numPr>
        <w:jc w:val="both"/>
      </w:pPr>
      <w:bookmarkStart w:id="62" w:name="_Toc155644304"/>
      <w:r w:rsidRPr="00961214">
        <w:t>Classical Ising model</w:t>
      </w:r>
      <w:bookmarkEnd w:id="62"/>
    </w:p>
    <w:p w14:paraId="5D24C548" w14:textId="1D7B4CBC" w:rsidR="0040504D" w:rsidRDefault="0040504D" w:rsidP="0040504D">
      <w:pPr>
        <w:jc w:val="both"/>
      </w:pPr>
      <w:r>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515E06" w:rsidRPr="00515E06">
            <w:rPr>
              <w:noProof/>
              <w:color w:val="000000"/>
            </w:rPr>
            <w:t>[6]</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515E06" w:rsidRPr="00515E06">
            <w:rPr>
              <w:noProof/>
              <w:color w:val="000000"/>
            </w:rPr>
            <w:t>[7]</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515E06" w:rsidRPr="00515E06">
            <w:rPr>
              <w:noProof/>
              <w:color w:val="000000"/>
            </w:rPr>
            <w:t>[8]</w:t>
          </w:r>
          <w:r>
            <w:fldChar w:fldCharType="end"/>
          </w:r>
        </w:sdtContent>
      </w:sdt>
      <w:r>
        <w:t xml:space="preserve"> for the lattice </w:t>
      </w:r>
      <m:oMath>
        <m:r>
          <w:rPr>
            <w:rFonts w:ascii="Cambria Math" w:hAnsi="Cambria Math"/>
          </w:rPr>
          <m:t>σ</m:t>
        </m:r>
      </m:oMath>
      <w:r>
        <w:t xml:space="preserve"> in a standard IM is given as </w:t>
      </w:r>
    </w:p>
    <w:p w14:paraId="66B1349E" w14:textId="33CBA7FA" w:rsidR="0040504D" w:rsidRPr="00F95393" w:rsidRDefault="0040504D" w:rsidP="00F95393">
      <w:pPr>
        <w:jc w:val="both"/>
      </w:pPr>
      <m:oMathPara>
        <m:oMathParaPr>
          <m:jc m:val="right"/>
        </m:oMathParaPr>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24C63378" w:rsidR="0040504D" w:rsidRDefault="0040504D" w:rsidP="0040504D">
      <w:pPr>
        <w:jc w:val="both"/>
        <w:rPr>
          <w:rFonts w:eastAsiaTheme="minorEastAsia"/>
        </w:rPr>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taking the values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represents the interaction of the external field with the spin at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w:t>
      </w:r>
      <w:ins w:id="63" w:author="Ying Zhao" w:date="2024-04-11T15:52:00Z">
        <w:r w:rsidR="00C356BE">
          <w:rPr>
            <w:rFonts w:eastAsiaTheme="minorEastAsia"/>
            <w:i/>
            <w:iCs/>
          </w:rPr>
          <w:t xml:space="preserve"> </w:t>
        </w:r>
      </w:ins>
      <w:r w:rsidRPr="00AF64B3">
        <w:rPr>
          <w:rFonts w:eastAsiaTheme="minorEastAsia"/>
          <w:i/>
          <w:iCs/>
        </w:rPr>
        <w:t>j&gt;</w:t>
      </w:r>
      <w:r>
        <w:rPr>
          <w:rFonts w:eastAsiaTheme="minorEastAsia"/>
        </w:rPr>
        <w:t xml:space="preserve"> represents pairs of spins that interact with each other. In the usual scenario, each spin only interacts with its nearest neighbors, so </w:t>
      </w:r>
      <w:r w:rsidRPr="00AF64B3">
        <w:rPr>
          <w:rFonts w:eastAsiaTheme="minorEastAsia"/>
          <w:i/>
          <w:iCs/>
        </w:rPr>
        <w:t>&lt;i,</w:t>
      </w:r>
      <w:ins w:id="64" w:author="Ying Zhao" w:date="2024-04-11T15:52:00Z">
        <w:r w:rsidR="00C356BE">
          <w:rPr>
            <w:rFonts w:eastAsiaTheme="minorEastAsia"/>
            <w:i/>
            <w:iCs/>
          </w:rPr>
          <w:t xml:space="preserve"> </w:t>
        </w:r>
      </w:ins>
      <w:r w:rsidRPr="00AF64B3">
        <w:rPr>
          <w:rFonts w:eastAsiaTheme="minorEastAsia"/>
          <w:i/>
          <w:iCs/>
        </w:rPr>
        <w:t>j&gt;</w:t>
      </w:r>
      <w:r>
        <w:rPr>
          <w:rFonts w:eastAsiaTheme="minorEastAsia"/>
          <w:i/>
          <w:iCs/>
        </w:rPr>
        <w:t xml:space="preserve"> </w:t>
      </w:r>
      <w:r w:rsidRPr="00AF64B3">
        <w:rPr>
          <w:rFonts w:eastAsiaTheme="minorEastAsia"/>
        </w:rPr>
        <w:t>sums over all adjacent sites.</w:t>
      </w:r>
      <w:r>
        <w:rPr>
          <w:rFonts w:eastAsiaTheme="minorEastAsia"/>
        </w:rPr>
        <w:t xml:space="preserve"> For example, in a simple 2-D IM, each spin interacts only with four sites that are directly left, right, above</w:t>
      </w:r>
      <w:r w:rsidR="00701620">
        <w:rPr>
          <w:rFonts w:eastAsiaTheme="minorEastAsia"/>
        </w:rPr>
        <w:t>,</w:t>
      </w:r>
      <w:r>
        <w:rPr>
          <w:rFonts w:eastAsiaTheme="minorEastAsia"/>
        </w:rPr>
        <w:t xml:space="preserve"> and below.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w:t>
      </w:r>
      <w:r w:rsidR="00E87A21">
        <w:rPr>
          <w:rFonts w:eastAsiaTheme="minorEastAsia"/>
        </w:rPr>
        <w:t xml:space="preserve">can </w:t>
      </w:r>
      <w:r w:rsidR="00383B80">
        <w:rPr>
          <w:rFonts w:eastAsiaTheme="minorEastAsia"/>
        </w:rPr>
        <w:t>be</w:t>
      </w:r>
      <w:r w:rsidR="004C66DF">
        <w:rPr>
          <w:rFonts w:eastAsiaTheme="minorEastAsia"/>
        </w:rPr>
        <w:t xml:space="preserve"> </w:t>
      </w:r>
      <w:r>
        <w:rPr>
          <w:rFonts w:eastAsiaTheme="minorEastAsia"/>
        </w:rPr>
        <w:t>positive</w:t>
      </w:r>
      <w:r w:rsidR="00CD2538">
        <w:rPr>
          <w:rFonts w:eastAsiaTheme="minorEastAsia"/>
        </w:rPr>
        <w:t xml:space="preserve"> values </w:t>
      </w:r>
      <w:r w:rsidR="004C66DF">
        <w:rPr>
          <w:rFonts w:eastAsiaTheme="minorEastAsia"/>
        </w:rPr>
        <w:t xml:space="preserve">for ferromagnetic </w:t>
      </w:r>
      <w:r w:rsidR="0037536B">
        <w:rPr>
          <w:rFonts w:eastAsiaTheme="minorEastAsia"/>
        </w:rPr>
        <w:t xml:space="preserve">and paramagnetic </w:t>
      </w:r>
      <w:r w:rsidR="004C66DF">
        <w:rPr>
          <w:rFonts w:eastAsiaTheme="minorEastAsia"/>
        </w:rPr>
        <w:t>materials</w:t>
      </w:r>
      <w:r w:rsidR="0037536B">
        <w:rPr>
          <w:rFonts w:eastAsiaTheme="minorEastAsia"/>
        </w:rPr>
        <w:t xml:space="preserve">, </w:t>
      </w:r>
      <w:r w:rsidR="004C66DF">
        <w:rPr>
          <w:rFonts w:eastAsiaTheme="minorEastAsia"/>
        </w:rPr>
        <w:t>or negative</w:t>
      </w:r>
      <w:r w:rsidR="00CD2538">
        <w:rPr>
          <w:rFonts w:eastAsiaTheme="minorEastAsia"/>
        </w:rPr>
        <w:t xml:space="preserve"> values</w:t>
      </w:r>
      <w:r w:rsidR="004C66DF">
        <w:rPr>
          <w:rFonts w:eastAsiaTheme="minorEastAsia"/>
        </w:rPr>
        <w:t xml:space="preserve"> for antiferromagnetic materials.</w:t>
      </w:r>
    </w:p>
    <w:p w14:paraId="28F85AA3" w14:textId="6227EE5F" w:rsidR="0040504D" w:rsidRDefault="0040504D" w:rsidP="0040504D">
      <w:pPr>
        <w:jc w:val="both"/>
        <w:rPr>
          <w:rFonts w:eastAsiaTheme="minorEastAsia"/>
        </w:rPr>
      </w:pPr>
      <w:r>
        <w:rPr>
          <w:rFonts w:eastAsiaTheme="minorEastAsia"/>
        </w:rPr>
        <w:t xml:space="preserve">In statistical physics, the configuration probability 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515E06" w:rsidRPr="00515E06">
            <w:rPr>
              <w:rFonts w:eastAsiaTheme="minorEastAsia"/>
              <w:noProof/>
              <w:color w:val="000000"/>
            </w:rPr>
            <w:t>[39]</w:t>
          </w:r>
          <w:r>
            <w:rPr>
              <w:rFonts w:eastAsiaTheme="minorEastAsia"/>
            </w:rPr>
            <w:fldChar w:fldCharType="end"/>
          </w:r>
        </w:sdtContent>
      </w:sdt>
      <w:r w:rsidR="009D7F9B">
        <w:rPr>
          <w:rFonts w:eastAsiaTheme="minorEastAsia"/>
        </w:rPr>
        <w:t>:</w:t>
      </w:r>
    </w:p>
    <w:bookmarkStart w:id="65" w:name="_Hlk163407610"/>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xml:space="preserve">, </m:t>
          </m:r>
          <w:bookmarkEnd w:id="65"/>
          <m:r>
            <w:rPr>
              <w:rFonts w:ascii="Cambria Math" w:eastAsiaTheme="minorEastAsia" w:hAnsi="Cambria Math"/>
            </w:rPr>
            <m:t xml:space="preserve">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7777777"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r w:rsidRPr="00DB47B2">
        <w:rPr>
          <w:rFonts w:eastAsiaTheme="minorEastAsia"/>
          <w:i/>
          <w:iCs/>
        </w:rPr>
        <w:t>T</w:t>
      </w:r>
      <w:r>
        <w:rPr>
          <w:rFonts w:eastAsiaTheme="minorEastAsia"/>
        </w:rPr>
        <w:t xml:space="preserve"> is the IM temperature (it is called IM temperature in this paper to differentiate from the ambient temperature that will also be discussed for our sea ice freezing and melting studies).</w:t>
      </w:r>
    </w:p>
    <w:p w14:paraId="3079CFB2" w14:textId="5C2BF8F1"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spin flip depends on whether </w:t>
      </w:r>
      <w:ins w:id="66" w:author="Ying Zhao" w:date="2024-04-11T16:46:00Z">
        <w:r w:rsidR="00AE513D">
          <w:rPr>
            <w:rFonts w:eastAsiaTheme="minorEastAsia"/>
          </w:rPr>
          <w:t>the</w:t>
        </w:r>
      </w:ins>
      <w:del w:id="67" w:author="Ying Zhao" w:date="2024-04-11T16:46:00Z">
        <w:r w:rsidDel="00AE513D">
          <w:rPr>
            <w:rFonts w:eastAsiaTheme="minorEastAsia"/>
          </w:rPr>
          <w:delText>such a</w:delText>
        </w:r>
      </w:del>
      <w:r>
        <w:rPr>
          <w:rFonts w:eastAsiaTheme="minorEastAsia"/>
        </w:rPr>
        <w:t xml:space="preserve"> flip increases or reduces </w:t>
      </w:r>
      <w:r w:rsidR="00830286">
        <w:rPr>
          <w:rFonts w:eastAsiaTheme="minorEastAsia"/>
        </w:rPr>
        <w:t>the Hamiltonian</w:t>
      </w:r>
      <w:r w:rsidR="007B176F">
        <w:rPr>
          <w:rFonts w:eastAsiaTheme="minorEastAsia"/>
        </w:rPr>
        <w:t xml:space="preserve"> of the system</w:t>
      </w:r>
      <w:r>
        <w:rPr>
          <w:rFonts w:eastAsiaTheme="minorEastAsia"/>
        </w:rPr>
        <w:t xml:space="preserve">. Mathematically the probability is determined by </w:t>
      </w:r>
      <w:bookmarkStart w:id="68" w:name="_Hlk163409044"/>
      <m:oMath>
        <m:r>
          <m:rPr>
            <m:sty m:val="p"/>
          </m:rPr>
          <w:rPr>
            <w:rFonts w:ascii="Cambria Math" w:eastAsiaTheme="minorEastAsia" w:hAnsi="Cambria Math"/>
          </w:rPr>
          <m:t>min⁡</m:t>
        </m:r>
        <m:r>
          <m:rPr>
            <m:sty m:val="p"/>
          </m:rPr>
          <w:rPr>
            <w:rFonts w:ascii="Cambria Math" w:eastAsiaTheme="minorEastAsia" w:hAnsi="Cambria Math"/>
            <w:rPrChange w:id="69" w:author="Ying Zhao" w:date="2024-04-11T16:43:00Z">
              <w:rPr>
                <w:rFonts w:ascii="Cambria Math" w:eastAsiaTheme="minorEastAsia" w:hAnsi="Cambria Math"/>
              </w:rPr>
            </w:rPrChange>
          </w:rPr>
          <m:t>(1,</m:t>
        </m:r>
        <m:sSup>
          <m:sSupPr>
            <m:ctrlPr>
              <w:rPr>
                <w:rFonts w:ascii="Cambria Math" w:eastAsiaTheme="minorEastAsia" w:hAnsi="Cambria Math"/>
                <w:rPrChange w:id="70" w:author="Ying Zhao" w:date="2024-04-11T16:43:00Z">
                  <w:rPr>
                    <w:rFonts w:ascii="Cambria Math" w:eastAsiaTheme="minorEastAsia" w:hAnsi="Cambria Math"/>
                    <w:i/>
                  </w:rPr>
                </w:rPrChange>
              </w:rPr>
            </m:ctrlPr>
          </m:sSupPr>
          <m:e>
            <m:r>
              <w:rPr>
                <w:rFonts w:ascii="Cambria Math" w:eastAsiaTheme="minorEastAsia" w:hAnsi="Cambria Math"/>
              </w:rPr>
              <m:t>e</m:t>
            </m:r>
          </m:e>
          <m:sup>
            <m:r>
              <m:rPr>
                <m:sty m:val="p"/>
              </m:rPr>
              <w:rPr>
                <w:rFonts w:ascii="Cambria Math" w:eastAsiaTheme="minorEastAsia" w:hAnsi="Cambria Math"/>
                <w:rPrChange w:id="71" w:author="Ying Zhao" w:date="2024-04-11T16:43:00Z">
                  <w:rPr>
                    <w:rFonts w:ascii="Cambria Math" w:eastAsiaTheme="minorEastAsia" w:hAnsi="Cambria Math"/>
                  </w:rPr>
                </w:rPrChange>
              </w:rPr>
              <m:t>-</m:t>
            </m:r>
            <m:r>
              <w:rPr>
                <w:rFonts w:ascii="Cambria Math" w:eastAsiaTheme="minorEastAsia" w:hAnsi="Cambria Math"/>
              </w:rPr>
              <m:t>β</m:t>
            </m:r>
            <m:r>
              <m:rPr>
                <m:sty m:val="p"/>
              </m:rPr>
              <w:rPr>
                <w:rFonts w:ascii="Cambria Math" w:eastAsiaTheme="minorEastAsia" w:hAnsi="Cambria Math"/>
                <w:rPrChange w:id="72" w:author="Ying Zhao" w:date="2024-04-11T16:43:00Z">
                  <w:rPr>
                    <w:rFonts w:ascii="Cambria Math" w:eastAsiaTheme="minorEastAsia" w:hAnsi="Cambria Math"/>
                  </w:rPr>
                </w:rPrChange>
              </w:rPr>
              <m:t>(</m:t>
            </m:r>
            <m:sSub>
              <m:sSubPr>
                <m:ctrlPr>
                  <w:rPr>
                    <w:rFonts w:ascii="Cambria Math" w:eastAsiaTheme="minorEastAsia" w:hAnsi="Cambria Math"/>
                    <w:rPrChange w:id="73" w:author="Ying Zhao" w:date="2024-04-11T16:43:00Z">
                      <w:rPr>
                        <w:rFonts w:ascii="Cambria Math" w:eastAsiaTheme="minorEastAsia" w:hAnsi="Cambria Math"/>
                        <w:i/>
                      </w:rPr>
                    </w:rPrChange>
                  </w:rPr>
                </m:ctrlPr>
              </m:sSubPr>
              <m:e>
                <m:r>
                  <w:rPr>
                    <w:rFonts w:ascii="Cambria Math" w:eastAsiaTheme="minorEastAsia" w:hAnsi="Cambria Math"/>
                  </w:rPr>
                  <m:t>H</m:t>
                </m:r>
              </m:e>
              <m:sub>
                <m:r>
                  <m:rPr>
                    <m:sty m:val="p"/>
                  </m:rPr>
                  <w:rPr>
                    <w:rFonts w:ascii="Cambria Math" w:eastAsiaTheme="minorEastAsia" w:hAnsi="Cambria Math"/>
                    <w:rPrChange w:id="74" w:author="Ying Zhao" w:date="2024-04-11T16:43:00Z">
                      <w:rPr>
                        <w:rFonts w:ascii="Cambria Math" w:eastAsiaTheme="minorEastAsia" w:hAnsi="Cambria Math" w:cs="Calibri"/>
                        <w:vertAlign w:val="subscript"/>
                      </w:rPr>
                    </w:rPrChange>
                  </w:rPr>
                  <m:t>ν</m:t>
                </m:r>
              </m:sub>
            </m:sSub>
            <m:r>
              <m:rPr>
                <m:sty m:val="p"/>
              </m:rPr>
              <w:rPr>
                <w:rFonts w:ascii="Cambria Math" w:eastAsiaTheme="minorEastAsia" w:hAnsi="Cambria Math"/>
                <w:rPrChange w:id="75" w:author="Ying Zhao" w:date="2024-04-11T16:43:00Z">
                  <w:rPr>
                    <w:rFonts w:ascii="Cambria Math" w:eastAsiaTheme="minorEastAsia" w:hAnsi="Cambria Math"/>
                  </w:rPr>
                </w:rPrChange>
              </w:rPr>
              <m:t>-</m:t>
            </m:r>
            <m:sSub>
              <m:sSubPr>
                <m:ctrlPr>
                  <w:rPr>
                    <w:rFonts w:ascii="Cambria Math" w:eastAsiaTheme="minorEastAsia" w:hAnsi="Cambria Math"/>
                    <w:rPrChange w:id="76" w:author="Ying Zhao" w:date="2024-04-11T16:43:00Z">
                      <w:rPr>
                        <w:rFonts w:ascii="Cambria Math" w:eastAsiaTheme="minorEastAsia" w:hAnsi="Cambria Math"/>
                        <w:i/>
                      </w:rPr>
                    </w:rPrChange>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rPrChange w:id="77" w:author="Ying Zhao" w:date="2024-04-11T16:43:00Z">
                  <w:rPr>
                    <w:rFonts w:ascii="Cambria Math" w:eastAsiaTheme="minorEastAsia" w:hAnsi="Cambria Math" w:cs="Times New Roman"/>
                    <w:vertAlign w:val="subscript"/>
                  </w:rPr>
                </w:rPrChange>
              </w:rPr>
              <m:t>)</m:t>
            </m:r>
          </m:sup>
        </m:sSup>
        <w:bookmarkEnd w:id="68"/>
        <m:r>
          <m:rPr>
            <m:sty m:val="p"/>
          </m:rPr>
          <w:rPr>
            <w:rFonts w:ascii="Cambria Math" w:eastAsiaTheme="minorEastAsia" w:hAnsi="Cambria Math"/>
            <w:rPrChange w:id="78" w:author="Ying Zhao" w:date="2024-04-11T16:43:00Z">
              <w:rPr>
                <w:rFonts w:ascii="Cambria Math" w:eastAsiaTheme="minorEastAsia" w:hAnsi="Cambria Math"/>
              </w:rPr>
            </w:rPrChange>
          </w:rPr>
          <m:t>)</m:t>
        </m:r>
      </m:oMath>
      <w:r w:rsidR="00731CE3">
        <w:rPr>
          <w:rFonts w:eastAsiaTheme="minorEastAsia"/>
        </w:rPr>
        <w:t xml:space="preserve"> </w:t>
      </w:r>
      <w:sdt>
        <w:sdtPr>
          <w:rPr>
            <w:rFonts w:eastAsiaTheme="minorEastAsia"/>
          </w:rPr>
          <w:id w:val="-1217576660"/>
          <w:citation/>
        </w:sdtPr>
        <w:sdtContent>
          <w:r w:rsidR="00731CE3">
            <w:rPr>
              <w:rFonts w:eastAsiaTheme="minorEastAsia"/>
            </w:rPr>
            <w:fldChar w:fldCharType="begin"/>
          </w:r>
          <w:r w:rsidR="00731CE3">
            <w:rPr>
              <w:rFonts w:eastAsiaTheme="minorEastAsia"/>
            </w:rPr>
            <w:instrText xml:space="preserve"> CITATION She21 \l 1033 </w:instrText>
          </w:r>
          <w:r w:rsidR="00731CE3">
            <w:rPr>
              <w:rFonts w:eastAsiaTheme="minorEastAsia"/>
            </w:rPr>
            <w:fldChar w:fldCharType="separate"/>
          </w:r>
          <w:r w:rsidR="00515E06" w:rsidRPr="00515E06">
            <w:rPr>
              <w:rFonts w:eastAsiaTheme="minorEastAsia"/>
              <w:noProof/>
            </w:rPr>
            <w:t>[40]</w:t>
          </w:r>
          <w:r w:rsidR="00731CE3">
            <w:rPr>
              <w:rFonts w:eastAsiaTheme="minorEastAsia"/>
            </w:rPr>
            <w:fldChar w:fldCharType="end"/>
          </w:r>
        </w:sdtContent>
      </w:sdt>
      <w:r>
        <w:rPr>
          <w:rFonts w:eastAsiaTheme="minorEastAsia"/>
        </w:rPr>
        <w:t>, where</w:t>
      </w:r>
      <w:ins w:id="79" w:author="Ying Zhao" w:date="2024-04-11T16:42:00Z">
        <w:r w:rsidR="00FC3D2E">
          <w:rPr>
            <w:rFonts w:eastAsiaTheme="minorEastAsia"/>
          </w:rPr>
          <w:t xml:space="preserve"> </w:t>
        </w:r>
      </w:ins>
      <m:oMath>
        <m:sSub>
          <m:sSubPr>
            <m:ctrlPr>
              <w:ins w:id="80" w:author="Ying Zhao" w:date="2024-04-11T16:42:00Z">
                <w:rPr>
                  <w:rFonts w:ascii="Cambria Math" w:eastAsiaTheme="minorEastAsia" w:hAnsi="Cambria Math"/>
                  <w:rPrChange w:id="81" w:author="Ying Zhao" w:date="2024-04-11T16:43:00Z">
                    <w:rPr>
                      <w:rFonts w:ascii="Cambria Math" w:eastAsiaTheme="minorEastAsia" w:hAnsi="Cambria Math"/>
                      <w:i/>
                    </w:rPr>
                  </w:rPrChange>
                </w:rPr>
              </w:ins>
            </m:ctrlPr>
          </m:sSubPr>
          <m:e>
            <m:r>
              <w:ins w:id="82" w:author="Ying Zhao" w:date="2024-04-11T16:42:00Z">
                <w:rPr>
                  <w:rFonts w:ascii="Cambria Math" w:eastAsiaTheme="minorEastAsia" w:hAnsi="Cambria Math"/>
                </w:rPr>
                <m:t>H</m:t>
              </w:ins>
            </m:r>
          </m:e>
          <m:sub>
            <m:r>
              <w:ins w:id="83" w:author="Ying Zhao" w:date="2024-04-11T16:42:00Z">
                <m:rPr>
                  <m:sty m:val="p"/>
                </m:rPr>
                <w:rPr>
                  <w:rFonts w:ascii="Cambria Math" w:eastAsiaTheme="minorEastAsia" w:hAnsi="Cambria Math"/>
                  <w:rPrChange w:id="84" w:author="Ying Zhao" w:date="2024-04-11T16:43:00Z">
                    <w:rPr>
                      <w:rFonts w:ascii="Cambria Math" w:eastAsiaTheme="minorEastAsia" w:hAnsi="Cambria Math" w:cs="Calibri"/>
                      <w:vertAlign w:val="subscript"/>
                    </w:rPr>
                  </w:rPrChange>
                </w:rPr>
                <m:t>ν</m:t>
              </w:ins>
            </m:r>
          </m:sub>
        </m:sSub>
      </m:oMath>
      <w:r>
        <w:rPr>
          <w:rFonts w:eastAsiaTheme="minorEastAsia"/>
        </w:rPr>
        <w:t xml:space="preserve"> </w:t>
      </w:r>
      <w:del w:id="85" w:author="Ying Zhao" w:date="2024-04-11T16:42:00Z">
        <w:r w:rsidRPr="00AE513D" w:rsidDel="00FC3D2E">
          <w:rPr>
            <w:rFonts w:eastAsiaTheme="minorEastAsia"/>
            <w:rPrChange w:id="86" w:author="Ying Zhao" w:date="2024-04-11T16:43:00Z">
              <w:rPr>
                <w:rFonts w:eastAsiaTheme="minorEastAsia"/>
                <w:i/>
                <w:iCs/>
              </w:rPr>
            </w:rPrChange>
          </w:rPr>
          <w:delText>H</w:delText>
        </w:r>
        <w:r w:rsidRPr="00AE513D" w:rsidDel="00FC3D2E">
          <w:rPr>
            <w:rFonts w:eastAsiaTheme="minorEastAsia"/>
            <w:rPrChange w:id="87" w:author="Ying Zhao" w:date="2024-04-11T16:43:00Z">
              <w:rPr>
                <w:rFonts w:ascii="Calibri" w:eastAsiaTheme="minorEastAsia" w:hAnsi="Calibri" w:cs="Calibri"/>
                <w:i/>
                <w:iCs/>
                <w:vertAlign w:val="subscript"/>
              </w:rPr>
            </w:rPrChange>
          </w:rPr>
          <w:delText>v</w:delText>
        </w:r>
      </w:del>
      <w:del w:id="88" w:author="Ying Zhao" w:date="2024-04-11T16:43:00Z">
        <w:r w:rsidDel="00AE513D">
          <w:rPr>
            <w:rFonts w:eastAsiaTheme="minorEastAsia"/>
          </w:rPr>
          <w:delText xml:space="preserve"> </w:delText>
        </w:r>
      </w:del>
      <w:r>
        <w:rPr>
          <w:rFonts w:eastAsiaTheme="minorEastAsia"/>
        </w:rPr>
        <w:t xml:space="preserve">and </w:t>
      </w:r>
      <w:del w:id="89" w:author="Ying Zhao" w:date="2024-04-11T16:43:00Z">
        <w:r w:rsidRPr="00AE513D" w:rsidDel="00FC3D2E">
          <w:rPr>
            <w:rFonts w:eastAsiaTheme="minorEastAsia"/>
            <w:rPrChange w:id="90" w:author="Ying Zhao" w:date="2024-04-11T16:43:00Z">
              <w:rPr>
                <w:rFonts w:eastAsiaTheme="minorEastAsia"/>
                <w:i/>
                <w:iCs/>
              </w:rPr>
            </w:rPrChange>
          </w:rPr>
          <w:delText>H</w:delText>
        </w:r>
        <w:r w:rsidRPr="00AE513D" w:rsidDel="00FC3D2E">
          <w:rPr>
            <w:rFonts w:eastAsiaTheme="minorEastAsia"/>
            <w:rPrChange w:id="91" w:author="Ying Zhao" w:date="2024-04-11T16:43:00Z">
              <w:rPr>
                <w:rFonts w:eastAsiaTheme="minorEastAsia" w:cs="Times New Roman"/>
                <w:i/>
                <w:iCs/>
                <w:vertAlign w:val="subscript"/>
              </w:rPr>
            </w:rPrChange>
          </w:rPr>
          <w:delText>µ</w:delText>
        </w:r>
      </w:del>
      <m:oMath>
        <m:sSub>
          <m:sSubPr>
            <m:ctrlPr>
              <w:ins w:id="92" w:author="Ying Zhao" w:date="2024-04-11T16:43:00Z">
                <w:rPr>
                  <w:rFonts w:ascii="Cambria Math" w:eastAsiaTheme="minorEastAsia" w:hAnsi="Cambria Math"/>
                  <w:rPrChange w:id="93" w:author="Ying Zhao" w:date="2024-04-11T16:43:00Z">
                    <w:rPr>
                      <w:rFonts w:ascii="Cambria Math" w:eastAsiaTheme="minorEastAsia" w:hAnsi="Cambria Math"/>
                      <w:i/>
                    </w:rPr>
                  </w:rPrChange>
                </w:rPr>
              </w:ins>
            </m:ctrlPr>
          </m:sSubPr>
          <m:e>
            <m:r>
              <w:ins w:id="94" w:author="Ying Zhao" w:date="2024-04-11T16:43:00Z">
                <w:rPr>
                  <w:rFonts w:ascii="Cambria Math" w:eastAsiaTheme="minorEastAsia" w:hAnsi="Cambria Math"/>
                </w:rPr>
                <m:t>H</m:t>
              </w:ins>
            </m:r>
          </m:e>
          <m:sub>
            <m:r>
              <w:ins w:id="95" w:author="Ying Zhao" w:date="2024-04-11T16:43:00Z">
                <w:rPr>
                  <w:rFonts w:ascii="Cambria Math" w:eastAsiaTheme="minorEastAsia" w:hAnsi="Cambria Math"/>
                </w:rPr>
                <m:t>μ</m:t>
              </w:ins>
            </m:r>
          </m:sub>
        </m:sSub>
      </m:oMath>
      <w:r>
        <w:rPr>
          <w:rFonts w:eastAsiaTheme="minorEastAsia"/>
        </w:rPr>
        <w:t xml:space="preserve"> represent the Hamiltonian of the system before and after the flip</w:t>
      </w:r>
      <w:del w:id="96" w:author="Ying Zhao" w:date="2024-04-11T16:41:00Z">
        <w:r w:rsidR="007517C4" w:rsidDel="00FC3D2E">
          <w:rPr>
            <w:rFonts w:eastAsiaTheme="minorEastAsia"/>
          </w:rPr>
          <w:delText xml:space="preserve"> </w:delText>
        </w:r>
      </w:del>
      <w:r>
        <w:rPr>
          <w:rFonts w:eastAsiaTheme="minorEastAsia"/>
        </w:rPr>
        <w:t xml:space="preserve">. It can be easily seen that </w:t>
      </w:r>
      <w:del w:id="97" w:author="Ying Zhao" w:date="2024-04-11T16:47:00Z">
        <w:r w:rsidDel="00AE513D">
          <w:rPr>
            <w:rFonts w:eastAsiaTheme="minorEastAsia"/>
          </w:rPr>
          <w:delText xml:space="preserve">a </w:delText>
        </w:r>
      </w:del>
      <w:r>
        <w:rPr>
          <w:rFonts w:eastAsiaTheme="minorEastAsia"/>
        </w:rPr>
        <w:t xml:space="preserve">higher IM </w:t>
      </w:r>
      <w:r>
        <w:rPr>
          <w:rFonts w:eastAsiaTheme="minorEastAsia"/>
        </w:rPr>
        <w:lastRenderedPageBreak/>
        <w:t>temperature</w:t>
      </w:r>
      <w:ins w:id="98" w:author="Ying Zhao" w:date="2024-04-11T16:47:00Z">
        <w:r w:rsidR="00AE513D">
          <w:rPr>
            <w:rFonts w:eastAsiaTheme="minorEastAsia"/>
          </w:rPr>
          <w:t>s</w:t>
        </w:r>
      </w:ins>
      <w:r>
        <w:rPr>
          <w:rFonts w:eastAsiaTheme="minorEastAsia"/>
        </w:rPr>
        <w:t xml:space="preserve"> lead</w:t>
      </w:r>
      <w:del w:id="99" w:author="Ying Zhao" w:date="2024-04-11T16:47:00Z">
        <w:r w:rsidDel="00AE513D">
          <w:rPr>
            <w:rFonts w:eastAsiaTheme="minorEastAsia"/>
          </w:rPr>
          <w:delText>s</w:delText>
        </w:r>
      </w:del>
      <w:r>
        <w:rPr>
          <w:rFonts w:eastAsiaTheme="minorEastAsia"/>
        </w:rPr>
        <w:t xml:space="preserve"> to </w:t>
      </w:r>
      <w:ins w:id="100" w:author="Ying Zhao" w:date="2024-04-11T16:47:00Z">
        <w:r w:rsidR="00AE513D">
          <w:rPr>
            <w:rFonts w:eastAsiaTheme="minorEastAsia"/>
          </w:rPr>
          <w:t xml:space="preserve">greater </w:t>
        </w:r>
      </w:ins>
      <w:del w:id="101" w:author="Ying Zhao" w:date="2024-04-11T16:47:00Z">
        <w:r w:rsidDel="00AE513D">
          <w:rPr>
            <w:rFonts w:eastAsiaTheme="minorEastAsia"/>
          </w:rPr>
          <w:delText xml:space="preserve">more </w:delText>
        </w:r>
      </w:del>
      <w:r>
        <w:rPr>
          <w:rFonts w:eastAsiaTheme="minorEastAsia"/>
        </w:rPr>
        <w:t xml:space="preserve">thermal fluctuations and </w:t>
      </w:r>
      <w:ins w:id="102" w:author="Ying Zhao" w:date="2024-04-11T16:47:00Z">
        <w:r w:rsidR="00AE513D">
          <w:rPr>
            <w:rFonts w:eastAsiaTheme="minorEastAsia"/>
          </w:rPr>
          <w:t>larger</w:t>
        </w:r>
      </w:ins>
      <w:del w:id="103" w:author="Ying Zhao" w:date="2024-04-11T16:47:00Z">
        <w:r w:rsidDel="00AE513D">
          <w:rPr>
            <w:rFonts w:eastAsiaTheme="minorEastAsia"/>
          </w:rPr>
          <w:delText>greater</w:delText>
        </w:r>
      </w:del>
      <w:r>
        <w:rPr>
          <w:rFonts w:eastAsiaTheme="minorEastAsia"/>
        </w:rPr>
        <w:t xml:space="preserve"> </w:t>
      </w:r>
      <w:r w:rsidR="007517C4">
        <w:rPr>
          <w:rFonts w:eastAsiaTheme="minorEastAsia"/>
        </w:rPr>
        <w:t>variances</w:t>
      </w:r>
      <w:r>
        <w:rPr>
          <w:rFonts w:eastAsiaTheme="minorEastAsia"/>
        </w:rPr>
        <w:t xml:space="preserve"> in the spin value distribution, while </w:t>
      </w:r>
      <w:del w:id="104" w:author="Ying Zhao" w:date="2024-04-11T16:47:00Z">
        <w:r w:rsidDel="00AE513D">
          <w:rPr>
            <w:rFonts w:eastAsiaTheme="minorEastAsia"/>
          </w:rPr>
          <w:delText xml:space="preserve">a </w:delText>
        </w:r>
      </w:del>
      <w:r>
        <w:rPr>
          <w:rFonts w:eastAsiaTheme="minorEastAsia"/>
        </w:rPr>
        <w:t>lower IM temperature</w:t>
      </w:r>
      <w:ins w:id="105" w:author="Ying Zhao" w:date="2024-04-11T16:47:00Z">
        <w:r w:rsidR="00AE513D">
          <w:rPr>
            <w:rFonts w:eastAsiaTheme="minorEastAsia"/>
          </w:rPr>
          <w:t xml:space="preserve">s </w:t>
        </w:r>
      </w:ins>
      <w:ins w:id="106" w:author="Ying Zhao" w:date="2024-04-11T16:48:00Z">
        <w:r w:rsidR="00AE513D">
          <w:rPr>
            <w:rFonts w:eastAsiaTheme="minorEastAsia"/>
          </w:rPr>
          <w:t xml:space="preserve">result in </w:t>
        </w:r>
      </w:ins>
      <w:del w:id="107" w:author="Ying Zhao" w:date="2024-04-11T16:48:00Z">
        <w:r w:rsidDel="00AE513D">
          <w:rPr>
            <w:rFonts w:eastAsiaTheme="minorEastAsia"/>
          </w:rPr>
          <w:delText xml:space="preserve"> shows </w:delText>
        </w:r>
      </w:del>
      <w:r w:rsidR="00CA1031">
        <w:rPr>
          <w:rFonts w:eastAsiaTheme="minorEastAsia"/>
        </w:rPr>
        <w:t>fewer</w:t>
      </w:r>
      <w:r>
        <w:rPr>
          <w:rFonts w:eastAsiaTheme="minorEastAsia"/>
        </w:rPr>
        <w:t xml:space="preserve"> fluctuations.</w:t>
      </w:r>
    </w:p>
    <w:p w14:paraId="4C219F0E" w14:textId="77777777" w:rsidR="0040504D" w:rsidRPr="00D641F9" w:rsidRDefault="0040504D" w:rsidP="0040504D">
      <w:pPr>
        <w:jc w:val="both"/>
        <w:rPr>
          <w:rFonts w:eastAsiaTheme="minorEastAsia"/>
        </w:rPr>
      </w:pPr>
    </w:p>
    <w:p w14:paraId="40DFA930" w14:textId="18799933" w:rsidR="0040504D" w:rsidRPr="00961214" w:rsidRDefault="0040504D" w:rsidP="00961214">
      <w:pPr>
        <w:pStyle w:val="Heading2"/>
        <w:numPr>
          <w:ilvl w:val="0"/>
          <w:numId w:val="30"/>
        </w:numPr>
        <w:jc w:val="both"/>
      </w:pPr>
      <w:bookmarkStart w:id="108" w:name="_Toc155644305"/>
      <w:r w:rsidRPr="00961214">
        <w:t xml:space="preserve">Continuous </w:t>
      </w:r>
      <w:r w:rsidR="004711A6">
        <w:t>s</w:t>
      </w:r>
      <w:r w:rsidRPr="00961214">
        <w:t>pin Ising model</w:t>
      </w:r>
      <w:bookmarkEnd w:id="108"/>
    </w:p>
    <w:p w14:paraId="5F6A6CC1" w14:textId="0F0677E3" w:rsidR="0040504D" w:rsidRDefault="0040504D" w:rsidP="0040504D">
      <w:pPr>
        <w:jc w:val="both"/>
        <w:rPr>
          <w:rFonts w:eastAsiaTheme="minorEastAsia"/>
        </w:rPr>
      </w:pPr>
      <w:r>
        <w:rPr>
          <w:rFonts w:eastAsiaTheme="minorEastAsia"/>
        </w:rPr>
        <w:t>Most</w:t>
      </w:r>
      <w:r w:rsidR="003F79DE">
        <w:rPr>
          <w:rFonts w:eastAsiaTheme="minorEastAsia"/>
        </w:rPr>
        <w:t xml:space="preserve"> of the</w:t>
      </w:r>
      <w:r>
        <w:rPr>
          <w:rFonts w:eastAsiaTheme="minorEastAsia"/>
        </w:rPr>
        <w:t xml:space="preserve"> </w:t>
      </w:r>
      <w:r w:rsidR="003F79DE">
        <w:rPr>
          <w:rFonts w:eastAsiaTheme="minorEastAsia"/>
        </w:rPr>
        <w:t>literature</w:t>
      </w:r>
      <w:r w:rsidR="005553BB">
        <w:rPr>
          <w:rFonts w:eastAsiaTheme="minorEastAsia"/>
        </w:rPr>
        <w:t xml:space="preserve"> </w:t>
      </w:r>
      <w:r>
        <w:rPr>
          <w:rFonts w:eastAsiaTheme="minorEastAsia"/>
        </w:rPr>
        <w:t xml:space="preserve"> </w:t>
      </w:r>
      <w:r w:rsidR="003F79DE">
        <w:rPr>
          <w:rFonts w:eastAsiaTheme="minorEastAsia"/>
        </w:rPr>
        <w:t>on</w:t>
      </w:r>
      <w:r>
        <w:rPr>
          <w:rFonts w:eastAsiaTheme="minorEastAsia"/>
        </w:rPr>
        <w:t xml:space="preserve"> the IM </w:t>
      </w:r>
      <w:r w:rsidR="003F79DE">
        <w:rPr>
          <w:rFonts w:eastAsiaTheme="minorEastAsia"/>
        </w:rPr>
        <w:t xml:space="preserve">cited in earlier sections </w:t>
      </w:r>
      <w:sdt>
        <w:sdtPr>
          <w:rPr>
            <w:rFonts w:eastAsiaTheme="minorEastAsia"/>
          </w:rPr>
          <w:id w:val="-1396509372"/>
          <w:citation/>
        </w:sdtPr>
        <w:sdtContent>
          <w:r w:rsidR="002B10E0">
            <w:rPr>
              <w:rFonts w:eastAsiaTheme="minorEastAsia"/>
            </w:rPr>
            <w:fldChar w:fldCharType="begin"/>
          </w:r>
          <w:r w:rsidR="002B10E0">
            <w:rPr>
              <w:rFonts w:eastAsiaTheme="minorEastAsia"/>
            </w:rPr>
            <w:instrText xml:space="preserve"> CITATION Isi25 \l 1033 </w:instrText>
          </w:r>
          <w:r w:rsidR="002B10E0">
            <w:rPr>
              <w:rFonts w:eastAsiaTheme="minorEastAsia"/>
            </w:rPr>
            <w:fldChar w:fldCharType="separate"/>
          </w:r>
          <w:r w:rsidR="00515E06" w:rsidRPr="00515E06">
            <w:rPr>
              <w:rFonts w:eastAsiaTheme="minorEastAsia"/>
              <w:noProof/>
            </w:rPr>
            <w:t>[7]</w:t>
          </w:r>
          <w:r w:rsidR="002B10E0">
            <w:rPr>
              <w:rFonts w:eastAsiaTheme="minorEastAsia"/>
            </w:rPr>
            <w:fldChar w:fldCharType="end"/>
          </w:r>
        </w:sdtContent>
      </w:sdt>
      <w:sdt>
        <w:sdtPr>
          <w:rPr>
            <w:rFonts w:eastAsiaTheme="minorEastAsia"/>
          </w:rPr>
          <w:id w:val="618341120"/>
          <w:citation/>
        </w:sdtPr>
        <w:sdtContent>
          <w:r w:rsidR="002B10E0">
            <w:rPr>
              <w:rFonts w:eastAsiaTheme="minorEastAsia"/>
            </w:rPr>
            <w:fldChar w:fldCharType="begin"/>
          </w:r>
          <w:r w:rsidR="002B10E0">
            <w:rPr>
              <w:rFonts w:eastAsiaTheme="minorEastAsia"/>
            </w:rPr>
            <w:instrText xml:space="preserve"> CITATION Bru67 \l 1033 </w:instrText>
          </w:r>
          <w:r w:rsidR="002B10E0">
            <w:rPr>
              <w:rFonts w:eastAsiaTheme="minorEastAsia"/>
            </w:rPr>
            <w:fldChar w:fldCharType="separate"/>
          </w:r>
          <w:r w:rsidR="00515E06">
            <w:rPr>
              <w:rFonts w:eastAsiaTheme="minorEastAsia"/>
              <w:noProof/>
            </w:rPr>
            <w:t xml:space="preserve"> </w:t>
          </w:r>
          <w:r w:rsidR="00515E06" w:rsidRPr="00515E06">
            <w:rPr>
              <w:rFonts w:eastAsiaTheme="minorEastAsia"/>
              <w:noProof/>
            </w:rPr>
            <w:t>[8]</w:t>
          </w:r>
          <w:r w:rsidR="002B10E0">
            <w:rPr>
              <w:rFonts w:eastAsiaTheme="minorEastAsia"/>
            </w:rPr>
            <w:fldChar w:fldCharType="end"/>
          </w:r>
        </w:sdtContent>
      </w:sdt>
      <w:r w:rsidR="002B10E0">
        <w:rPr>
          <w:rFonts w:eastAsiaTheme="minorEastAsia"/>
        </w:rPr>
        <w:t xml:space="preserve"> </w:t>
      </w:r>
      <w:sdt>
        <w:sdtPr>
          <w:rPr>
            <w:rFonts w:eastAsiaTheme="minorEastAsia"/>
          </w:rPr>
          <w:id w:val="1806579867"/>
          <w:citation/>
        </w:sdtPr>
        <w:sdtContent>
          <w:r w:rsidR="002B10E0">
            <w:rPr>
              <w:rFonts w:eastAsiaTheme="minorEastAsia"/>
            </w:rPr>
            <w:fldChar w:fldCharType="begin"/>
          </w:r>
          <w:r w:rsidR="002B10E0">
            <w:rPr>
              <w:rFonts w:eastAsiaTheme="minorEastAsia"/>
            </w:rPr>
            <w:instrText xml:space="preserve"> CITATION Maj01 \l 1033 </w:instrText>
          </w:r>
          <w:r w:rsidR="002B10E0">
            <w:rPr>
              <w:rFonts w:eastAsiaTheme="minorEastAsia"/>
            </w:rPr>
            <w:fldChar w:fldCharType="separate"/>
          </w:r>
          <w:r w:rsidR="00515E06" w:rsidRPr="00515E06">
            <w:rPr>
              <w:rFonts w:eastAsiaTheme="minorEastAsia"/>
              <w:noProof/>
            </w:rPr>
            <w:t>[19]</w:t>
          </w:r>
          <w:r w:rsidR="002B10E0">
            <w:rPr>
              <w:rFonts w:eastAsiaTheme="minorEastAsia"/>
            </w:rPr>
            <w:fldChar w:fldCharType="end"/>
          </w:r>
        </w:sdtContent>
      </w:sdt>
      <w:r w:rsidR="002B10E0">
        <w:rPr>
          <w:rFonts w:eastAsiaTheme="minorEastAsia"/>
        </w:rPr>
        <w:t xml:space="preserve"> </w:t>
      </w:r>
      <w:sdt>
        <w:sdtPr>
          <w:rPr>
            <w:rFonts w:eastAsiaTheme="minorEastAsia"/>
          </w:rPr>
          <w:id w:val="664132560"/>
          <w:citation/>
        </w:sdtPr>
        <w:sdtContent>
          <w:r w:rsidR="002B10E0">
            <w:rPr>
              <w:rFonts w:eastAsiaTheme="minorEastAsia"/>
            </w:rPr>
            <w:fldChar w:fldCharType="begin"/>
          </w:r>
          <w:r w:rsidR="002B10E0">
            <w:rPr>
              <w:rFonts w:eastAsiaTheme="minorEastAsia"/>
            </w:rPr>
            <w:instrText xml:space="preserve"> CITATION Ste23 \l 1033 </w:instrText>
          </w:r>
          <w:r w:rsidR="002B10E0">
            <w:rPr>
              <w:rFonts w:eastAsiaTheme="minorEastAsia"/>
            </w:rPr>
            <w:fldChar w:fldCharType="separate"/>
          </w:r>
          <w:r w:rsidR="00515E06" w:rsidRPr="00515E06">
            <w:rPr>
              <w:rFonts w:eastAsiaTheme="minorEastAsia"/>
              <w:noProof/>
            </w:rPr>
            <w:t>[26]</w:t>
          </w:r>
          <w:r w:rsidR="002B10E0">
            <w:rPr>
              <w:rFonts w:eastAsiaTheme="minorEastAsia"/>
            </w:rPr>
            <w:fldChar w:fldCharType="end"/>
          </w:r>
        </w:sdtContent>
      </w:sdt>
      <w:sdt>
        <w:sdtPr>
          <w:rPr>
            <w:rFonts w:eastAsiaTheme="minorEastAsia"/>
          </w:rPr>
          <w:id w:val="1066918062"/>
          <w:citation/>
        </w:sdtPr>
        <w:sdtContent>
          <w:r w:rsidR="002B10E0">
            <w:rPr>
              <w:rFonts w:eastAsiaTheme="minorEastAsia"/>
            </w:rPr>
            <w:fldChar w:fldCharType="begin"/>
          </w:r>
          <w:r w:rsidR="002B10E0">
            <w:rPr>
              <w:rFonts w:eastAsiaTheme="minorEastAsia"/>
            </w:rPr>
            <w:instrText xml:space="preserve"> CITATION MaY19 \l 1033 </w:instrText>
          </w:r>
          <w:r w:rsidR="002B10E0">
            <w:rPr>
              <w:rFonts w:eastAsiaTheme="minorEastAsia"/>
            </w:rPr>
            <w:fldChar w:fldCharType="separate"/>
          </w:r>
          <w:r w:rsidR="00515E06">
            <w:rPr>
              <w:rFonts w:eastAsiaTheme="minorEastAsia"/>
              <w:noProof/>
            </w:rPr>
            <w:t xml:space="preserve"> </w:t>
          </w:r>
          <w:r w:rsidR="00515E06" w:rsidRPr="00515E06">
            <w:rPr>
              <w:rFonts w:eastAsiaTheme="minorEastAsia"/>
              <w:noProof/>
            </w:rPr>
            <w:t>[27]</w:t>
          </w:r>
          <w:r w:rsidR="002B10E0">
            <w:rPr>
              <w:rFonts w:eastAsiaTheme="minorEastAsia"/>
            </w:rPr>
            <w:fldChar w:fldCharType="end"/>
          </w:r>
        </w:sdtContent>
      </w:sdt>
      <w:r w:rsidR="003F79DE">
        <w:rPr>
          <w:rFonts w:eastAsiaTheme="minorEastAsia"/>
        </w:rPr>
        <w:t xml:space="preserve"> </w:t>
      </w:r>
      <w:r>
        <w:rPr>
          <w:rFonts w:eastAsiaTheme="minorEastAsia"/>
        </w:rPr>
        <w:t xml:space="preserve">focus on binary values of the spins, i.e., </w:t>
      </w:r>
      <m:oMath>
        <m:sSub>
          <m:sSubPr>
            <m:ctrlPr>
              <w:rPr>
                <w:rFonts w:ascii="Cambria Math" w:eastAsiaTheme="minorEastAsia" w:hAnsi="Cambria Math"/>
                <w:rPrChange w:id="109" w:author="Ying Zhao" w:date="2024-04-11T16:44:00Z">
                  <w:rPr>
                    <w:rFonts w:ascii="Cambria Math" w:hAnsi="Cambria Math"/>
                    <w:i/>
                  </w:rPr>
                </w:rPrChange>
              </w:rPr>
            </m:ctrlPr>
          </m:sSubPr>
          <m:e>
            <m:r>
              <w:rPr>
                <w:rFonts w:ascii="Cambria Math" w:eastAsiaTheme="minorEastAsia" w:hAnsi="Cambria Math"/>
                <w:rPrChange w:id="110" w:author="Ying Zhao" w:date="2024-04-11T16:44:00Z">
                  <w:rPr>
                    <w:rFonts w:ascii="Cambria Math" w:hAnsi="Cambria Math"/>
                  </w:rPr>
                </w:rPrChange>
              </w:rPr>
              <m:t>σ</m:t>
            </m:r>
          </m:e>
          <m:sub>
            <m:r>
              <w:rPr>
                <w:rFonts w:ascii="Cambria Math" w:eastAsiaTheme="minorEastAsia" w:hAnsi="Cambria Math"/>
                <w:rPrChange w:id="111" w:author="Ying Zhao" w:date="2024-04-11T16:44:00Z">
                  <w:rPr>
                    <w:rFonts w:ascii="Cambria Math" w:hAnsi="Cambria Math"/>
                  </w:rPr>
                </w:rPrChange>
              </w:rPr>
              <m:t>i</m:t>
            </m:r>
          </m:sub>
        </m:sSub>
      </m:oMath>
      <w:r>
        <w:rPr>
          <w:rFonts w:eastAsiaTheme="minorEastAsia"/>
        </w:rPr>
        <w:t xml:space="preserve"> taking values of +1 or </w:t>
      </w:r>
      <m:oMath>
        <m:r>
          <m:rPr>
            <m:sty m:val="p"/>
          </m:rPr>
          <w:rPr>
            <w:rFonts w:ascii="Cambria Math" w:eastAsiaTheme="minorEastAsia" w:hAnsi="Cambria Math"/>
            <w:rPrChange w:id="112" w:author="Ying Zhao" w:date="2024-04-11T16:44:00Z">
              <w:rPr>
                <w:rFonts w:ascii="Cambria Math" w:hAnsi="Cambria Math"/>
              </w:rPr>
            </w:rPrChange>
          </w:rPr>
          <m:t>-1</m:t>
        </m:r>
      </m:oMath>
      <w:r>
        <w:rPr>
          <w:rFonts w:eastAsiaTheme="minorEastAsia"/>
        </w:rPr>
        <w:t xml:space="preserve"> only. However, the sea ice data for each lattice location takes varying values between 0 and 1 that represent the percentage of ice coverage. Therefore, we generalize the IM to allow for continuous spin values that can take any real number between </w:t>
      </w:r>
      <m:oMath>
        <m:r>
          <m:rPr>
            <m:sty m:val="p"/>
          </m:rPr>
          <w:rPr>
            <w:rFonts w:ascii="Cambria Math" w:eastAsiaTheme="minorEastAsia" w:hAnsi="Cambria Math"/>
            <w:rPrChange w:id="113" w:author="Ying Zhao" w:date="2024-04-11T16:44:00Z">
              <w:rPr>
                <w:rFonts w:ascii="Cambria Math" w:hAnsi="Cambria Math"/>
              </w:rPr>
            </w:rPrChange>
          </w:rPr>
          <m:t>-</m:t>
        </m:r>
      </m:oMath>
      <w:r>
        <w:rPr>
          <w:rFonts w:eastAsiaTheme="minorEastAsia"/>
        </w:rPr>
        <w:t>1 and +1. This generalization enables the IM to examine more realistic systems, but also adds a high degree of complexity to the mathematical solutions. Past research has studied phase transitions and critical behaviors of the continuous IM</w:t>
      </w:r>
      <w:sdt>
        <w:sdtPr>
          <w:rPr>
            <w:rFonts w:eastAsiaTheme="minorEastAsia"/>
          </w:rPr>
          <w:id w:val="-902359903"/>
          <w:citation/>
        </w:sdtPr>
        <w:sdtContent>
          <w:r>
            <w:rPr>
              <w:rFonts w:eastAsiaTheme="minorEastAsia"/>
            </w:rPr>
            <w:fldChar w:fldCharType="begin"/>
          </w:r>
          <w:r w:rsidRPr="00AE513D">
            <w:rPr>
              <w:rFonts w:eastAsiaTheme="minorEastAsia"/>
              <w:rPrChange w:id="114" w:author="Ying Zhao" w:date="2024-04-11T16:44:00Z">
                <w:rPr>
                  <w:rFonts w:eastAsiaTheme="minorEastAsia"/>
                  <w:color w:val="000000"/>
                  <w:vertAlign w:val="superscript"/>
                </w:rPr>
              </w:rPrChange>
            </w:rPr>
            <w:instrText xml:space="preserve"> CITATION Syl78 \l 1033 </w:instrText>
          </w:r>
          <w:r>
            <w:rPr>
              <w:rFonts w:eastAsiaTheme="minorEastAsia"/>
            </w:rPr>
            <w:fldChar w:fldCharType="separate"/>
          </w:r>
          <w:r w:rsidR="00515E06">
            <w:rPr>
              <w:rFonts w:eastAsiaTheme="minorEastAsia"/>
              <w:noProof/>
            </w:rPr>
            <w:t xml:space="preserve"> </w:t>
          </w:r>
          <w:r w:rsidR="00515E06" w:rsidRPr="00515E06">
            <w:rPr>
              <w:rFonts w:eastAsiaTheme="minorEastAsia"/>
              <w:noProof/>
            </w:rPr>
            <w:t>[2]</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AE513D">
            <w:rPr>
              <w:rFonts w:eastAsiaTheme="minorEastAsia"/>
              <w:rPrChange w:id="115" w:author="Ying Zhao" w:date="2024-04-11T16:44:00Z">
                <w:rPr>
                  <w:rFonts w:eastAsiaTheme="minorEastAsia"/>
                  <w:color w:val="000000"/>
                  <w:vertAlign w:val="superscript"/>
                </w:rPr>
              </w:rPrChange>
            </w:rPr>
            <w:instrText xml:space="preserve"> CITATION Bay99 \l 1033 </w:instrText>
          </w:r>
          <w:r>
            <w:rPr>
              <w:rFonts w:eastAsiaTheme="minorEastAsia"/>
            </w:rPr>
            <w:fldChar w:fldCharType="separate"/>
          </w:r>
          <w:r w:rsidR="00515E06">
            <w:rPr>
              <w:rFonts w:eastAsiaTheme="minorEastAsia"/>
              <w:noProof/>
            </w:rPr>
            <w:t xml:space="preserve"> </w:t>
          </w:r>
          <w:r w:rsidR="00515E06" w:rsidRPr="00515E06">
            <w:rPr>
              <w:rFonts w:eastAsiaTheme="minorEastAsia"/>
              <w:noProof/>
            </w:rPr>
            <w:t>[3]</w:t>
          </w:r>
          <w:r>
            <w:rPr>
              <w:rFonts w:eastAsiaTheme="minorEastAsia"/>
            </w:rPr>
            <w:fldChar w:fldCharType="end"/>
          </w:r>
        </w:sdtContent>
      </w:sdt>
      <w:r>
        <w:rPr>
          <w:rFonts w:eastAsiaTheme="minorEastAsia"/>
        </w:rPr>
        <w:t xml:space="preserve">.  Recently, an IM with variable power-law spin strengths was studied with its rich phase diagram </w:t>
      </w:r>
      <w:sdt>
        <w:sdtPr>
          <w:rPr>
            <w:rFonts w:eastAsiaTheme="minorEastAsia"/>
          </w:rPr>
          <w:id w:val="1783769770"/>
          <w:citation/>
        </w:sdtPr>
        <w:sdtContent>
          <w:r>
            <w:rPr>
              <w:rFonts w:eastAsiaTheme="minorEastAsia"/>
            </w:rPr>
            <w:fldChar w:fldCharType="begin"/>
          </w:r>
          <w:r w:rsidR="00335273" w:rsidRPr="00AE513D">
            <w:rPr>
              <w:rFonts w:eastAsiaTheme="minorEastAsia"/>
              <w:rPrChange w:id="116" w:author="Ying Zhao" w:date="2024-04-11T16:44:00Z">
                <w:rPr>
                  <w:rFonts w:eastAsiaTheme="minorEastAsia"/>
                  <w:color w:val="000000"/>
                  <w:vertAlign w:val="superscript"/>
                </w:rPr>
              </w:rPrChange>
            </w:rPr>
            <w:instrText xml:space="preserve">CITATION Kra20 \l 1033 </w:instrText>
          </w:r>
          <w:r>
            <w:rPr>
              <w:rFonts w:eastAsiaTheme="minorEastAsia"/>
            </w:rPr>
            <w:fldChar w:fldCharType="separate"/>
          </w:r>
          <w:r w:rsidR="00515E06" w:rsidRPr="00515E06">
            <w:rPr>
              <w:rFonts w:eastAsiaTheme="minorEastAsia"/>
              <w:noProof/>
            </w:rPr>
            <w:t>[41]</w:t>
          </w:r>
          <w:r>
            <w:rPr>
              <w:rFonts w:eastAsiaTheme="minorEastAsia"/>
            </w:rPr>
            <w:fldChar w:fldCharType="end"/>
          </w:r>
        </w:sdtContent>
      </w:sdt>
      <w:r>
        <w:rPr>
          <w:rFonts w:eastAsiaTheme="minorEastAsia"/>
        </w:rPr>
        <w:t>.</w:t>
      </w:r>
    </w:p>
    <w:p w14:paraId="10DB0B8C" w14:textId="77777777" w:rsidR="0040504D" w:rsidRDefault="0040504D" w:rsidP="0040504D">
      <w:pPr>
        <w:jc w:val="both"/>
        <w:rPr>
          <w:rFonts w:eastAsiaTheme="minorEastAsia"/>
        </w:rPr>
      </w:pPr>
      <w:r>
        <w:rPr>
          <w:rFonts w:eastAsiaTheme="minorEastAsia"/>
        </w:rPr>
        <w:t xml:space="preserve">The </w:t>
      </w:r>
      <w:r w:rsidRPr="00AE513D">
        <w:rPr>
          <w:rFonts w:eastAsiaTheme="minorEastAsia"/>
          <w:rPrChange w:id="117" w:author="Ying Zhao" w:date="2024-04-11T16:44:00Z">
            <w:rPr/>
          </w:rPrChange>
        </w:rPr>
        <w:t xml:space="preserve">Hamiltonian function of the continuous spin IM is represented by the same Equation (1). However, </w:t>
      </w:r>
      <m:oMath>
        <m:sSub>
          <m:sSubPr>
            <m:ctrlPr>
              <w:rPr>
                <w:rFonts w:ascii="Cambria Math" w:eastAsiaTheme="minorEastAsia" w:hAnsi="Cambria Math"/>
                <w:rPrChange w:id="118" w:author="Ying Zhao" w:date="2024-04-11T16:44:00Z">
                  <w:rPr>
                    <w:rFonts w:ascii="Cambria Math" w:hAnsi="Cambria Math"/>
                    <w:i/>
                  </w:rPr>
                </w:rPrChange>
              </w:rPr>
            </m:ctrlPr>
          </m:sSubPr>
          <m:e>
            <m:r>
              <w:rPr>
                <w:rFonts w:ascii="Cambria Math" w:eastAsiaTheme="minorEastAsia" w:hAnsi="Cambria Math"/>
                <w:rPrChange w:id="119" w:author="Ying Zhao" w:date="2024-04-11T16:44:00Z">
                  <w:rPr>
                    <w:rFonts w:ascii="Cambria Math" w:hAnsi="Cambria Math"/>
                  </w:rPr>
                </w:rPrChange>
              </w:rPr>
              <m:t>σ</m:t>
            </m:r>
          </m:e>
          <m:sub>
            <m:r>
              <w:rPr>
                <w:rFonts w:ascii="Cambria Math" w:eastAsiaTheme="minorEastAsia" w:hAnsi="Cambria Math"/>
                <w:rPrChange w:id="120" w:author="Ying Zhao" w:date="2024-04-11T16:44:00Z">
                  <w:rPr>
                    <w:rFonts w:ascii="Cambria Math" w:hAnsi="Cambria Math"/>
                  </w:rPr>
                </w:rPrChange>
              </w:rPr>
              <m:t>i</m:t>
            </m:r>
          </m:sub>
        </m:sSub>
      </m:oMath>
      <w:r>
        <w:rPr>
          <w:rFonts w:eastAsiaTheme="minorEastAsia"/>
        </w:rPr>
        <w:t xml:space="preserve"> now takes continuous values between </w:t>
      </w:r>
      <m:oMath>
        <m:r>
          <m:rPr>
            <m:sty m:val="p"/>
          </m:rPr>
          <w:rPr>
            <w:rFonts w:ascii="Cambria Math" w:eastAsiaTheme="minorEastAsia" w:hAnsi="Cambria Math"/>
          </w:rPr>
          <m:t>+</m:t>
        </m:r>
        <m:r>
          <m:rPr>
            <m:sty m:val="p"/>
          </m:rPr>
          <w:rPr>
            <w:rFonts w:ascii="Cambria Math" w:eastAsiaTheme="minorEastAsia" w:hAnsi="Cambria Math"/>
            <w:rPrChange w:id="121" w:author="Ying Zhao" w:date="2024-04-11T16:44:00Z">
              <w:rPr>
                <w:rFonts w:ascii="Cambria Math" w:hAnsi="Cambria Math"/>
              </w:rPr>
            </w:rPrChange>
          </w:rPr>
          <m:t>1</m:t>
        </m:r>
      </m:oMath>
      <w:r>
        <w:rPr>
          <w:rFonts w:eastAsiaTheme="minorEastAsia"/>
        </w:rPr>
        <w:t xml:space="preserve"> and </w:t>
      </w:r>
      <m:oMath>
        <m:r>
          <m:rPr>
            <m:sty m:val="p"/>
          </m:rPr>
          <w:rPr>
            <w:rFonts w:ascii="Cambria Math" w:eastAsiaTheme="minorEastAsia" w:hAnsi="Cambria Math"/>
            <w:rPrChange w:id="122" w:author="Ying Zhao" w:date="2024-04-11T16:44:00Z">
              <w:rPr>
                <w:rFonts w:ascii="Cambria Math" w:hAnsi="Cambria Math"/>
              </w:rPr>
            </w:rPrChange>
          </w:rPr>
          <m:t>-</m:t>
        </m:r>
      </m:oMath>
      <w:r>
        <w:rPr>
          <w:rFonts w:eastAsiaTheme="minorEastAsia"/>
        </w:rPr>
        <w:t xml:space="preserve">1; </w:t>
      </w:r>
      <m:oMath>
        <m:sSub>
          <m:sSubPr>
            <m:ctrlPr>
              <w:rPr>
                <w:rFonts w:ascii="Cambria Math" w:eastAsiaTheme="minorEastAsia" w:hAnsi="Cambria Math"/>
                <w:rPrChange w:id="123" w:author="Ying Zhao" w:date="2024-04-11T16:44:00Z">
                  <w:rPr>
                    <w:rFonts w:ascii="Cambria Math" w:hAnsi="Cambria Math"/>
                    <w:i/>
                  </w:rPr>
                </w:rPrChange>
              </w:rPr>
            </m:ctrlPr>
          </m:sSubPr>
          <m:e>
            <m:r>
              <m:rPr>
                <m:sty m:val="p"/>
              </m:rPr>
              <w:rPr>
                <w:rFonts w:ascii="Cambria Math" w:eastAsiaTheme="minorEastAsia" w:hAnsi="Cambria Math"/>
                <w:rPrChange w:id="124" w:author="Ying Zhao" w:date="2024-04-11T16:44:00Z">
                  <w:rPr>
                    <w:rFonts w:ascii="Cambria Math" w:hAnsi="Cambria Math"/>
                  </w:rPr>
                </w:rPrChange>
              </w:rPr>
              <m:t>-</m:t>
            </m:r>
            <m:r>
              <w:rPr>
                <w:rFonts w:ascii="Cambria Math" w:eastAsiaTheme="minorEastAsia" w:hAnsi="Cambria Math"/>
                <w:rPrChange w:id="125" w:author="Ying Zhao" w:date="2024-04-11T16:44:00Z">
                  <w:rPr>
                    <w:rFonts w:ascii="Cambria Math" w:hAnsi="Cambria Math"/>
                  </w:rPr>
                </w:rPrChange>
              </w:rPr>
              <m:t>J</m:t>
            </m:r>
          </m:e>
          <m:sub>
            <m:r>
              <w:rPr>
                <w:rFonts w:ascii="Cambria Math" w:eastAsiaTheme="minorEastAsia" w:hAnsi="Cambria Math"/>
                <w:rPrChange w:id="126" w:author="Ying Zhao" w:date="2024-04-11T16:44:00Z">
                  <w:rPr>
                    <w:rFonts w:ascii="Cambria Math" w:hAnsi="Cambria Math"/>
                  </w:rPr>
                </w:rPrChange>
              </w:rPr>
              <m:t>ij</m:t>
            </m:r>
          </m:sub>
        </m:sSub>
        <m:sSub>
          <m:sSubPr>
            <m:ctrlPr>
              <w:rPr>
                <w:rFonts w:ascii="Cambria Math" w:eastAsiaTheme="minorEastAsia" w:hAnsi="Cambria Math"/>
                <w:rPrChange w:id="127" w:author="Ying Zhao" w:date="2024-04-11T16:44:00Z">
                  <w:rPr>
                    <w:rFonts w:ascii="Cambria Math" w:hAnsi="Cambria Math"/>
                    <w:i/>
                  </w:rPr>
                </w:rPrChange>
              </w:rPr>
            </m:ctrlPr>
          </m:sSubPr>
          <m:e>
            <m:r>
              <w:rPr>
                <w:rFonts w:ascii="Cambria Math" w:eastAsiaTheme="minorEastAsia" w:hAnsi="Cambria Math"/>
                <w:rPrChange w:id="128" w:author="Ying Zhao" w:date="2024-04-11T16:44:00Z">
                  <w:rPr>
                    <w:rFonts w:ascii="Cambria Math" w:hAnsi="Cambria Math"/>
                  </w:rPr>
                </w:rPrChange>
              </w:rPr>
              <m:t>σ</m:t>
            </m:r>
          </m:e>
          <m:sub>
            <m:r>
              <w:rPr>
                <w:rFonts w:ascii="Cambria Math" w:eastAsiaTheme="minorEastAsia" w:hAnsi="Cambria Math"/>
                <w:rPrChange w:id="129" w:author="Ying Zhao" w:date="2024-04-11T16:44:00Z">
                  <w:rPr>
                    <w:rFonts w:ascii="Cambria Math" w:hAnsi="Cambria Math"/>
                  </w:rPr>
                </w:rPrChange>
              </w:rPr>
              <m:t>i</m:t>
            </m:r>
          </m:sub>
        </m:sSub>
        <m:sSub>
          <m:sSubPr>
            <m:ctrlPr>
              <w:rPr>
                <w:rFonts w:ascii="Cambria Math" w:eastAsiaTheme="minorEastAsia" w:hAnsi="Cambria Math"/>
                <w:rPrChange w:id="130" w:author="Ying Zhao" w:date="2024-04-11T16:44:00Z">
                  <w:rPr>
                    <w:rFonts w:ascii="Cambria Math" w:hAnsi="Cambria Math"/>
                    <w:i/>
                  </w:rPr>
                </w:rPrChange>
              </w:rPr>
            </m:ctrlPr>
          </m:sSubPr>
          <m:e>
            <m:r>
              <w:rPr>
                <w:rFonts w:ascii="Cambria Math" w:eastAsiaTheme="minorEastAsia" w:hAnsi="Cambria Math"/>
                <w:rPrChange w:id="131" w:author="Ying Zhao" w:date="2024-04-11T16:44:00Z">
                  <w:rPr>
                    <w:rFonts w:ascii="Cambria Math" w:hAnsi="Cambria Math"/>
                  </w:rPr>
                </w:rPrChange>
              </w:rPr>
              <m:t>σ</m:t>
            </m:r>
          </m:e>
          <m:sub>
            <m:r>
              <w:rPr>
                <w:rFonts w:ascii="Cambria Math" w:eastAsiaTheme="minorEastAsia" w:hAnsi="Cambria Math"/>
                <w:rPrChange w:id="132" w:author="Ying Zhao" w:date="2024-04-11T16:44:00Z">
                  <w:rPr>
                    <w:rFonts w:ascii="Cambria Math" w:hAnsi="Cambria Math"/>
                  </w:rPr>
                </w:rPrChange>
              </w:rPr>
              <m:t>j</m:t>
            </m:r>
          </m:sub>
        </m:sSub>
      </m:oMath>
      <w:r>
        <w:rPr>
          <w:rFonts w:eastAsiaTheme="minorEastAsia"/>
        </w:rPr>
        <w:t xml:space="preserve"> reaches the minimum energy state if </w:t>
      </w:r>
      <m:oMath>
        <m:sSub>
          <m:sSubPr>
            <m:ctrlPr>
              <w:rPr>
                <w:rFonts w:ascii="Cambria Math" w:eastAsiaTheme="minorEastAsia" w:hAnsi="Cambria Math"/>
                <w:rPrChange w:id="133" w:author="Ying Zhao" w:date="2024-04-11T16:44:00Z">
                  <w:rPr>
                    <w:rFonts w:ascii="Cambria Math" w:hAnsi="Cambria Math"/>
                    <w:i/>
                  </w:rPr>
                </w:rPrChange>
              </w:rPr>
            </m:ctrlPr>
          </m:sSubPr>
          <m:e>
            <m:r>
              <w:rPr>
                <w:rFonts w:ascii="Cambria Math" w:eastAsiaTheme="minorEastAsia" w:hAnsi="Cambria Math"/>
                <w:rPrChange w:id="134" w:author="Ying Zhao" w:date="2024-04-11T16:44:00Z">
                  <w:rPr>
                    <w:rFonts w:ascii="Cambria Math" w:hAnsi="Cambria Math"/>
                  </w:rPr>
                </w:rPrChange>
              </w:rPr>
              <m:t>σ</m:t>
            </m:r>
          </m:e>
          <m:sub>
            <m:r>
              <w:rPr>
                <w:rFonts w:ascii="Cambria Math" w:eastAsiaTheme="minorEastAsia" w:hAnsi="Cambria Math"/>
                <w:rPrChange w:id="135" w:author="Ying Zhao" w:date="2024-04-11T16:44:00Z">
                  <w:rPr>
                    <w:rFonts w:ascii="Cambria Math" w:hAnsi="Cambria Math"/>
                  </w:rPr>
                </w:rPrChange>
              </w:rPr>
              <m:t>i</m:t>
            </m:r>
          </m:sub>
        </m:sSub>
        <m:r>
          <m:rPr>
            <m:sty m:val="p"/>
          </m:rPr>
          <w:rPr>
            <w:rFonts w:ascii="Cambria Math" w:eastAsiaTheme="minorEastAsia" w:hAnsi="Cambria Math"/>
            <w:rPrChange w:id="136" w:author="Ying Zhao" w:date="2024-04-11T16:44:00Z">
              <w:rPr>
                <w:rFonts w:ascii="Cambria Math" w:hAnsi="Cambria Math"/>
              </w:rPr>
            </w:rPrChange>
          </w:rPr>
          <m:t>=</m:t>
        </m:r>
        <m:sSub>
          <m:sSubPr>
            <m:ctrlPr>
              <w:rPr>
                <w:rFonts w:ascii="Cambria Math" w:eastAsiaTheme="minorEastAsia" w:hAnsi="Cambria Math"/>
                <w:rPrChange w:id="137" w:author="Ying Zhao" w:date="2024-04-11T16:44:00Z">
                  <w:rPr>
                    <w:rFonts w:ascii="Cambria Math" w:hAnsi="Cambria Math"/>
                    <w:i/>
                  </w:rPr>
                </w:rPrChange>
              </w:rPr>
            </m:ctrlPr>
          </m:sSubPr>
          <m:e>
            <m:r>
              <w:rPr>
                <w:rFonts w:ascii="Cambria Math" w:eastAsiaTheme="minorEastAsia" w:hAnsi="Cambria Math"/>
                <w:rPrChange w:id="138" w:author="Ying Zhao" w:date="2024-04-11T16:44:00Z">
                  <w:rPr>
                    <w:rFonts w:ascii="Cambria Math" w:hAnsi="Cambria Math"/>
                  </w:rPr>
                </w:rPrChange>
              </w:rPr>
              <m:t>σ</m:t>
            </m:r>
          </m:e>
          <m:sub>
            <m:r>
              <w:rPr>
                <w:rFonts w:ascii="Cambria Math" w:eastAsiaTheme="minorEastAsia" w:hAnsi="Cambria Math"/>
                <w:rPrChange w:id="139" w:author="Ying Zhao" w:date="2024-04-11T16:44:00Z">
                  <w:rPr>
                    <w:rFonts w:ascii="Cambria Math" w:hAnsi="Cambria Math"/>
                  </w:rPr>
                </w:rPrChange>
              </w:rPr>
              <m:t>j</m:t>
            </m:r>
          </m:sub>
        </m:sSub>
        <m:r>
          <m:rPr>
            <m:sty m:val="p"/>
          </m:rPr>
          <w:rPr>
            <w:rFonts w:ascii="Cambria Math" w:eastAsiaTheme="minorEastAsia" w:hAnsi="Cambria Math"/>
            <w:rPrChange w:id="140" w:author="Ying Zhao" w:date="2024-04-11T16:44:00Z">
              <w:rPr>
                <w:rFonts w:ascii="Cambria Math" w:hAnsi="Cambria Math"/>
              </w:rPr>
            </w:rPrChange>
          </w:rPr>
          <m:t>=+1</m:t>
        </m:r>
      </m:oMath>
      <w:r>
        <w:rPr>
          <w:rFonts w:eastAsiaTheme="minorEastAsia"/>
        </w:rPr>
        <w:t xml:space="preserve">, or </w:t>
      </w:r>
      <m:oMath>
        <m:sSub>
          <m:sSubPr>
            <m:ctrlPr>
              <w:rPr>
                <w:rFonts w:ascii="Cambria Math" w:eastAsiaTheme="minorEastAsia" w:hAnsi="Cambria Math"/>
                <w:rPrChange w:id="141" w:author="Ying Zhao" w:date="2024-04-11T16:44:00Z">
                  <w:rPr>
                    <w:rFonts w:ascii="Cambria Math" w:hAnsi="Cambria Math"/>
                    <w:i/>
                  </w:rPr>
                </w:rPrChange>
              </w:rPr>
            </m:ctrlPr>
          </m:sSubPr>
          <m:e>
            <m:r>
              <w:rPr>
                <w:rFonts w:ascii="Cambria Math" w:eastAsiaTheme="minorEastAsia" w:hAnsi="Cambria Math"/>
                <w:rPrChange w:id="142" w:author="Ying Zhao" w:date="2024-04-11T16:44:00Z">
                  <w:rPr>
                    <w:rFonts w:ascii="Cambria Math" w:hAnsi="Cambria Math"/>
                  </w:rPr>
                </w:rPrChange>
              </w:rPr>
              <m:t>σ</m:t>
            </m:r>
          </m:e>
          <m:sub>
            <m:r>
              <w:rPr>
                <w:rFonts w:ascii="Cambria Math" w:eastAsiaTheme="minorEastAsia" w:hAnsi="Cambria Math"/>
                <w:rPrChange w:id="143" w:author="Ying Zhao" w:date="2024-04-11T16:44:00Z">
                  <w:rPr>
                    <w:rFonts w:ascii="Cambria Math" w:hAnsi="Cambria Math"/>
                  </w:rPr>
                </w:rPrChange>
              </w:rPr>
              <m:t>i</m:t>
            </m:r>
          </m:sub>
        </m:sSub>
        <m:r>
          <m:rPr>
            <m:sty m:val="p"/>
          </m:rPr>
          <w:rPr>
            <w:rFonts w:ascii="Cambria Math" w:eastAsiaTheme="minorEastAsia" w:hAnsi="Cambria Math"/>
            <w:rPrChange w:id="144" w:author="Ying Zhao" w:date="2024-04-11T16:44:00Z">
              <w:rPr>
                <w:rFonts w:ascii="Cambria Math" w:hAnsi="Cambria Math"/>
              </w:rPr>
            </w:rPrChange>
          </w:rPr>
          <m:t>=</m:t>
        </m:r>
        <m:sSub>
          <m:sSubPr>
            <m:ctrlPr>
              <w:rPr>
                <w:rFonts w:ascii="Cambria Math" w:eastAsiaTheme="minorEastAsia" w:hAnsi="Cambria Math"/>
                <w:rPrChange w:id="145" w:author="Ying Zhao" w:date="2024-04-11T16:44:00Z">
                  <w:rPr>
                    <w:rFonts w:ascii="Cambria Math" w:hAnsi="Cambria Math"/>
                    <w:i/>
                  </w:rPr>
                </w:rPrChange>
              </w:rPr>
            </m:ctrlPr>
          </m:sSubPr>
          <m:e>
            <m:r>
              <w:rPr>
                <w:rFonts w:ascii="Cambria Math" w:eastAsiaTheme="minorEastAsia" w:hAnsi="Cambria Math"/>
                <w:rPrChange w:id="146" w:author="Ying Zhao" w:date="2024-04-11T16:44:00Z">
                  <w:rPr>
                    <w:rFonts w:ascii="Cambria Math" w:hAnsi="Cambria Math"/>
                  </w:rPr>
                </w:rPrChange>
              </w:rPr>
              <m:t>σ</m:t>
            </m:r>
          </m:e>
          <m:sub>
            <m:r>
              <w:rPr>
                <w:rFonts w:ascii="Cambria Math" w:eastAsiaTheme="minorEastAsia" w:hAnsi="Cambria Math"/>
                <w:rPrChange w:id="147" w:author="Ying Zhao" w:date="2024-04-11T16:44:00Z">
                  <w:rPr>
                    <w:rFonts w:ascii="Cambria Math" w:hAnsi="Cambria Math"/>
                  </w:rPr>
                </w:rPrChange>
              </w:rPr>
              <m:t>j</m:t>
            </m:r>
          </m:sub>
        </m:sSub>
        <m:r>
          <m:rPr>
            <m:sty m:val="p"/>
          </m:rPr>
          <w:rPr>
            <w:rFonts w:ascii="Cambria Math" w:eastAsiaTheme="minorEastAsia" w:hAnsi="Cambria Math"/>
            <w:rPrChange w:id="148" w:author="Ying Zhao" w:date="2024-04-11T16:44:00Z">
              <w:rPr>
                <w:rFonts w:ascii="Cambria Math" w:hAnsi="Cambria Math"/>
              </w:rPr>
            </w:rPrChange>
          </w:rPr>
          <m:t>=-1,</m:t>
        </m:r>
      </m:oMath>
      <w:r>
        <w:rPr>
          <w:rFonts w:eastAsiaTheme="minorEastAsia"/>
        </w:rPr>
        <w:t xml:space="preserve"> as the energy of any other values of the pairs will be higher. The highest energy is observed when </w:t>
      </w:r>
      <m:oMath>
        <m:sSub>
          <m:sSubPr>
            <m:ctrlPr>
              <w:rPr>
                <w:rFonts w:ascii="Cambria Math" w:eastAsiaTheme="minorEastAsia" w:hAnsi="Cambria Math"/>
                <w:rPrChange w:id="149" w:author="Ying Zhao" w:date="2024-04-11T16:44:00Z">
                  <w:rPr>
                    <w:rFonts w:ascii="Cambria Math" w:hAnsi="Cambria Math"/>
                    <w:i/>
                  </w:rPr>
                </w:rPrChange>
              </w:rPr>
            </m:ctrlPr>
          </m:sSubPr>
          <m:e>
            <m:r>
              <w:rPr>
                <w:rFonts w:ascii="Cambria Math" w:eastAsiaTheme="minorEastAsia" w:hAnsi="Cambria Math"/>
                <w:rPrChange w:id="150" w:author="Ying Zhao" w:date="2024-04-11T16:44:00Z">
                  <w:rPr>
                    <w:rFonts w:ascii="Cambria Math" w:hAnsi="Cambria Math"/>
                  </w:rPr>
                </w:rPrChange>
              </w:rPr>
              <m:t>σ</m:t>
            </m:r>
          </m:e>
          <m:sub>
            <m:r>
              <w:rPr>
                <w:rFonts w:ascii="Cambria Math" w:eastAsiaTheme="minorEastAsia" w:hAnsi="Cambria Math"/>
                <w:rPrChange w:id="151" w:author="Ying Zhao" w:date="2024-04-11T16:44:00Z">
                  <w:rPr>
                    <w:rFonts w:ascii="Cambria Math" w:hAnsi="Cambria Math"/>
                  </w:rPr>
                </w:rPrChange>
              </w:rPr>
              <m:t>i</m:t>
            </m:r>
          </m:sub>
        </m:sSub>
        <m:r>
          <m:rPr>
            <m:sty m:val="p"/>
          </m:rPr>
          <w:rPr>
            <w:rFonts w:ascii="Cambria Math" w:eastAsiaTheme="minorEastAsia" w:hAnsi="Cambria Math"/>
            <w:rPrChange w:id="152" w:author="Ying Zhao" w:date="2024-04-11T16:44:00Z">
              <w:rPr>
                <w:rFonts w:ascii="Cambria Math" w:hAnsi="Cambria Math"/>
              </w:rPr>
            </w:rPrChange>
          </w:rPr>
          <m:t>=+1</m:t>
        </m:r>
      </m:oMath>
      <w:r>
        <w:rPr>
          <w:rFonts w:eastAsiaTheme="minorEastAsia"/>
        </w:rPr>
        <w:t xml:space="preserve">, </w:t>
      </w:r>
      <m:oMath>
        <m:sSub>
          <m:sSubPr>
            <m:ctrlPr>
              <w:rPr>
                <w:rFonts w:ascii="Cambria Math" w:eastAsiaTheme="minorEastAsia" w:hAnsi="Cambria Math"/>
                <w:rPrChange w:id="153" w:author="Ying Zhao" w:date="2024-04-11T16:44:00Z">
                  <w:rPr>
                    <w:rFonts w:ascii="Cambria Math" w:hAnsi="Cambria Math"/>
                    <w:i/>
                  </w:rPr>
                </w:rPrChange>
              </w:rPr>
            </m:ctrlPr>
          </m:sSubPr>
          <m:e>
            <m:r>
              <w:rPr>
                <w:rFonts w:ascii="Cambria Math" w:eastAsiaTheme="minorEastAsia" w:hAnsi="Cambria Math"/>
                <w:rPrChange w:id="154" w:author="Ying Zhao" w:date="2024-04-11T16:44:00Z">
                  <w:rPr>
                    <w:rFonts w:ascii="Cambria Math" w:hAnsi="Cambria Math"/>
                  </w:rPr>
                </w:rPrChange>
              </w:rPr>
              <m:t>σ</m:t>
            </m:r>
          </m:e>
          <m:sub>
            <m:r>
              <w:rPr>
                <w:rFonts w:ascii="Cambria Math" w:eastAsiaTheme="minorEastAsia" w:hAnsi="Cambria Math"/>
                <w:rPrChange w:id="155" w:author="Ying Zhao" w:date="2024-04-11T16:44:00Z">
                  <w:rPr>
                    <w:rFonts w:ascii="Cambria Math" w:hAnsi="Cambria Math"/>
                  </w:rPr>
                </w:rPrChange>
              </w:rPr>
              <m:t>j</m:t>
            </m:r>
          </m:sub>
        </m:sSub>
        <m:r>
          <m:rPr>
            <m:sty m:val="p"/>
          </m:rPr>
          <w:rPr>
            <w:rFonts w:ascii="Cambria Math" w:eastAsiaTheme="minorEastAsia" w:hAnsi="Cambria Math"/>
            <w:rPrChange w:id="156" w:author="Ying Zhao" w:date="2024-04-11T16:44:00Z">
              <w:rPr>
                <w:rFonts w:ascii="Cambria Math" w:hAnsi="Cambria Math"/>
              </w:rPr>
            </w:rPrChange>
          </w:rPr>
          <m:t>=-1</m:t>
        </m:r>
      </m:oMath>
      <w:r>
        <w:rPr>
          <w:rFonts w:eastAsiaTheme="minorEastAsia"/>
        </w:rPr>
        <w:t>, or vice versa. This numeric feature works ideally for an ice/water lattice: the most stable low energy state is either 100% water or ice, whereas ice next to water is 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157" w:name="_Ref142816732"/>
      <w:bookmarkStart w:id="158" w:name="_Toc155644306"/>
      <w:r w:rsidRPr="00961214">
        <w:t>Monte Carlo simulation and inertia factor</w:t>
      </w:r>
      <w:bookmarkEnd w:id="157"/>
      <w:bookmarkEnd w:id="158"/>
    </w:p>
    <w:p w14:paraId="763EFF51" w14:textId="679A1336" w:rsidR="0040504D" w:rsidRPr="00C16866" w:rsidRDefault="0040504D" w:rsidP="0040504D">
      <w:pPr>
        <w:jc w:val="both"/>
        <w:rPr>
          <w:rFonts w:eastAsiaTheme="minorEastAsia"/>
        </w:rPr>
      </w:pPr>
      <w:r w:rsidRPr="00C16866">
        <w:rPr>
          <w:rFonts w:eastAsiaTheme="minorEastAsia"/>
        </w:rPr>
        <w:t xml:space="preserve">The incorporation of the continuous spins also adds to the complexity of the Monte Carlo (MC) simulation of the IM lattice. In 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w:t>
      </w:r>
      <w:del w:id="159" w:author="Ying Zhao" w:date="2024-04-11T16:37:00Z">
        <w:r w:rsidRPr="00C16866" w:rsidDel="00FC3D2E">
          <w:rPr>
            <w:rFonts w:eastAsiaTheme="minorEastAsia"/>
          </w:rPr>
          <w:delText>in each simulation step</w:delText>
        </w:r>
      </w:del>
      <w:r w:rsidRPr="00C16866">
        <w:rPr>
          <w:rFonts w:eastAsiaTheme="minorEastAsia"/>
        </w:rPr>
        <w:t xml:space="preserve">,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from +1 to </w:t>
      </w:r>
      <m:oMath>
        <m:r>
          <w:rPr>
            <w:rFonts w:ascii="Cambria Math" w:eastAsiaTheme="minorEastAsia" w:hAnsi="Cambria Math"/>
          </w:rPr>
          <m:t>-</m:t>
        </m:r>
      </m:oMath>
      <w:r w:rsidRPr="00C16866">
        <w:rPr>
          <w:rFonts w:eastAsiaTheme="minorEastAsia"/>
        </w:rPr>
        <w:t xml:space="preserve">1. In a continuous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w:t>
      </w:r>
      <w:ins w:id="160" w:author="Ying Zhao" w:date="2024-04-11T16:38:00Z">
        <w:r w:rsidR="00FC3D2E">
          <w:rPr>
            <w:rFonts w:eastAsiaTheme="minorEastAsia"/>
          </w:rPr>
          <w:t xml:space="preserve">a </w:t>
        </w:r>
      </w:ins>
      <w:del w:id="161" w:author="Ying Zhao" w:date="2024-04-11T16:38:00Z">
        <w:r w:rsidRPr="00C16866" w:rsidDel="00FC3D2E">
          <w:rPr>
            <w:rFonts w:eastAsiaTheme="minorEastAsia"/>
          </w:rPr>
          <w:delText xml:space="preserve">the </w:delText>
        </w:r>
      </w:del>
      <w:r>
        <w:rPr>
          <w:rFonts w:eastAsiaTheme="minorEastAsia"/>
        </w:rPr>
        <w:t xml:space="preserve">post-flip </w:t>
      </w:r>
      <w:del w:id="162" w:author="Ying Zhao" w:date="2024-04-11T16:38:00Z">
        <w:r w:rsidRPr="00C16866" w:rsidDel="00FC3D2E">
          <w:rPr>
            <w:rFonts w:eastAsiaTheme="minorEastAsia"/>
          </w:rPr>
          <w:delText xml:space="preserve">numeric value of the new </w:delText>
        </w:r>
      </w:del>
      <w:r w:rsidRPr="00C16866">
        <w:rPr>
          <w:rFonts w:eastAsiaTheme="minorEastAsia"/>
        </w:rPr>
        <w:t>spin</w:t>
      </w:r>
      <w:ins w:id="163" w:author="Ying Zhao" w:date="2024-04-11T16:38:00Z">
        <w:r w:rsidR="00FC3D2E">
          <w:rPr>
            <w:rFonts w:eastAsiaTheme="minorEastAsia"/>
          </w:rPr>
          <w:t xml:space="preserve"> value</w:t>
        </w:r>
      </w:ins>
      <w:r w:rsidRPr="00C16866">
        <w:rPr>
          <w:rFonts w:eastAsiaTheme="minorEastAsia"/>
        </w:rPr>
        <w:t xml:space="preserve"> arises. In our approach, this new spin </w:t>
      </w:r>
      <w:ins w:id="164" w:author="Ying Zhao" w:date="2024-04-11T16:39:00Z">
        <w:r w:rsidR="00FC3D2E">
          <w:rPr>
            <w:rFonts w:eastAsiaTheme="minorEastAsia"/>
          </w:rPr>
          <w:t xml:space="preserve">value </w:t>
        </w:r>
      </w:ins>
      <w:r w:rsidRPr="00C16866">
        <w:rPr>
          <w:rFonts w:eastAsiaTheme="minorEastAsia"/>
        </w:rPr>
        <w:t>is implemented through a random number</w:t>
      </w:r>
      <w:ins w:id="165" w:author="Ying Zhao" w:date="2024-04-11T16:49:00Z">
        <w:r w:rsidR="00040B53">
          <w:rPr>
            <w:rFonts w:eastAsiaTheme="minorEastAsia"/>
          </w:rPr>
          <w:t xml:space="preserve"> </w:t>
        </w:r>
      </w:ins>
      <m:oMath>
        <m:sSub>
          <m:sSubPr>
            <m:ctrlPr>
              <w:ins w:id="166" w:author="Ying Zhao" w:date="2024-04-11T16:49:00Z">
                <w:rPr>
                  <w:rFonts w:ascii="Cambria Math" w:hAnsi="Cambria Math"/>
                  <w:i/>
                </w:rPr>
              </w:ins>
            </m:ctrlPr>
          </m:sSubPr>
          <m:e>
            <m:sSup>
              <m:sSupPr>
                <m:ctrlPr>
                  <w:ins w:id="167" w:author="Ying Zhao" w:date="2024-04-11T16:49:00Z">
                    <w:rPr>
                      <w:rFonts w:ascii="Cambria Math" w:hAnsi="Cambria Math"/>
                      <w:i/>
                    </w:rPr>
                  </w:ins>
                </m:ctrlPr>
              </m:sSupPr>
              <m:e>
                <m:r>
                  <w:ins w:id="168" w:author="Ying Zhao" w:date="2024-04-11T16:49:00Z">
                    <w:rPr>
                      <w:rFonts w:ascii="Cambria Math" w:hAnsi="Cambria Math"/>
                    </w:rPr>
                    <m:t>σ</m:t>
                  </w:ins>
                </m:r>
              </m:e>
              <m:sup>
                <m:r>
                  <w:ins w:id="169" w:author="Ying Zhao" w:date="2024-04-11T16:49:00Z">
                    <w:rPr>
                      <w:rFonts w:ascii="Cambria Math" w:hAnsi="Cambria Math"/>
                    </w:rPr>
                    <m:t>'</m:t>
                  </w:ins>
                </m:r>
              </m:sup>
            </m:sSup>
          </m:e>
          <m:sub>
            <m:r>
              <w:ins w:id="170" w:author="Ying Zhao" w:date="2024-04-11T16:49:00Z">
                <w:rPr>
                  <w:rFonts w:ascii="Cambria Math" w:hAnsi="Cambria Math"/>
                </w:rPr>
                <m:t>i</m:t>
              </w:ins>
            </m:r>
          </m:sub>
        </m:sSub>
      </m:oMath>
      <w:ins w:id="171" w:author="Ying Zhao" w:date="2024-04-11T19:02:00Z">
        <w:r w:rsidR="006E27C4">
          <w:rPr>
            <w:rFonts w:eastAsiaTheme="minorEastAsia"/>
          </w:rPr>
          <w:t xml:space="preserve"> </w:t>
        </w:r>
      </w:ins>
      <w:ins w:id="172" w:author="Ying Zhao" w:date="2024-04-11T19:03:00Z">
        <w:r w:rsidR="006E27C4">
          <w:rPr>
            <w:rFonts w:eastAsiaTheme="minorEastAsia"/>
          </w:rPr>
          <w:t xml:space="preserve">with uniform distribution between </w:t>
        </w:r>
      </w:ins>
      <m:oMath>
        <m:r>
          <w:ins w:id="173" w:author="Ying Zhao" w:date="2024-04-11T19:03:00Z">
            <w:rPr>
              <w:rFonts w:ascii="Cambria Math" w:eastAsiaTheme="minorEastAsia" w:hAnsi="Cambria Math"/>
            </w:rPr>
            <m:t>-</m:t>
          </w:ins>
        </m:r>
      </m:oMath>
      <w:ins w:id="174" w:author="Ying Zhao" w:date="2024-04-11T19:03:00Z">
        <w:r w:rsidR="006E27C4" w:rsidRPr="00C16866">
          <w:rPr>
            <w:rFonts w:eastAsiaTheme="minorEastAsia"/>
          </w:rPr>
          <w:t xml:space="preserve">1 </w:t>
        </w:r>
        <w:r w:rsidR="006E27C4">
          <w:rPr>
            <w:rFonts w:eastAsiaTheme="minorEastAsia"/>
          </w:rPr>
          <w:t>and</w:t>
        </w:r>
        <w:r w:rsidR="006E27C4" w:rsidRPr="00C16866">
          <w:rPr>
            <w:rFonts w:eastAsiaTheme="minorEastAsia"/>
          </w:rPr>
          <w:t xml:space="preserve"> +1</w:t>
        </w:r>
      </w:ins>
      <w:ins w:id="175" w:author="Ying Zhao" w:date="2024-04-11T16:57:00Z">
        <w:r w:rsidR="004B3876">
          <w:rPr>
            <w:rFonts w:eastAsiaTheme="minorEastAsia"/>
          </w:rPr>
          <w:t xml:space="preserve">. </w:t>
        </w:r>
      </w:ins>
      <w:ins w:id="176" w:author="Ying Zhao" w:date="2024-04-11T16:58:00Z">
        <w:r w:rsidR="004B3876">
          <w:rPr>
            <w:rFonts w:eastAsiaTheme="minorEastAsia"/>
          </w:rPr>
          <w:t>Moreover,</w:t>
        </w:r>
      </w:ins>
      <w:ins w:id="177" w:author="Ying Zhao" w:date="2024-04-11T16:51:00Z">
        <w:r w:rsidR="00040B53">
          <w:rPr>
            <w:rFonts w:eastAsiaTheme="minorEastAsia"/>
          </w:rPr>
          <w:t xml:space="preserve"> </w:t>
        </w:r>
      </w:ins>
      <w:del w:id="178" w:author="Ying Zhao" w:date="2024-04-11T16:51:00Z">
        <w:r w:rsidRPr="00C16866" w:rsidDel="00040B53">
          <w:rPr>
            <w:rFonts w:eastAsiaTheme="minorEastAsia"/>
          </w:rPr>
          <w:delText>.</w:delText>
        </w:r>
      </w:del>
      <w:del w:id="179" w:author="Ying Zhao" w:date="2024-04-11T16:54:00Z">
        <w:r w:rsidRPr="00C16866" w:rsidDel="004B3876">
          <w:rPr>
            <w:rFonts w:eastAsiaTheme="minorEastAsia"/>
          </w:rPr>
          <w:delText xml:space="preserve"> However, what is the random distribution that the new spin value should follow? How does the </w:delText>
        </w:r>
      </w:del>
      <w:del w:id="180" w:author="Ying Zhao" w:date="2024-04-11T16:57:00Z">
        <w:r w:rsidRPr="00C16866" w:rsidDel="004B3876">
          <w:rPr>
            <w:rFonts w:eastAsiaTheme="minorEastAsia"/>
          </w:rPr>
          <w:delText xml:space="preserve">spin value change, i.e.  </w:delText>
        </w:r>
      </w:del>
      <m:oMath>
        <m:sSub>
          <m:sSubPr>
            <m:ctrlPr>
              <w:del w:id="181" w:author="Ying Zhao" w:date="2024-04-11T16:57:00Z">
                <w:rPr>
                  <w:rFonts w:ascii="Cambria Math" w:hAnsi="Cambria Math"/>
                  <w:i/>
                </w:rPr>
              </w:del>
            </m:ctrlPr>
          </m:sSubPr>
          <m:e>
            <m:r>
              <w:del w:id="182" w:author="Ying Zhao" w:date="2024-04-11T16:57:00Z">
                <w:rPr>
                  <w:rFonts w:ascii="Cambria Math" w:hAnsi="Cambria Math"/>
                </w:rPr>
                <m:t>∆σ</m:t>
              </w:del>
            </m:r>
          </m:e>
          <m:sub>
            <m:r>
              <w:del w:id="183" w:author="Ying Zhao" w:date="2024-04-11T16:57:00Z">
                <w:rPr>
                  <w:rFonts w:ascii="Cambria Math" w:hAnsi="Cambria Math"/>
                </w:rPr>
                <m:t>i</m:t>
              </w:del>
            </m:r>
          </m:sub>
        </m:sSub>
      </m:oMath>
      <w:del w:id="184" w:author="Ying Zhao" w:date="2024-04-11T16:57:00Z">
        <w:r w:rsidRPr="00C16866" w:rsidDel="004B3876">
          <w:rPr>
            <w:rFonts w:eastAsiaTheme="minorEastAsia"/>
          </w:rPr>
          <w:delText xml:space="preserve">, </w:delText>
        </w:r>
      </w:del>
      <w:del w:id="185" w:author="Ying Zhao" w:date="2024-04-11T16:55:00Z">
        <w:r w:rsidRPr="00C16866" w:rsidDel="004B3876">
          <w:rPr>
            <w:rFonts w:eastAsiaTheme="minorEastAsia"/>
          </w:rPr>
          <w:delText xml:space="preserve">affect </w:delText>
        </w:r>
      </w:del>
      <w:del w:id="186" w:author="Ying Zhao" w:date="2024-04-11T16:57:00Z">
        <w:r w:rsidRPr="00C16866" w:rsidDel="004B3876">
          <w:rPr>
            <w:rFonts w:eastAsiaTheme="minorEastAsia"/>
          </w:rPr>
          <w:delText xml:space="preserve">the dynamics of the IM? To address these questions, </w:delText>
        </w:r>
      </w:del>
      <w:r w:rsidRPr="00C16866">
        <w:rPr>
          <w:rFonts w:eastAsiaTheme="minorEastAsia"/>
        </w:rPr>
        <w:t xml:space="preserve">we introduce an innovative inertia factor </w:t>
      </w:r>
      <w:r w:rsidRPr="00C16866">
        <w:rPr>
          <w:rFonts w:eastAsiaTheme="minorEastAsia"/>
          <w:i/>
          <w:iCs/>
        </w:rPr>
        <w:t>I</w:t>
      </w:r>
      <w:r w:rsidRPr="00C16866">
        <w:rPr>
          <w:rFonts w:eastAsiaTheme="minorEastAsia"/>
        </w:rPr>
        <w:t xml:space="preserve">, and the probability of each flip </w:t>
      </w:r>
      <w:ins w:id="187" w:author="Ying Zhao" w:date="2024-04-11T16:59:00Z">
        <w:r w:rsidR="004B3876">
          <w:rPr>
            <w:rFonts w:eastAsiaTheme="minorEastAsia"/>
          </w:rPr>
          <w:t>is</w:t>
        </w:r>
      </w:ins>
      <w:del w:id="188" w:author="Ying Zhao" w:date="2024-04-11T16:59:00Z">
        <w:r w:rsidRPr="00C16866" w:rsidDel="004B3876">
          <w:rPr>
            <w:rFonts w:eastAsiaTheme="minorEastAsia"/>
          </w:rPr>
          <w:delText>will be</w:delText>
        </w:r>
      </w:del>
      <w:r w:rsidRPr="00C16866">
        <w:rPr>
          <w:rFonts w:eastAsiaTheme="minorEastAsia"/>
        </w:rPr>
        <w:t xml:space="preserve"> determined by  </w:t>
      </w:r>
    </w:p>
    <w:p w14:paraId="69D5C221" w14:textId="3E0EDECE"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(1,e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19F8104" w14:textId="77777777" w:rsidR="00AF5C88" w:rsidRDefault="005C455A" w:rsidP="0040504D">
      <w:pPr>
        <w:jc w:val="both"/>
        <w:rPr>
          <w:ins w:id="189" w:author="Ying Zhao" w:date="2024-04-11T17:08:00Z"/>
          <w:rFonts w:eastAsiaTheme="minorEastAsia"/>
        </w:rPr>
      </w:pPr>
      <w:ins w:id="190" w:author="Ying Zhao" w:date="2024-04-11T16:28:00Z">
        <w:r>
          <w:rPr>
            <w:rFonts w:eastAsiaTheme="minorEastAsia"/>
          </w:rPr>
          <w:t>w</w:t>
        </w:r>
      </w:ins>
      <w:del w:id="191" w:author="Ying Zhao" w:date="2024-04-11T16:28:00Z">
        <w:r w:rsidR="00830286" w:rsidRPr="00C16866" w:rsidDel="005C455A">
          <w:rPr>
            <w:rFonts w:eastAsiaTheme="minorEastAsia"/>
          </w:rPr>
          <w:delText>W</w:delText>
        </w:r>
      </w:del>
      <w:r w:rsidR="0040504D" w:rsidRPr="00C16866">
        <w:rPr>
          <w:rFonts w:eastAsiaTheme="minorEastAsia"/>
        </w:rPr>
        <w:t>here</w:t>
      </w:r>
      <w:r w:rsidR="00830286">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830286">
        <w:rPr>
          <w:rFonts w:eastAsiaTheme="minorEastAsia"/>
        </w:rPr>
        <w:t xml:space="preserve"> represents the original spin value before </w:t>
      </w:r>
      <w:r w:rsidR="00731CE3">
        <w:rPr>
          <w:rFonts w:eastAsiaTheme="minorEastAsia"/>
        </w:rPr>
        <w:t>the change</w:t>
      </w:r>
      <w:ins w:id="192" w:author="Ying Zhao" w:date="2024-04-11T16:28:00Z">
        <w:r>
          <w:rPr>
            <w:rFonts w:eastAsiaTheme="minorEastAsia"/>
          </w:rPr>
          <w:t>,</w:t>
        </w:r>
      </w:ins>
      <w:del w:id="193" w:author="Ying Zhao" w:date="2024-04-11T16:28:00Z">
        <w:r w:rsidR="00830286" w:rsidDel="005C455A">
          <w:rPr>
            <w:rFonts w:eastAsiaTheme="minorEastAsia"/>
          </w:rPr>
          <w:delText>;</w:delText>
        </w:r>
      </w:del>
      <w:r w:rsidR="00830286">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0040504D" w:rsidRPr="00C16866">
        <w:rPr>
          <w:rFonts w:eastAsiaTheme="minorEastAsia"/>
        </w:rPr>
        <w:t xml:space="preserve"> </w:t>
      </w:r>
      <w:del w:id="194" w:author="Ying Zhao" w:date="2024-04-11T16:28:00Z">
        <w:r w:rsidR="00830286" w:rsidDel="005C455A">
          <w:rPr>
            <w:rFonts w:eastAsiaTheme="minorEastAsia"/>
          </w:rPr>
          <w:delText xml:space="preserve">represents </w:delText>
        </w:r>
      </w:del>
      <w:r w:rsidR="00830286">
        <w:rPr>
          <w:rFonts w:eastAsiaTheme="minorEastAsia"/>
        </w:rPr>
        <w:t xml:space="preserve">the </w:t>
      </w:r>
      <w:ins w:id="195" w:author="Ying Zhao" w:date="2024-04-11T17:05:00Z">
        <w:r w:rsidR="00FA3683">
          <w:rPr>
            <w:rFonts w:eastAsiaTheme="minorEastAsia"/>
          </w:rPr>
          <w:t xml:space="preserve">new attempted </w:t>
        </w:r>
      </w:ins>
      <w:r w:rsidR="00830286">
        <w:rPr>
          <w:rFonts w:eastAsiaTheme="minorEastAsia"/>
        </w:rPr>
        <w:t>value</w:t>
      </w:r>
      <w:ins w:id="196" w:author="Ying Zhao" w:date="2024-04-11T17:05:00Z">
        <w:r w:rsidR="00FA3683">
          <w:rPr>
            <w:rFonts w:eastAsiaTheme="minorEastAsia"/>
          </w:rPr>
          <w:t>, and</w:t>
        </w:r>
      </w:ins>
      <w:del w:id="197" w:author="Ying Zhao" w:date="2024-04-11T17:05:00Z">
        <w:r w:rsidR="00830286" w:rsidDel="00FA3683">
          <w:rPr>
            <w:rFonts w:eastAsiaTheme="minorEastAsia"/>
          </w:rPr>
          <w:delText xml:space="preserve"> </w:delText>
        </w:r>
        <w:r w:rsidR="00731CE3" w:rsidDel="00FA3683">
          <w:rPr>
            <w:rFonts w:eastAsiaTheme="minorEastAsia"/>
          </w:rPr>
          <w:delText>of</w:delText>
        </w:r>
        <w:r w:rsidR="00830286" w:rsidDel="00FA3683">
          <w:rPr>
            <w:rFonts w:eastAsiaTheme="minorEastAsia"/>
          </w:rPr>
          <w:delText xml:space="preserve"> the at</w:delText>
        </w:r>
      </w:del>
      <w:del w:id="198" w:author="Ying Zhao" w:date="2024-04-11T17:06:00Z">
        <w:r w:rsidR="00830286" w:rsidDel="00FA3683">
          <w:rPr>
            <w:rFonts w:eastAsiaTheme="minorEastAsia"/>
          </w:rPr>
          <w:delText xml:space="preserve">tempted spin </w:delText>
        </w:r>
        <w:r w:rsidR="00731CE3" w:rsidDel="00FA3683">
          <w:rPr>
            <w:rFonts w:eastAsiaTheme="minorEastAsia"/>
          </w:rPr>
          <w:delText>change</w:delText>
        </w:r>
        <w:r w:rsidR="00830286" w:rsidDel="00FA3683">
          <w:rPr>
            <w:rFonts w:eastAsiaTheme="minorEastAsia"/>
          </w:rPr>
          <w:delText>;</w:delText>
        </w:r>
      </w:del>
      <w:r w:rsidR="00830286">
        <w:rPr>
          <w:rFonts w:eastAsiaTheme="minorEastAsia"/>
        </w:rPr>
        <w:t xml:space="preserve"> </w:t>
      </w:r>
      <m:oMath>
        <m:sSub>
          <m:sSubPr>
            <m:ctrlPr>
              <w:ins w:id="199" w:author="Ying Zhao" w:date="2024-04-11T17:06:00Z">
                <w:rPr>
                  <w:rFonts w:ascii="Cambria Math" w:eastAsiaTheme="minorEastAsia" w:hAnsi="Cambria Math"/>
                </w:rPr>
              </w:ins>
            </m:ctrlPr>
          </m:sSubPr>
          <m:e>
            <m:r>
              <w:ins w:id="200" w:author="Ying Zhao" w:date="2024-04-11T17:06:00Z">
                <w:rPr>
                  <w:rFonts w:ascii="Cambria Math" w:eastAsiaTheme="minorEastAsia" w:hAnsi="Cambria Math"/>
                </w:rPr>
                <m:t>H</m:t>
              </w:ins>
            </m:r>
          </m:e>
          <m:sub>
            <m:r>
              <w:ins w:id="201" w:author="Ying Zhao" w:date="2024-04-11T17:06:00Z">
                <m:rPr>
                  <m:sty m:val="p"/>
                </m:rPr>
                <w:rPr>
                  <w:rFonts w:ascii="Cambria Math" w:eastAsiaTheme="minorEastAsia" w:hAnsi="Cambria Math"/>
                </w:rPr>
                <m:t>ν</m:t>
              </w:ins>
            </m:r>
          </m:sub>
        </m:sSub>
      </m:oMath>
      <w:ins w:id="202" w:author="Ying Zhao" w:date="2024-04-11T17:06:00Z">
        <w:r w:rsidR="00FA3683">
          <w:rPr>
            <w:rFonts w:eastAsiaTheme="minorEastAsia"/>
          </w:rPr>
          <w:t xml:space="preserve"> and </w:t>
        </w:r>
      </w:ins>
      <m:oMath>
        <m:sSub>
          <m:sSubPr>
            <m:ctrlPr>
              <w:ins w:id="203" w:author="Ying Zhao" w:date="2024-04-11T17:06:00Z">
                <w:rPr>
                  <w:rFonts w:ascii="Cambria Math" w:eastAsiaTheme="minorEastAsia" w:hAnsi="Cambria Math"/>
                </w:rPr>
              </w:ins>
            </m:ctrlPr>
          </m:sSubPr>
          <m:e>
            <m:r>
              <w:ins w:id="204" w:author="Ying Zhao" w:date="2024-04-11T17:06:00Z">
                <w:rPr>
                  <w:rFonts w:ascii="Cambria Math" w:eastAsiaTheme="minorEastAsia" w:hAnsi="Cambria Math"/>
                </w:rPr>
                <m:t>H</m:t>
              </w:ins>
            </m:r>
          </m:e>
          <m:sub>
            <m:r>
              <w:ins w:id="205" w:author="Ying Zhao" w:date="2024-04-11T17:06:00Z">
                <w:rPr>
                  <w:rFonts w:ascii="Cambria Math" w:eastAsiaTheme="minorEastAsia" w:hAnsi="Cambria Math"/>
                </w:rPr>
                <m:t>μ</m:t>
              </w:ins>
            </m:r>
          </m:sub>
        </m:sSub>
      </m:oMath>
      <w:ins w:id="206" w:author="Ying Zhao" w:date="2024-04-11T17:06:00Z">
        <w:r w:rsidR="00FA3683">
          <w:rPr>
            <w:rFonts w:eastAsiaTheme="minorEastAsia"/>
          </w:rPr>
          <w:t xml:space="preserve"> </w:t>
        </w:r>
      </w:ins>
      <w:del w:id="207" w:author="Ying Zhao" w:date="2024-04-11T17:06:00Z">
        <w:r w:rsidR="0040504D" w:rsidRPr="00C16866" w:rsidDel="00FA3683">
          <w:rPr>
            <w:rFonts w:eastAsiaTheme="minorEastAsia"/>
            <w:i/>
            <w:iCs/>
          </w:rPr>
          <w:delText>H</w:delText>
        </w:r>
        <w:r w:rsidR="0040504D" w:rsidRPr="00C16866" w:rsidDel="00FA3683">
          <w:rPr>
            <w:rFonts w:ascii="Calibri" w:eastAsiaTheme="minorEastAsia" w:hAnsi="Calibri" w:cs="Calibri"/>
            <w:i/>
            <w:iCs/>
            <w:vertAlign w:val="subscript"/>
          </w:rPr>
          <w:delText>v</w:delText>
        </w:r>
        <w:r w:rsidR="0040504D" w:rsidRPr="00C16866" w:rsidDel="00FA3683">
          <w:rPr>
            <w:rFonts w:eastAsiaTheme="minorEastAsia"/>
          </w:rPr>
          <w:delText xml:space="preserve"> and </w:delText>
        </w:r>
        <w:r w:rsidR="0040504D" w:rsidRPr="00C16866" w:rsidDel="00FA3683">
          <w:rPr>
            <w:rFonts w:eastAsiaTheme="minorEastAsia"/>
            <w:i/>
            <w:iCs/>
          </w:rPr>
          <w:delText>H</w:delText>
        </w:r>
        <w:r w:rsidR="0040504D" w:rsidRPr="00C16866" w:rsidDel="00FA3683">
          <w:rPr>
            <w:rFonts w:eastAsiaTheme="minorEastAsia" w:cs="Times New Roman"/>
            <w:i/>
            <w:iCs/>
            <w:vertAlign w:val="subscript"/>
          </w:rPr>
          <w:delText>µ</w:delText>
        </w:r>
        <w:r w:rsidR="0040504D" w:rsidRPr="00C16866" w:rsidDel="00FA3683">
          <w:rPr>
            <w:rFonts w:eastAsiaTheme="minorEastAsia"/>
          </w:rPr>
          <w:delText xml:space="preserve"> still represent </w:delText>
        </w:r>
      </w:del>
      <w:r w:rsidR="0040504D" w:rsidRPr="00C16866">
        <w:rPr>
          <w:rFonts w:eastAsiaTheme="minorEastAsia"/>
        </w:rPr>
        <w:t>the system Hamiltonian before and after</w:t>
      </w:r>
      <w:del w:id="208" w:author="Ying Zhao" w:date="2024-04-11T17:06:00Z">
        <w:r w:rsidR="0040504D" w:rsidRPr="00C16866" w:rsidDel="00FA3683">
          <w:rPr>
            <w:rFonts w:eastAsiaTheme="minorEastAsia"/>
          </w:rPr>
          <w:delText xml:space="preserve"> the flip</w:delText>
        </w:r>
        <w:r w:rsidR="003144F7" w:rsidDel="00FA3683">
          <w:rPr>
            <w:rFonts w:eastAsiaTheme="minorEastAsia"/>
          </w:rPr>
          <w:delText>, same</w:delText>
        </w:r>
      </w:del>
      <w:r w:rsidR="003144F7">
        <w:rPr>
          <w:rFonts w:eastAsiaTheme="minorEastAsia"/>
        </w:rPr>
        <w:t xml:space="preserve"> as </w:t>
      </w:r>
      <w:del w:id="209" w:author="Ying Zhao" w:date="2024-04-11T17:06:00Z">
        <w:r w:rsidR="003144F7" w:rsidDel="00FA3683">
          <w:rPr>
            <w:rFonts w:eastAsiaTheme="minorEastAsia"/>
          </w:rPr>
          <w:delText xml:space="preserve">the </w:delText>
        </w:r>
      </w:del>
      <w:r w:rsidR="003144F7">
        <w:rPr>
          <w:rFonts w:eastAsiaTheme="minorEastAsia"/>
        </w:rPr>
        <w:t>descri</w:t>
      </w:r>
      <w:ins w:id="210" w:author="Ying Zhao" w:date="2024-04-11T17:07:00Z">
        <w:r w:rsidR="00FA3683">
          <w:rPr>
            <w:rFonts w:eastAsiaTheme="minorEastAsia"/>
          </w:rPr>
          <w:t>bed</w:t>
        </w:r>
      </w:ins>
      <w:del w:id="211" w:author="Ying Zhao" w:date="2024-04-11T17:07:00Z">
        <w:r w:rsidR="003144F7" w:rsidDel="00FA3683">
          <w:rPr>
            <w:rFonts w:eastAsiaTheme="minorEastAsia"/>
          </w:rPr>
          <w:delText>ption for</w:delText>
        </w:r>
      </w:del>
      <w:ins w:id="212" w:author="Ying Zhao" w:date="2024-04-11T17:07:00Z">
        <w:r w:rsidR="00FA3683">
          <w:rPr>
            <w:rFonts w:eastAsiaTheme="minorEastAsia"/>
          </w:rPr>
          <w:t xml:space="preserve"> in</w:t>
        </w:r>
      </w:ins>
      <w:r w:rsidR="003144F7">
        <w:rPr>
          <w:rFonts w:eastAsiaTheme="minorEastAsia"/>
        </w:rPr>
        <w:t xml:space="preserve"> Eq</w:t>
      </w:r>
      <w:ins w:id="213" w:author="Ying Zhao" w:date="2024-04-11T17:07:00Z">
        <w:r w:rsidR="00FA3683">
          <w:rPr>
            <w:rFonts w:eastAsiaTheme="minorEastAsia"/>
          </w:rPr>
          <w:t>uation</w:t>
        </w:r>
      </w:ins>
      <w:r w:rsidR="003144F7">
        <w:rPr>
          <w:rFonts w:eastAsiaTheme="minorEastAsia"/>
        </w:rPr>
        <w:t xml:space="preserve"> (1)</w:t>
      </w:r>
      <w:del w:id="214" w:author="Ying Zhao" w:date="2024-04-11T17:07:00Z">
        <w:r w:rsidR="003144F7" w:rsidDel="00FA3683">
          <w:rPr>
            <w:rFonts w:eastAsiaTheme="minorEastAsia"/>
          </w:rPr>
          <w:delText xml:space="preserve"> in</w:delText>
        </w:r>
      </w:del>
      <w:ins w:id="215" w:author="Ying Zhao" w:date="2024-04-11T17:07:00Z">
        <w:r w:rsidR="00FA3683">
          <w:rPr>
            <w:rFonts w:eastAsiaTheme="minorEastAsia"/>
          </w:rPr>
          <w:t xml:space="preserve"> and</w:t>
        </w:r>
      </w:ins>
      <w:r w:rsidR="003144F7">
        <w:rPr>
          <w:rFonts w:eastAsiaTheme="minorEastAsia"/>
        </w:rPr>
        <w:t xml:space="preserve"> Section II.A</w:t>
      </w:r>
      <w:r w:rsidR="0040504D" w:rsidRPr="00C16866">
        <w:rPr>
          <w:rFonts w:eastAsiaTheme="minorEastAsia"/>
        </w:rPr>
        <w:t xml:space="preserve">. </w:t>
      </w:r>
    </w:p>
    <w:p w14:paraId="40F36CB7" w14:textId="125AD4B9" w:rsidR="0040504D" w:rsidRPr="00C16866" w:rsidRDefault="0040504D" w:rsidP="0040504D">
      <w:pPr>
        <w:jc w:val="both"/>
        <w:rPr>
          <w:rFonts w:eastAsiaTheme="minorEastAsia"/>
        </w:rPr>
      </w:pPr>
      <w:r w:rsidRPr="00C16866">
        <w:rPr>
          <w:rFonts w:eastAsiaTheme="minorEastAsia"/>
        </w:rPr>
        <w:t xml:space="preserve">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Pr="00C16866">
        <w:rPr>
          <w:rFonts w:eastAsiaTheme="minorEastAsia"/>
          <w:vertAlign w:val="subscript"/>
        </w:rPr>
        <w:t xml:space="preserve"> </w:t>
      </w:r>
      <w:r w:rsidRPr="00C16866">
        <w:rPr>
          <w:rFonts w:eastAsiaTheme="minorEastAsia"/>
        </w:rPr>
        <w:t xml:space="preserve"> accounts for the energy needed to overcome the inertia of the spin change, and </w:t>
      </w:r>
      <w:r w:rsidRPr="00C16866">
        <w:rPr>
          <w:rFonts w:eastAsiaTheme="minorEastAsia"/>
          <w:i/>
          <w:iCs/>
        </w:rPr>
        <w:t>I</w:t>
      </w:r>
      <w:r w:rsidRPr="00C16866">
        <w:rPr>
          <w:rFonts w:eastAsiaTheme="minorEastAsia"/>
        </w:rPr>
        <w:t xml:space="preserve"> is an IM parameter to be fitted. Intuitively</w:t>
      </w:r>
      <w:del w:id="216" w:author="Ying Zhao" w:date="2024-04-11T17:09:00Z">
        <w:r w:rsidRPr="00C16866" w:rsidDel="00F44F1C">
          <w:rPr>
            <w:rFonts w:eastAsiaTheme="minorEastAsia"/>
          </w:rPr>
          <w:delText xml:space="preserve"> speaking</w:delText>
        </w:r>
      </w:del>
      <w:r w:rsidRPr="00C16866">
        <w:rPr>
          <w:rFonts w:eastAsiaTheme="minorEastAsia"/>
        </w:rPr>
        <w:t>, this term represents the nat</w:t>
      </w:r>
      <w:r>
        <w:rPr>
          <w:rFonts w:eastAsiaTheme="minorEastAsia"/>
        </w:rPr>
        <w:t>ural</w:t>
      </w:r>
      <w:r w:rsidRPr="00C16866">
        <w:rPr>
          <w:rFonts w:eastAsiaTheme="minorEastAsia"/>
        </w:rPr>
        <w:t xml:space="preserve"> resistance to state change, or can be thought of as </w:t>
      </w:r>
      <w:r w:rsidR="007831BC">
        <w:rPr>
          <w:rFonts w:eastAsiaTheme="minorEastAsia"/>
        </w:rPr>
        <w:t xml:space="preserve">an analog to </w:t>
      </w:r>
      <w:r w:rsidRPr="00C16866">
        <w:rPr>
          <w:rFonts w:eastAsiaTheme="minorEastAsia"/>
        </w:rPr>
        <w:t>the latent heat needed for</w:t>
      </w:r>
      <w:r>
        <w:rPr>
          <w:rFonts w:eastAsiaTheme="minorEastAsia"/>
        </w:rPr>
        <w:t xml:space="preserve"> </w:t>
      </w:r>
      <w:r w:rsidR="00AB0581" w:rsidRPr="005C455A">
        <w:rPr>
          <w:rFonts w:eastAsiaTheme="minorEastAsia"/>
          <w:rPrChange w:id="217" w:author="Ying Zhao" w:date="2024-04-11T16:23:00Z">
            <w:rPr/>
          </w:rPrChange>
        </w:rPr>
        <w:t xml:space="preserve">the ice/water </w:t>
      </w:r>
      <w:r w:rsidRPr="00C16866">
        <w:rPr>
          <w:rFonts w:eastAsiaTheme="minorEastAsia"/>
        </w:rPr>
        <w:t>phase transition in classical thermodynamics</w:t>
      </w:r>
      <w:r w:rsidRPr="00F44F1C">
        <w:rPr>
          <w:rFonts w:eastAsiaTheme="minorEastAsia"/>
          <w:highlight w:val="yellow"/>
          <w:rPrChange w:id="218" w:author="Ying Zhao" w:date="2024-04-11T17:10:00Z">
            <w:rPr>
              <w:rFonts w:eastAsiaTheme="minorEastAsia"/>
            </w:rPr>
          </w:rPrChange>
        </w:rPr>
        <w:t xml:space="preserve">. </w:t>
      </w:r>
      <w:bookmarkStart w:id="219" w:name="_Hlk162985680"/>
      <w:r w:rsidR="00B93C87" w:rsidRPr="00F44F1C">
        <w:rPr>
          <w:rFonts w:eastAsiaTheme="minorEastAsia"/>
          <w:highlight w:val="yellow"/>
          <w:rPrChange w:id="220" w:author="Ying Zhao" w:date="2024-04-11T17:10:00Z">
            <w:rPr>
              <w:rFonts w:eastAsiaTheme="minorEastAsia"/>
            </w:rPr>
          </w:rPrChange>
        </w:rPr>
        <w:t>Like</w:t>
      </w:r>
      <w:r w:rsidR="005524CC" w:rsidRPr="00F44F1C">
        <w:rPr>
          <w:rFonts w:eastAsiaTheme="minorEastAsia"/>
          <w:highlight w:val="yellow"/>
          <w:rPrChange w:id="221" w:author="Ying Zhao" w:date="2024-04-11T17:10:00Z">
            <w:rPr>
              <w:rFonts w:eastAsiaTheme="minorEastAsia"/>
            </w:rPr>
          </w:rPrChange>
        </w:rPr>
        <w:t xml:space="preserve"> </w:t>
      </w:r>
      <w:r w:rsidR="005524CC" w:rsidRPr="00F44F1C">
        <w:rPr>
          <w:rFonts w:eastAsiaTheme="minorEastAsia"/>
          <w:highlight w:val="yellow"/>
          <w:rPrChange w:id="222" w:author="Ying Zhao" w:date="2024-04-11T17:10:00Z">
            <w:rPr>
              <w:rFonts w:ascii="Tahoma" w:hAnsi="Tahoma" w:cs="Tahoma"/>
              <w:color w:val="000000"/>
              <w:sz w:val="21"/>
              <w:szCs w:val="21"/>
              <w:shd w:val="clear" w:color="auto" w:fill="FFFFFF"/>
            </w:rPr>
          </w:rPrChange>
        </w:rPr>
        <w:t>the total energy change for water/ice phase transition at constant temperature and pressure is proportional to the mass,</w:t>
      </w:r>
      <w:r w:rsidR="005524CC" w:rsidRPr="005C455A">
        <w:rPr>
          <w:rFonts w:eastAsiaTheme="minorEastAsia"/>
          <w:rPrChange w:id="223" w:author="Ying Zhao" w:date="2024-04-11T16:23:00Z">
            <w:rPr>
              <w:rFonts w:ascii="Tahoma" w:hAnsi="Tahoma" w:cs="Tahoma"/>
              <w:color w:val="000000"/>
              <w:sz w:val="21"/>
              <w:szCs w:val="21"/>
              <w:shd w:val="clear" w:color="auto" w:fill="FFFFFF"/>
            </w:rPr>
          </w:rPrChange>
        </w:rPr>
        <w:t xml:space="preserve"> we choose a</w:t>
      </w:r>
      <w:r w:rsidR="005524CC">
        <w:rPr>
          <w:rFonts w:eastAsiaTheme="minorEastAsia"/>
        </w:rPr>
        <w:t xml:space="preserve"> linear functional form for the inertia term as the simplest and most sensible assumption. </w:t>
      </w:r>
      <w:r w:rsidR="003144F7">
        <w:rPr>
          <w:rFonts w:eastAsiaTheme="minorEastAsia"/>
        </w:rPr>
        <w:t xml:space="preserve">The total energy </w:t>
      </w:r>
      <w:r w:rsidR="003144F7">
        <w:rPr>
          <w:rFonts w:eastAsiaTheme="minorEastAsia"/>
        </w:rPr>
        <w:lastRenderedPageBreak/>
        <w:t xml:space="preserve">required for a spin flip is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sidR="003144F7">
        <w:rPr>
          <w:rFonts w:eastAsiaTheme="minorEastAsia"/>
        </w:rPr>
        <w:t xml:space="preserve">, which consists of two parts: the system Hamiltonian change plus the inertia </w:t>
      </w:r>
      <w:r w:rsidR="005524CC">
        <w:rPr>
          <w:rFonts w:eastAsiaTheme="minorEastAsia"/>
        </w:rPr>
        <w:t>term</w:t>
      </w:r>
      <w:r w:rsidR="003144F7">
        <w:rPr>
          <w:rFonts w:eastAsiaTheme="minorEastAsia"/>
        </w:rPr>
        <w:t>.</w:t>
      </w:r>
      <w:r w:rsidR="005524CC">
        <w:rPr>
          <w:rFonts w:eastAsiaTheme="minorEastAsia"/>
        </w:rPr>
        <w:t xml:space="preserve"> The probability of spin value change follows the Boltzmann distribution as Equation (5).</w:t>
      </w:r>
      <w:bookmarkEnd w:id="219"/>
      <w:ins w:id="224" w:author="Ying Zhao" w:date="2024-04-11T16:33:00Z">
        <w:r w:rsidR="00FC3D2E">
          <w:rPr>
            <w:rFonts w:eastAsiaTheme="minorEastAsia"/>
          </w:rPr>
          <w:t xml:space="preserve"> </w:t>
        </w:r>
      </w:ins>
      <w:r w:rsidRPr="00C16866">
        <w:rPr>
          <w:rFonts w:eastAsiaTheme="minorEastAsia"/>
        </w:rPr>
        <w:t>Here is an example to illustrate the inertia effect. Start</w:t>
      </w:r>
      <w:r>
        <w:rPr>
          <w:rFonts w:eastAsiaTheme="minorEastAsia"/>
        </w:rPr>
        <w:t>ing</w:t>
      </w:r>
      <w:r w:rsidRPr="00C16866">
        <w:rPr>
          <w:rFonts w:eastAsiaTheme="minorEastAsia"/>
        </w:rPr>
        <w:t xml:space="preserve"> with an initial spin value of 0.8</w:t>
      </w:r>
      <w:r>
        <w:rPr>
          <w:rFonts w:eastAsiaTheme="minorEastAsia"/>
        </w:rPr>
        <w:t>, a</w:t>
      </w:r>
      <w:r w:rsidRPr="00C16866">
        <w:rPr>
          <w:rFonts w:eastAsiaTheme="minorEastAsia"/>
        </w:rPr>
        <w:t xml:space="preserve"> flip to either 0.7 or 0.6 may </w:t>
      </w:r>
      <w:r>
        <w:rPr>
          <w:rFonts w:eastAsiaTheme="minorEastAsia"/>
        </w:rPr>
        <w:t>result in</w:t>
      </w:r>
      <w:r w:rsidRPr="00C16866">
        <w:rPr>
          <w:rFonts w:eastAsiaTheme="minorEastAsia"/>
        </w:rPr>
        <w:t xml:space="preserve"> the same system Hamiltonian value for the new lattice. However, we differentiate these two new states by assigning higher probability for the flip to 0.7 because the spin change </w:t>
      </w:r>
      <w:r>
        <w:rPr>
          <w:rFonts w:eastAsiaTheme="minorEastAsia"/>
        </w:rPr>
        <w:t>is smaller</w:t>
      </w:r>
      <w:r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Pr="00C16866">
        <w:rPr>
          <w:rFonts w:eastAsiaTheme="minorEastAsia"/>
        </w:rPr>
        <w:t xml:space="preserve"> determines the distribution of new spin values, and in practice, it significantly improves the simulation results to match the observations.</w:t>
      </w:r>
    </w:p>
    <w:p w14:paraId="559E8278" w14:textId="3D0E0AEF" w:rsidR="0040504D" w:rsidRDefault="0040504D" w:rsidP="0040504D">
      <w:pPr>
        <w:jc w:val="both"/>
        <w:rPr>
          <w:rFonts w:eastAsiaTheme="minorEastAsia"/>
        </w:rPr>
      </w:pPr>
      <w:r>
        <w:rPr>
          <w:rFonts w:eastAsiaTheme="minorEastAsia"/>
        </w:rPr>
        <w:t xml:space="preserve">In summary, </w:t>
      </w:r>
      <w:del w:id="225" w:author="Ying Zhao" w:date="2024-04-11T16:24:00Z">
        <w:r w:rsidDel="005C455A">
          <w:rPr>
            <w:rFonts w:eastAsiaTheme="minorEastAsia"/>
          </w:rPr>
          <w:delText xml:space="preserve">the novelty of our IM: </w:delText>
        </w:r>
      </w:del>
      <w:r>
        <w:rPr>
          <w:rFonts w:eastAsiaTheme="minorEastAsia"/>
        </w:rPr>
        <w:t>we introduce</w:t>
      </w:r>
      <w:r w:rsidR="00FE62CB">
        <w:rPr>
          <w:rFonts w:eastAsiaTheme="minorEastAsia"/>
        </w:rPr>
        <w:t xml:space="preserve"> a</w:t>
      </w:r>
      <w:ins w:id="226" w:author="Ying Zhao" w:date="2024-04-11T16:24:00Z">
        <w:r w:rsidR="005C455A">
          <w:rPr>
            <w:rFonts w:eastAsiaTheme="minorEastAsia"/>
          </w:rPr>
          <w:t xml:space="preserve"> novel</w:t>
        </w:r>
      </w:ins>
      <w:del w:id="227" w:author="Ying Zhao" w:date="2024-04-11T16:24:00Z">
        <w:r w:rsidR="00FE62CB" w:rsidDel="005C455A">
          <w:rPr>
            <w:rFonts w:eastAsiaTheme="minorEastAsia"/>
          </w:rPr>
          <w:delText>n</w:delText>
        </w:r>
      </w:del>
      <w:r w:rsidR="00FE62CB">
        <w:rPr>
          <w:rFonts w:eastAsiaTheme="minorEastAsia"/>
        </w:rPr>
        <w:t xml:space="preserve"> inertia factor</w:t>
      </w:r>
      <w:r>
        <w:rPr>
          <w:rFonts w:eastAsiaTheme="minorEastAsia"/>
        </w:rPr>
        <w:t xml:space="preserve"> to the </w:t>
      </w:r>
      <w:ins w:id="228" w:author="Ying Zhao" w:date="2024-04-11T16:24:00Z">
        <w:r w:rsidR="005C455A">
          <w:rPr>
            <w:rFonts w:eastAsiaTheme="minorEastAsia"/>
          </w:rPr>
          <w:t xml:space="preserve">continuous spin </w:t>
        </w:r>
      </w:ins>
      <w:del w:id="229" w:author="Ying Zhao" w:date="2024-04-11T16:24:00Z">
        <w:r w:rsidDel="005C455A">
          <w:rPr>
            <w:rFonts w:eastAsiaTheme="minorEastAsia"/>
          </w:rPr>
          <w:delText xml:space="preserve">classical </w:delText>
        </w:r>
      </w:del>
      <w:r>
        <w:rPr>
          <w:rFonts w:eastAsiaTheme="minorEastAsia"/>
        </w:rPr>
        <w:t>IM</w:t>
      </w:r>
      <w:ins w:id="230" w:author="Ying Zhao" w:date="2024-04-11T16:26:00Z">
        <w:r w:rsidR="005C455A">
          <w:rPr>
            <w:rFonts w:eastAsiaTheme="minorEastAsia"/>
          </w:rPr>
          <w:t xml:space="preserve">. </w:t>
        </w:r>
      </w:ins>
      <w:del w:id="231" w:author="Ying Zhao" w:date="2024-04-11T16:24:00Z">
        <w:r w:rsidR="00FE62CB" w:rsidDel="005C455A">
          <w:rPr>
            <w:rFonts w:eastAsiaTheme="minorEastAsia"/>
          </w:rPr>
          <w:delText>with</w:delText>
        </w:r>
        <w:r w:rsidR="00CE6050" w:rsidDel="005C455A">
          <w:rPr>
            <w:rFonts w:eastAsiaTheme="minorEastAsia"/>
          </w:rPr>
          <w:delText xml:space="preserve"> </w:delText>
        </w:r>
        <w:r w:rsidR="00FE62CB" w:rsidDel="005C455A">
          <w:rPr>
            <w:rFonts w:eastAsiaTheme="minorEastAsia"/>
          </w:rPr>
          <w:delText xml:space="preserve"> </w:delText>
        </w:r>
        <w:r w:rsidDel="005C455A">
          <w:rPr>
            <w:rFonts w:eastAsiaTheme="minorEastAsia"/>
          </w:rPr>
          <w:delText>continuous</w:delText>
        </w:r>
      </w:del>
      <w:del w:id="232" w:author="Ying Zhao" w:date="2024-04-11T16:25:00Z">
        <w:r w:rsidDel="005C455A">
          <w:rPr>
            <w:rFonts w:eastAsiaTheme="minorEastAsia"/>
          </w:rPr>
          <w:delText xml:space="preserve"> spin values </w:delText>
        </w:r>
      </w:del>
      <w:del w:id="233" w:author="Ying Zhao" w:date="2024-04-11T16:26:00Z">
        <w:r w:rsidR="00814CC6" w:rsidDel="005C455A">
          <w:rPr>
            <w:rFonts w:eastAsiaTheme="minorEastAsia"/>
          </w:rPr>
          <w:delText xml:space="preserve">to </w:delText>
        </w:r>
      </w:del>
      <w:del w:id="234" w:author="Ying Zhao" w:date="2024-04-11T16:25:00Z">
        <w:r w:rsidR="00814CC6" w:rsidDel="005C455A">
          <w:rPr>
            <w:rFonts w:eastAsiaTheme="minorEastAsia"/>
          </w:rPr>
          <w:delText xml:space="preserve">the </w:delText>
        </w:r>
      </w:del>
      <w:del w:id="235" w:author="Ying Zhao" w:date="2024-04-11T16:26:00Z">
        <w:r w:rsidR="00814CC6" w:rsidDel="005C455A">
          <w:rPr>
            <w:rFonts w:eastAsiaTheme="minorEastAsia"/>
          </w:rPr>
          <w:delText xml:space="preserve">study </w:delText>
        </w:r>
      </w:del>
      <w:del w:id="236" w:author="Ying Zhao" w:date="2024-04-11T16:25:00Z">
        <w:r w:rsidR="00814CC6" w:rsidDel="005C455A">
          <w:rPr>
            <w:rFonts w:eastAsiaTheme="minorEastAsia"/>
          </w:rPr>
          <w:delText xml:space="preserve">of the </w:delText>
        </w:r>
      </w:del>
      <w:del w:id="237" w:author="Ying Zhao" w:date="2024-04-11T16:26:00Z">
        <w:r w:rsidR="00814CC6" w:rsidDel="005C455A">
          <w:rPr>
            <w:rFonts w:eastAsiaTheme="minorEastAsia"/>
          </w:rPr>
          <w:delText>critical climate change problem</w:delText>
        </w:r>
        <w:r w:rsidDel="005C455A">
          <w:rPr>
            <w:rFonts w:eastAsiaTheme="minorEastAsia"/>
          </w:rPr>
          <w:delText xml:space="preserve">. </w:delText>
        </w:r>
      </w:del>
      <w:r>
        <w:rPr>
          <w:rFonts w:eastAsiaTheme="minorEastAsia"/>
        </w:rPr>
        <w:t>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238" w:name="_Toc155644307"/>
      <w:r>
        <w:t>Data description</w:t>
      </w:r>
      <w:bookmarkEnd w:id="238"/>
    </w:p>
    <w:p w14:paraId="2B47860E" w14:textId="37CF430B" w:rsidR="0040504D" w:rsidRDefault="0040504D" w:rsidP="0040504D">
      <w:pPr>
        <w:jc w:val="both"/>
        <w:rPr>
          <w:rFonts w:eastAsiaTheme="minorEastAsia"/>
        </w:rPr>
      </w:pPr>
      <w:bookmarkStart w:id="239" w:name="_Hlk155724454"/>
      <w:r w:rsidRPr="008771E4">
        <w:rPr>
          <w:rFonts w:eastAsiaTheme="minorEastAsia"/>
        </w:rPr>
        <w:t xml:space="preserve">Our study </w:t>
      </w:r>
      <w:r>
        <w:rPr>
          <w:rFonts w:eastAsiaTheme="minorEastAsia"/>
        </w:rPr>
        <w:t>uses</w:t>
      </w:r>
      <w:r w:rsidRPr="008771E4">
        <w:rPr>
          <w:rFonts w:eastAsiaTheme="minorEastAsia"/>
        </w:rPr>
        <w:t xml:space="preserve"> data </w:t>
      </w:r>
      <w:r>
        <w:rPr>
          <w:rFonts w:eastAsiaTheme="minorEastAsia"/>
        </w:rPr>
        <w:t>from 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515E06" w:rsidRPr="00515E06">
            <w:rPr>
              <w:rFonts w:eastAsiaTheme="minorEastAsia"/>
              <w:noProof/>
              <w:color w:val="000000"/>
            </w:rPr>
            <w:t>[5]</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Pr>
          <w:rFonts w:eastAsiaTheme="minorEastAsia"/>
        </w:rPr>
        <w:t xml:space="preserve">. </w:t>
      </w:r>
      <w:bookmarkEnd w:id="239"/>
      <w:r>
        <w:rPr>
          <w:rFonts w:eastAsiaTheme="minorEastAsia"/>
        </w:rPr>
        <w:t>It 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s, which serve as</w:t>
      </w:r>
      <w:r w:rsidRPr="008771E4">
        <w:rPr>
          <w:rFonts w:eastAsiaTheme="minorEastAsia"/>
        </w:rPr>
        <w:t xml:space="preserve"> input</w:t>
      </w:r>
      <w:r>
        <w:rPr>
          <w:rFonts w:eastAsiaTheme="minorEastAsia"/>
        </w:rPr>
        <w:t>s</w:t>
      </w:r>
      <w:r w:rsidRPr="008771E4">
        <w:rPr>
          <w:rFonts w:eastAsiaTheme="minorEastAsia"/>
        </w:rPr>
        <w:t xml:space="preserve"> 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0A766DD4" w:rsidR="0040504D" w:rsidRDefault="0040504D" w:rsidP="0040504D">
      <w:pPr>
        <w:keepNext/>
        <w:jc w:val="both"/>
      </w:pPr>
      <w:r>
        <w:rPr>
          <w:rFonts w:eastAsiaTheme="minorEastAsia"/>
        </w:rPr>
        <w:t>The NRTSI files are in netCDF format. Each file of the Arctic region contains a lattice of 448 rows by 304 columns, covering a large earth surface area with the north pole at the center. Each grid cell represents an area of approximately 25 kilometers by 25 kilometers. The value for each grid cell is an integer from 0 to 250 that indicates the fractional ice coverage scaled by 250. 0 indicates 0% ice concentration; 250 indicates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 xml:space="preserve">(a). In the map, white represents ice, blue represents water, and gray </w:t>
      </w:r>
      <w:r>
        <w:rPr>
          <w:rFonts w:eastAsiaTheme="minorEastAsia"/>
        </w:rPr>
        <w:lastRenderedPageBreak/>
        <w:t>represents land. The exact north pole location is covered by a gray circular mask because of the limitation of the satellite sensor measurement caused by the orbit inclination and instrument swath.</w:t>
      </w:r>
      <w:bookmarkStart w:id="240" w:name="_Ref142763729"/>
    </w:p>
    <w:p w14:paraId="68E8A98E" w14:textId="7C602798" w:rsidR="0040504D" w:rsidRDefault="0040504D" w:rsidP="0040504D">
      <w:pPr>
        <w:keepNext/>
        <w:jc w:val="center"/>
      </w:pPr>
      <w:bookmarkStart w:id="241" w:name="_Ref143279827"/>
    </w:p>
    <w:p w14:paraId="30A7487C" w14:textId="2A033451" w:rsidR="005954D3" w:rsidRDefault="005954D3" w:rsidP="0040504D">
      <w:pPr>
        <w:keepNext/>
        <w:jc w:val="center"/>
      </w:pPr>
      <w:r>
        <w:rPr>
          <w:rFonts w:ascii="Tahoma" w:hAnsi="Tahoma" w:cs="Tahoma"/>
          <w:noProof/>
          <w:color w:val="000000"/>
          <w:sz w:val="21"/>
          <w:szCs w:val="21"/>
        </w:rPr>
        <w:drawing>
          <wp:inline distT="0" distB="0" distL="0" distR="0" wp14:anchorId="57FADDD1" wp14:editId="0174BCA5">
            <wp:extent cx="4103827" cy="2431312"/>
            <wp:effectExtent l="0" t="0" r="0" b="0"/>
            <wp:docPr id="597446566" name="Picture 1" descr="A blue and grey map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6566" name="Picture 1" descr="A blue and grey map with a black squar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3383" cy="2454747"/>
                    </a:xfrm>
                    <a:prstGeom prst="rect">
                      <a:avLst/>
                    </a:prstGeom>
                    <a:noFill/>
                  </pic:spPr>
                </pic:pic>
              </a:graphicData>
            </a:graphic>
          </wp:inline>
        </w:drawing>
      </w:r>
    </w:p>
    <w:p w14:paraId="40BD96C2" w14:textId="292A7001" w:rsidR="0040504D" w:rsidRDefault="0040504D" w:rsidP="0040504D">
      <w:pPr>
        <w:keepNext/>
        <w:jc w:val="both"/>
        <w:rPr>
          <w:sz w:val="20"/>
          <w:szCs w:val="20"/>
        </w:rPr>
      </w:pPr>
      <w:bookmarkStart w:id="242" w:name="_Ref153914923"/>
      <w:bookmarkStart w:id="243"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542E67">
        <w:rPr>
          <w:noProof/>
          <w:sz w:val="20"/>
          <w:szCs w:val="20"/>
        </w:rPr>
        <w:t>1</w:t>
      </w:r>
      <w:r w:rsidRPr="009E646B">
        <w:rPr>
          <w:sz w:val="20"/>
          <w:szCs w:val="20"/>
        </w:rPr>
        <w:fldChar w:fldCharType="end"/>
      </w:r>
      <w:bookmarkEnd w:id="242"/>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2022</w:t>
      </w:r>
      <w:ins w:id="244" w:author="Ying Zhao" w:date="2024-04-11T10:24:00Z">
        <w:r w:rsidR="003E1528">
          <w:rPr>
            <w:sz w:val="20"/>
            <w:szCs w:val="20"/>
          </w:rPr>
          <w:t xml:space="preserve">, where the black </w:t>
        </w:r>
      </w:ins>
      <w:ins w:id="245" w:author="Ying Zhao" w:date="2024-04-11T10:25:00Z">
        <w:r w:rsidR="003E1528">
          <w:rPr>
            <w:sz w:val="20"/>
            <w:szCs w:val="20"/>
          </w:rPr>
          <w:t xml:space="preserve">square marks the focus area for this study and red oval the </w:t>
        </w:r>
      </w:ins>
      <w:ins w:id="246" w:author="Ying Zhao" w:date="2024-04-11T10:26:00Z">
        <w:r w:rsidR="003E1528">
          <w:rPr>
            <w:sz w:val="20"/>
            <w:szCs w:val="20"/>
          </w:rPr>
          <w:t>Canadian Arctic Archipelago area with the thickest ice</w:t>
        </w:r>
      </w:ins>
      <w:r w:rsidRPr="00D3002C">
        <w:rPr>
          <w:sz w:val="20"/>
          <w:szCs w:val="20"/>
        </w:rPr>
        <w:t xml:space="preserve">; (b) </w:t>
      </w:r>
      <w:ins w:id="247" w:author="Ying Zhao" w:date="2024-04-11T10:26:00Z">
        <w:r w:rsidR="003E1528">
          <w:rPr>
            <w:sz w:val="20"/>
            <w:szCs w:val="20"/>
          </w:rPr>
          <w:t>A zoom-in view of</w:t>
        </w:r>
      </w:ins>
      <w:ins w:id="248" w:author="Ying Zhao" w:date="2024-04-11T10:27:00Z">
        <w:r w:rsidR="003E1528">
          <w:rPr>
            <w:sz w:val="20"/>
            <w:szCs w:val="20"/>
          </w:rPr>
          <w:t xml:space="preserve"> </w:t>
        </w:r>
      </w:ins>
      <w:del w:id="249" w:author="Ying Zhao" w:date="2024-04-11T10:27:00Z">
        <w:r w:rsidDel="003E1528">
          <w:rPr>
            <w:sz w:val="20"/>
            <w:szCs w:val="20"/>
          </w:rPr>
          <w:delText>T</w:delText>
        </w:r>
      </w:del>
      <w:ins w:id="250" w:author="Ying Zhao" w:date="2024-04-11T10:27:00Z">
        <w:r w:rsidR="003E1528">
          <w:rPr>
            <w:sz w:val="20"/>
            <w:szCs w:val="20"/>
          </w:rPr>
          <w:t>t</w:t>
        </w:r>
      </w:ins>
      <w:r w:rsidRPr="00D3002C">
        <w:rPr>
          <w:sz w:val="20"/>
          <w:szCs w:val="20"/>
        </w:rPr>
        <w:t xml:space="preserve">he focus </w:t>
      </w:r>
      <w:r>
        <w:rPr>
          <w:sz w:val="20"/>
          <w:szCs w:val="20"/>
        </w:rPr>
        <w:t>area</w:t>
      </w:r>
      <w:ins w:id="251" w:author="Ying Zhao" w:date="2024-04-11T10:27:00Z">
        <w:r w:rsidR="003E1528">
          <w:rPr>
            <w:sz w:val="20"/>
            <w:szCs w:val="20"/>
          </w:rPr>
          <w:t xml:space="preserve">, </w:t>
        </w:r>
      </w:ins>
      <w:del w:id="252" w:author="Ying Zhao" w:date="2024-04-11T10:27:00Z">
        <w:r w:rsidRPr="00D3002C" w:rsidDel="003E1528">
          <w:rPr>
            <w:sz w:val="20"/>
            <w:szCs w:val="20"/>
          </w:rPr>
          <w:delText xml:space="preserve"> for our research, </w:delText>
        </w:r>
      </w:del>
      <w:r w:rsidRPr="00D3002C">
        <w:rPr>
          <w:sz w:val="20"/>
          <w:szCs w:val="20"/>
        </w:rPr>
        <w:t>a 60x60 square lattice covering approximately 2.25 million square kilometers.</w:t>
      </w:r>
      <w:bookmarkEnd w:id="243"/>
      <w:ins w:id="253" w:author="Ying Zhao" w:date="2024-04-11T10:24:00Z">
        <w:r w:rsidR="003E1528">
          <w:rPr>
            <w:sz w:val="20"/>
            <w:szCs w:val="20"/>
          </w:rPr>
          <w:t xml:space="preserve"> </w:t>
        </w:r>
      </w:ins>
    </w:p>
    <w:bookmarkEnd w:id="240"/>
    <w:bookmarkEnd w:id="241"/>
    <w:p w14:paraId="444D7914" w14:textId="77777777" w:rsidR="0040504D" w:rsidRPr="00993539" w:rsidRDefault="0040504D" w:rsidP="0040504D">
      <w:pPr>
        <w:pStyle w:val="NoSpacing"/>
        <w:jc w:val="both"/>
      </w:pPr>
    </w:p>
    <w:p w14:paraId="6B2ABD9E" w14:textId="61EC26B7"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 xml:space="preserve">(a), ranging from the East Siberian Sea (to the top of the box) and the Beaufort Sea (to the left of the box)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(b) . This large square area is unobstructed by land or the north pole mask, making it an ideal field for the IM lattice setup. The area contains 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01807666" w:rsidR="005D2DAF" w:rsidRDefault="0040504D" w:rsidP="005D2DAF">
      <w:pPr>
        <w:pStyle w:val="Heading1"/>
        <w:jc w:val="both"/>
      </w:pPr>
      <w:bookmarkStart w:id="254" w:name="_Toc155644308"/>
      <w:r>
        <w:t xml:space="preserve">Ising model </w:t>
      </w:r>
      <w:r w:rsidR="00810522">
        <w:t xml:space="preserve">lattice </w:t>
      </w:r>
      <w:r>
        <w:t xml:space="preserve">and </w:t>
      </w:r>
      <w:r w:rsidR="00E82101">
        <w:t xml:space="preserve">simulation </w:t>
      </w:r>
      <w:r>
        <w:t>setup</w:t>
      </w:r>
      <w:bookmarkEnd w:id="254"/>
    </w:p>
    <w:p w14:paraId="3AE776F6" w14:textId="45AF0AAB" w:rsidR="005D2DAF" w:rsidRDefault="005D2DAF" w:rsidP="007E7301">
      <w:pPr>
        <w:rPr>
          <w:ins w:id="255" w:author="Ying Zhao" w:date="2024-04-11T11:34:00Z"/>
          <w:rFonts w:eastAsiaTheme="minorEastAsia"/>
        </w:rPr>
      </w:pPr>
      <w:r>
        <w:rPr>
          <w:rFonts w:eastAsiaTheme="minorEastAsia"/>
        </w:rPr>
        <w:t xml:space="preserve">The purpose of this research is to study the dynamic of ice/water transition for the focus </w:t>
      </w:r>
      <w:r w:rsidR="00755559">
        <w:rPr>
          <w:rFonts w:eastAsiaTheme="minorEastAsia"/>
        </w:rPr>
        <w:t xml:space="preserve">Arctic </w:t>
      </w:r>
      <w:r>
        <w:rPr>
          <w:rFonts w:eastAsiaTheme="minorEastAsia"/>
        </w:rPr>
        <w:t xml:space="preserve">region. </w:t>
      </w:r>
      <w:r w:rsidR="00755559">
        <w:rPr>
          <w:rFonts w:eastAsiaTheme="minorEastAsia"/>
        </w:rPr>
        <w:t xml:space="preserve">The methodology is outlined as follows. </w:t>
      </w:r>
      <w:r w:rsidR="007E327B">
        <w:rPr>
          <w:rFonts w:eastAsiaTheme="minorEastAsia"/>
        </w:rPr>
        <w:t>Firstly, we normalize the NRSTI data to a continuous Ising lattice</w:t>
      </w:r>
      <w:r w:rsidR="005933C3">
        <w:rPr>
          <w:rFonts w:eastAsiaTheme="minorEastAsia"/>
        </w:rPr>
        <w:t>,</w:t>
      </w:r>
      <w:r w:rsidR="00C356AD">
        <w:rPr>
          <w:rFonts w:eastAsiaTheme="minorEastAsia"/>
        </w:rPr>
        <w:t xml:space="preserve"> </w:t>
      </w:r>
      <w:r w:rsidR="007E327B">
        <w:rPr>
          <w:rFonts w:eastAsiaTheme="minorEastAsia"/>
        </w:rPr>
        <w:t>carefully choose simulation period</w:t>
      </w:r>
      <w:r w:rsidR="00755559">
        <w:rPr>
          <w:rFonts w:eastAsiaTheme="minorEastAsia"/>
        </w:rPr>
        <w:t>s</w:t>
      </w:r>
      <w:r w:rsidR="00C356AD">
        <w:rPr>
          <w:rFonts w:eastAsiaTheme="minorEastAsia"/>
        </w:rPr>
        <w:t>, and</w:t>
      </w:r>
      <w:r w:rsidR="007E327B">
        <w:rPr>
          <w:rFonts w:eastAsiaTheme="minorEastAsia"/>
        </w:rPr>
        <w:t xml:space="preserve"> </w:t>
      </w:r>
      <w:r w:rsidR="00C356AD">
        <w:rPr>
          <w:rFonts w:eastAsiaTheme="minorEastAsia"/>
        </w:rPr>
        <w:t>define</w:t>
      </w:r>
      <w:r w:rsidR="007E327B">
        <w:rPr>
          <w:rFonts w:eastAsiaTheme="minorEastAsia"/>
        </w:rPr>
        <w:t xml:space="preserve"> </w:t>
      </w:r>
      <w:r w:rsidR="00C356AD">
        <w:rPr>
          <w:rFonts w:eastAsiaTheme="minorEastAsia"/>
        </w:rPr>
        <w:t xml:space="preserve">the </w:t>
      </w:r>
      <w:r w:rsidR="007E327B">
        <w:rPr>
          <w:rFonts w:eastAsiaTheme="minorEastAsia"/>
        </w:rPr>
        <w:t xml:space="preserve">Ising parameters </w:t>
      </w:r>
      <w:r w:rsidR="007E327B">
        <w:rPr>
          <w:szCs w:val="24"/>
        </w:rPr>
        <w:t>(</w:t>
      </w:r>
      <w:r w:rsidR="007E327B" w:rsidRPr="00AD59BF">
        <w:rPr>
          <w:i/>
          <w:iCs/>
          <w:szCs w:val="24"/>
        </w:rPr>
        <w:t xml:space="preserve">J, </w:t>
      </w:r>
      <m:oMath>
        <m:r>
          <w:rPr>
            <w:rFonts w:ascii="Cambria Math" w:hAnsi="Cambria Math"/>
          </w:rPr>
          <m:t xml:space="preserve">B, </m:t>
        </m:r>
      </m:oMath>
      <w:r w:rsidR="007E327B" w:rsidRPr="00AD59BF">
        <w:rPr>
          <w:i/>
          <w:iCs/>
          <w:szCs w:val="24"/>
        </w:rPr>
        <w:t>I</w:t>
      </w:r>
      <w:r w:rsidR="007E327B">
        <w:rPr>
          <w:szCs w:val="24"/>
        </w:rPr>
        <w:t>)</w:t>
      </w:r>
      <w:r w:rsidR="007E327B">
        <w:rPr>
          <w:rFonts w:eastAsiaTheme="minorEastAsia"/>
        </w:rPr>
        <w:t xml:space="preserve">. </w:t>
      </w:r>
      <w:r w:rsidR="00755559">
        <w:rPr>
          <w:rFonts w:eastAsiaTheme="minorEastAsia"/>
        </w:rPr>
        <w:t>Secondly, s</w:t>
      </w:r>
      <w:r w:rsidR="00B730F1">
        <w:rPr>
          <w:rFonts w:eastAsiaTheme="minorEastAsia"/>
        </w:rPr>
        <w:t xml:space="preserve">tarting from the initial </w:t>
      </w:r>
      <w:r w:rsidR="00755559">
        <w:rPr>
          <w:rFonts w:eastAsiaTheme="minorEastAsia"/>
        </w:rPr>
        <w:t xml:space="preserve">lattice of each simulation period, </w:t>
      </w:r>
      <w:r w:rsidR="005933C3">
        <w:rPr>
          <w:rFonts w:eastAsiaTheme="minorEastAsia"/>
        </w:rPr>
        <w:t xml:space="preserve">we run </w:t>
      </w:r>
      <w:r w:rsidR="00755559">
        <w:rPr>
          <w:rFonts w:eastAsiaTheme="minorEastAsia"/>
        </w:rPr>
        <w:t>t</w:t>
      </w:r>
      <w:r w:rsidR="007E327B">
        <w:rPr>
          <w:rFonts w:eastAsiaTheme="minorEastAsia"/>
        </w:rPr>
        <w:t>he</w:t>
      </w:r>
      <w:r w:rsidR="00B730F1">
        <w:rPr>
          <w:rFonts w:eastAsiaTheme="minorEastAsia"/>
        </w:rPr>
        <w:t xml:space="preserve"> </w:t>
      </w:r>
      <w:r w:rsidR="007E327B">
        <w:rPr>
          <w:rFonts w:eastAsiaTheme="minorEastAsia"/>
        </w:rPr>
        <w:t xml:space="preserve">Metropolis </w:t>
      </w:r>
      <w:r w:rsidR="005933C3">
        <w:rPr>
          <w:rFonts w:eastAsiaTheme="minorEastAsia"/>
        </w:rPr>
        <w:t>MC</w:t>
      </w:r>
      <w:r w:rsidR="00B730F1">
        <w:rPr>
          <w:rFonts w:eastAsiaTheme="minorEastAsia"/>
        </w:rPr>
        <w:t xml:space="preserve"> simulation </w:t>
      </w:r>
      <w:r w:rsidR="00755559">
        <w:rPr>
          <w:rFonts w:eastAsiaTheme="minorEastAsia"/>
        </w:rPr>
        <w:t>based on</w:t>
      </w:r>
      <w:r w:rsidR="00B730F1">
        <w:rPr>
          <w:rFonts w:eastAsiaTheme="minorEastAsia"/>
        </w:rPr>
        <w:t xml:space="preserve"> the set of parameters </w:t>
      </w:r>
      <w:r w:rsidR="00B730F1">
        <w:rPr>
          <w:szCs w:val="24"/>
        </w:rPr>
        <w:t>(</w:t>
      </w:r>
      <w:r w:rsidR="00B730F1" w:rsidRPr="00AD59BF">
        <w:rPr>
          <w:i/>
          <w:iCs/>
          <w:szCs w:val="24"/>
        </w:rPr>
        <w:t xml:space="preserve">J, </w:t>
      </w:r>
      <m:oMath>
        <m:r>
          <w:rPr>
            <w:rFonts w:ascii="Cambria Math" w:hAnsi="Cambria Math"/>
          </w:rPr>
          <m:t xml:space="preserve">B, </m:t>
        </m:r>
      </m:oMath>
      <w:r w:rsidR="00B730F1" w:rsidRPr="00AD59BF">
        <w:rPr>
          <w:i/>
          <w:iCs/>
          <w:szCs w:val="24"/>
        </w:rPr>
        <w:t>I</w:t>
      </w:r>
      <w:r w:rsidR="00B730F1">
        <w:rPr>
          <w:szCs w:val="24"/>
        </w:rPr>
        <w:t>)</w:t>
      </w:r>
      <w:r w:rsidR="00755559">
        <w:rPr>
          <w:rFonts w:eastAsiaTheme="minorEastAsia"/>
        </w:rPr>
        <w:t xml:space="preserve"> to generate a final state of Ising lattice for this period. This full metropolis simulation step is then passed into a numeric optimizer to find the best-fit Ising parameters </w:t>
      </w:r>
      <w:r w:rsidR="008445E9">
        <w:rPr>
          <w:rFonts w:eastAsiaTheme="minorEastAsia"/>
        </w:rPr>
        <w:t>so that the final Ising lattice matches the observed NRSTI data</w:t>
      </w:r>
      <w:r w:rsidR="005933C3">
        <w:rPr>
          <w:rFonts w:eastAsiaTheme="minorEastAsia"/>
        </w:rPr>
        <w:t xml:space="preserve"> as </w:t>
      </w:r>
      <w:r w:rsidR="00EC1C4E">
        <w:rPr>
          <w:rFonts w:eastAsiaTheme="minorEastAsia"/>
        </w:rPr>
        <w:t>closely</w:t>
      </w:r>
      <w:r w:rsidR="005933C3">
        <w:rPr>
          <w:rFonts w:eastAsiaTheme="minorEastAsia"/>
        </w:rPr>
        <w:t xml:space="preserve"> as possible.</w:t>
      </w:r>
    </w:p>
    <w:p w14:paraId="74F8A166" w14:textId="77777777" w:rsidR="0091258F" w:rsidRPr="005D2DAF" w:rsidRDefault="0091258F" w:rsidP="007E7301"/>
    <w:p w14:paraId="2DBA2D43" w14:textId="77777777" w:rsidR="0040504D" w:rsidRPr="00961214" w:rsidRDefault="0040504D" w:rsidP="00961214">
      <w:pPr>
        <w:pStyle w:val="Heading2"/>
        <w:numPr>
          <w:ilvl w:val="0"/>
          <w:numId w:val="32"/>
        </w:numPr>
        <w:jc w:val="both"/>
      </w:pPr>
      <w:bookmarkStart w:id="256" w:name="_Toc155644309"/>
      <w:r w:rsidRPr="00961214">
        <w:t>Ising model lattice</w:t>
      </w:r>
      <w:bookmarkEnd w:id="256"/>
    </w:p>
    <w:p w14:paraId="5A672E57" w14:textId="609305C6" w:rsidR="0040504D" w:rsidRDefault="0040504D" w:rsidP="0040504D">
      <w:pPr>
        <w:keepNext/>
        <w:jc w:val="both"/>
        <w:rPr>
          <w:rFonts w:eastAsiaTheme="minorEastAsia"/>
        </w:rPr>
      </w:pPr>
      <w:r>
        <w:rPr>
          <w:szCs w:val="24"/>
        </w:rPr>
        <w:lastRenderedPageBreak/>
        <w:t xml:space="preserve">We first transform the NRTSI data of the focus region as </w:t>
      </w:r>
      <w:r w:rsidRPr="00F43D9E">
        <w:rPr>
          <w:rFonts w:eastAsiaTheme="minorEastAsia"/>
        </w:rPr>
        <w:t xml:space="preserve">shown in </w:t>
      </w:r>
      <w:r>
        <w:rPr>
          <w:rFonts w:eastAsiaTheme="minorEastAsia"/>
        </w:rPr>
        <w:t xml:space="preserve">Figure 1 (b) to 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the cell is 100% ice; +1 indicates 100% water; 0 indicates 50%/50% coverage of water/ice. Each cell covers 25km x 25km of the total 1500km x 1500km focus region, and therefore a 60x60 matrix is initialized </w:t>
      </w:r>
      <w:ins w:id="257" w:author="Ying Zhao" w:date="2024-04-11T11:38:00Z">
        <w:r w:rsidR="0091258F">
          <w:rPr>
            <w:rFonts w:eastAsiaTheme="minorEastAsia"/>
          </w:rPr>
          <w:t>for</w:t>
        </w:r>
      </w:ins>
      <w:del w:id="258" w:author="Ying Zhao" w:date="2024-04-11T11:38:00Z">
        <w:r w:rsidDel="0091258F">
          <w:rPr>
            <w:rFonts w:eastAsiaTheme="minorEastAsia"/>
          </w:rPr>
          <w:delText>as</w:delText>
        </w:r>
      </w:del>
      <w:r>
        <w:rPr>
          <w:rFonts w:eastAsiaTheme="minorEastAsia"/>
        </w:rPr>
        <w:t xml:space="preserve"> the 2-D IM lattice </w:t>
      </w:r>
      <w:ins w:id="259" w:author="Ying Zhao" w:date="2024-04-11T11:38:00Z">
        <w:r w:rsidR="0091258F">
          <w:rPr>
            <w:rFonts w:eastAsiaTheme="minorEastAsia"/>
          </w:rPr>
          <w:t>in</w:t>
        </w:r>
      </w:ins>
      <w:del w:id="260" w:author="Ying Zhao" w:date="2024-04-11T11:38:00Z">
        <w:r w:rsidDel="0091258F">
          <w:rPr>
            <w:rFonts w:eastAsiaTheme="minorEastAsia"/>
          </w:rPr>
          <w:delText>for</w:delText>
        </w:r>
      </w:del>
      <w:r>
        <w:rPr>
          <w:rFonts w:eastAsiaTheme="minorEastAsia"/>
        </w:rPr>
        <w:t xml:space="preserve">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261" w:name="_Toc155644310"/>
      <w:r w:rsidRPr="00961214">
        <w:t>Simulation periods</w:t>
      </w:r>
      <w:bookmarkEnd w:id="261"/>
    </w:p>
    <w:p w14:paraId="49E1555A" w14:textId="648DCFB4"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(b). This semi-monthly frequency is chosen to balance two considerations. First, the period is sufficiently long to allow for meaningful differentiation of the ice/water configuration between the start and the end dates; second, the period is not too long and allows the IM simulation to mimic the daily </w:t>
      </w:r>
      <w:r w:rsidR="00AB0581">
        <w:rPr>
          <w:rFonts w:eastAsiaTheme="minorEastAsia"/>
        </w:rPr>
        <w:t>ice/water</w:t>
      </w:r>
      <w:r>
        <w:rPr>
          <w:rFonts w:eastAsiaTheme="minorEastAsia"/>
        </w:rPr>
        <w:t xml:space="preserve"> configuration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4"/>
                    <a:stretch>
                      <a:fillRect/>
                    </a:stretch>
                  </pic:blipFill>
                  <pic:spPr>
                    <a:xfrm>
                      <a:off x="0" y="0"/>
                      <a:ext cx="4253360" cy="2212175"/>
                    </a:xfrm>
                    <a:prstGeom prst="rect">
                      <a:avLst/>
                    </a:prstGeom>
                  </pic:spPr>
                </pic:pic>
              </a:graphicData>
            </a:graphic>
          </wp:inline>
        </w:drawing>
      </w:r>
    </w:p>
    <w:p w14:paraId="2409A11E" w14:textId="458964D7" w:rsidR="0040504D" w:rsidRDefault="0040504D" w:rsidP="0040504D">
      <w:pPr>
        <w:pStyle w:val="Caption"/>
        <w:jc w:val="both"/>
        <w:rPr>
          <w:b w:val="0"/>
          <w:bCs w:val="0"/>
          <w:sz w:val="20"/>
          <w:szCs w:val="20"/>
        </w:rPr>
      </w:pPr>
      <w:bookmarkStart w:id="262" w:name="_Ref142772770"/>
      <w:bookmarkStart w:id="263"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542E67">
        <w:rPr>
          <w:b w:val="0"/>
          <w:bCs w:val="0"/>
          <w:noProof/>
          <w:sz w:val="20"/>
          <w:szCs w:val="20"/>
        </w:rPr>
        <w:t>2</w:t>
      </w:r>
      <w:r w:rsidRPr="00676DAB">
        <w:rPr>
          <w:b w:val="0"/>
          <w:bCs w:val="0"/>
          <w:noProof/>
          <w:sz w:val="20"/>
          <w:szCs w:val="20"/>
        </w:rPr>
        <w:fldChar w:fldCharType="end"/>
      </w:r>
      <w:bookmarkEnd w:id="262"/>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water; white indicates ice. The darker the color</w:t>
      </w:r>
      <w:ins w:id="264" w:author="Ying Zhao" w:date="2024-04-11T12:59:00Z">
        <w:r w:rsidR="00B2276D">
          <w:rPr>
            <w:b w:val="0"/>
            <w:bCs w:val="0"/>
            <w:sz w:val="20"/>
            <w:szCs w:val="20"/>
          </w:rPr>
          <w:t xml:space="preserve"> of</w:t>
        </w:r>
      </w:ins>
      <w:del w:id="265" w:author="Ying Zhao" w:date="2024-04-11T12:59:00Z">
        <w:r w:rsidRPr="00676DAB" w:rsidDel="00B2276D">
          <w:rPr>
            <w:b w:val="0"/>
            <w:bCs w:val="0"/>
            <w:sz w:val="20"/>
            <w:szCs w:val="20"/>
          </w:rPr>
          <w:delText xml:space="preserve"> on</w:delText>
        </w:r>
      </w:del>
      <w:r w:rsidRPr="00676DAB">
        <w:rPr>
          <w:b w:val="0"/>
          <w:bCs w:val="0"/>
          <w:sz w:val="20"/>
          <w:szCs w:val="20"/>
        </w:rPr>
        <w:t xml:space="preserve"> each cell, the higher </w:t>
      </w:r>
      <w:r w:rsidR="001B3245">
        <w:rPr>
          <w:b w:val="0"/>
          <w:bCs w:val="0"/>
          <w:sz w:val="20"/>
          <w:szCs w:val="20"/>
        </w:rPr>
        <w:t xml:space="preserve">the </w:t>
      </w:r>
      <w:r w:rsidRPr="00676DAB">
        <w:rPr>
          <w:b w:val="0"/>
          <w:bCs w:val="0"/>
          <w:sz w:val="20"/>
          <w:szCs w:val="20"/>
        </w:rPr>
        <w:t>water concentration</w:t>
      </w:r>
      <w:ins w:id="266" w:author="Ying Zhao" w:date="2024-04-11T13:21:00Z">
        <w:r w:rsidR="00CD54C0">
          <w:rPr>
            <w:b w:val="0"/>
            <w:bCs w:val="0"/>
            <w:sz w:val="20"/>
            <w:szCs w:val="20"/>
          </w:rPr>
          <w:t xml:space="preserve"> and the lower the ice coverage</w:t>
        </w:r>
      </w:ins>
      <w:r w:rsidRPr="00676DAB">
        <w:rPr>
          <w:b w:val="0"/>
          <w:bCs w:val="0"/>
          <w:sz w:val="20"/>
          <w:szCs w:val="20"/>
        </w:rPr>
        <w:t>, as shown by the scale on the right.</w:t>
      </w:r>
      <w:bookmarkEnd w:id="263"/>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267" w:name="_Toc155644311"/>
      <w:r w:rsidRPr="00961214">
        <w:t>Ising model parameters</w:t>
      </w:r>
      <w:bookmarkEnd w:id="267"/>
    </w:p>
    <w:p w14:paraId="63BB5262" w14:textId="77777777" w:rsidR="0040504D" w:rsidRDefault="0040504D" w:rsidP="0040504D">
      <w:pPr>
        <w:jc w:val="both"/>
        <w:rPr>
          <w:szCs w:val="24"/>
        </w:rPr>
      </w:pPr>
      <w:r>
        <w:rPr>
          <w:szCs w:val="24"/>
        </w:rPr>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14FE656D" w:rsidR="0040504D" w:rsidRPr="00EE17C8" w:rsidRDefault="0040504D" w:rsidP="0040504D">
      <w:pPr>
        <w:pStyle w:val="ListParagraph"/>
        <w:numPr>
          <w:ilvl w:val="0"/>
          <w:numId w:val="23"/>
        </w:numPr>
        <w:jc w:val="both"/>
      </w:pPr>
      <w:r w:rsidRPr="00EE17C8">
        <w:rPr>
          <w:rFonts w:eastAsiaTheme="minorEastAsia"/>
          <w:i/>
          <w:iCs/>
        </w:rPr>
        <w:t xml:space="preserve">&lt;i,j&gt; </w:t>
      </w:r>
      <w:r w:rsidRPr="00EE17C8">
        <w:rPr>
          <w:rFonts w:eastAsiaTheme="minorEastAsia"/>
        </w:rPr>
        <w:t xml:space="preserve">sums over all adjacent </w:t>
      </w:r>
      <w:r>
        <w:rPr>
          <w:rFonts w:eastAsiaTheme="minorEastAsia"/>
        </w:rPr>
        <w:t xml:space="preserve">cells, so </w:t>
      </w:r>
      <w:r w:rsidRPr="00EE17C8">
        <w:rPr>
          <w:rFonts w:eastAsiaTheme="minorEastAsia"/>
        </w:rPr>
        <w:t>each spin interacts only with four sites that are directly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3A198ADA" w:rsidR="0040504D" w:rsidRDefault="0040504D" w:rsidP="0040504D">
      <w:pPr>
        <w:pStyle w:val="ListParagraph"/>
        <w:numPr>
          <w:ilvl w:val="0"/>
          <w:numId w:val="23"/>
        </w:numPr>
        <w:jc w:val="both"/>
      </w:pPr>
      <w:r w:rsidRPr="008B7003">
        <w:rPr>
          <w:i/>
          <w:iCs/>
        </w:rPr>
        <w:t>B</w:t>
      </w:r>
      <w:r w:rsidRPr="008B7003">
        <w:rPr>
          <w:i/>
          <w:iCs/>
          <w:vertAlign w:val="subscript"/>
        </w:rPr>
        <w:t>i</w:t>
      </w:r>
      <w:r>
        <w:t xml:space="preserve"> is set to be time-invariant within each simulation period. However, in order to capture the real-world external force variation across locations, especially the environmental differences from the coast area to the north pole,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w:t>
      </w:r>
      <w:ins w:id="268" w:author="Ying Zhao" w:date="2024-04-11T11:43:00Z">
        <w:r w:rsidR="0017696A">
          <w:t>(the row and the col</w:t>
        </w:r>
      </w:ins>
      <w:ins w:id="269" w:author="Ying Zhao" w:date="2024-04-11T11:44:00Z">
        <w:r w:rsidR="0017696A">
          <w:t xml:space="preserve">umn of cell </w:t>
        </w:r>
        <w:r w:rsidR="0017696A" w:rsidRPr="0017696A">
          <w:rPr>
            <w:i/>
            <w:iCs/>
            <w:rPrChange w:id="270" w:author="Ying Zhao" w:date="2024-04-11T11:44:00Z">
              <w:rPr/>
            </w:rPrChange>
          </w:rPr>
          <w:t>i</w:t>
        </w:r>
        <w:r w:rsidR="0017696A">
          <w:t xml:space="preserve"> in the Ising lattice respectively</w:t>
        </w:r>
      </w:ins>
      <w:ins w:id="271" w:author="Ying Zhao" w:date="2024-04-11T11:43:00Z">
        <w:r w:rsidR="0017696A">
          <w:t>)</w:t>
        </w:r>
      </w:ins>
      <w:del w:id="272" w:author="Ying Zhao" w:date="2024-04-11T11:45:00Z">
        <w:r w:rsidDel="0017696A">
          <w:delText xml:space="preserve">of cell </w:delText>
        </w:r>
        <w:r w:rsidRPr="00B97D95" w:rsidDel="0017696A">
          <w:rPr>
            <w:i/>
            <w:iCs/>
          </w:rPr>
          <w:delText>i</w:delText>
        </w:r>
      </w:del>
      <w:r>
        <w:t>, i.e.</w:t>
      </w:r>
      <w:ins w:id="273" w:author="Ying Zhao" w:date="2024-04-11T11:39:00Z">
        <w:r w:rsidR="0091258F">
          <w:t>,</w:t>
        </w:r>
      </w:ins>
      <w:r>
        <w:t xml:space="preserv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Pr="00F05FD6">
        <w:rPr>
          <w:i/>
          <w:iCs/>
        </w:rPr>
        <w:t>B</w:t>
      </w:r>
      <w:r>
        <w:t xml:space="preserve"> </w:t>
      </w:r>
      <w:r w:rsidR="00336332">
        <w:t>at the center of</w:t>
      </w:r>
      <w:r>
        <w:t xml:space="preserve"> the lattice</w:t>
      </w:r>
      <w:ins w:id="274" w:author="Ying Zhao" w:date="2024-04-11T11:15:00Z">
        <w:r w:rsidR="00F449F7">
          <w:t xml:space="preserve"> with coordinates</w:t>
        </w:r>
      </w:ins>
      <w:del w:id="275" w:author="Ying Zhao" w:date="2024-04-11T11:15:00Z">
        <w:r w:rsidDel="00F449F7">
          <w:delText>, and</w:delText>
        </w:r>
      </w:del>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w:t>
      </w:r>
      <w:ins w:id="276" w:author="Ying Zhao" w:date="2024-04-11T11:20:00Z">
        <w:r w:rsidR="00385B65">
          <w:t>.</w:t>
        </w:r>
      </w:ins>
      <w:del w:id="277" w:author="Ying Zhao" w:date="2024-04-11T11:15:00Z">
        <w:r w:rsidDel="00F449F7">
          <w:delText>are the coordinates of the lattice center</w:delText>
        </w:r>
      </w:del>
      <w:del w:id="278" w:author="Ying Zhao" w:date="2024-04-11T11:19:00Z">
        <w:r w:rsidDel="00385B65">
          <w:delText>.</w:delText>
        </w:r>
      </w:del>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7E4FB3DE" w:rsidR="0040504D" w:rsidRDefault="0040504D" w:rsidP="0040504D">
      <w:pPr>
        <w:pStyle w:val="ListParagraph"/>
        <w:numPr>
          <w:ilvl w:val="0"/>
          <w:numId w:val="23"/>
        </w:numPr>
        <w:jc w:val="both"/>
      </w:pPr>
      <m:oMath>
        <m:r>
          <w:rPr>
            <w:rFonts w:ascii="Cambria Math" w:hAnsi="Cambria Math"/>
          </w:rPr>
          <m:t>β</m:t>
        </m:r>
      </m:oMath>
      <w:r>
        <w:t>, the inverse Boltzmann temperature, is set to 1 without loss of generality</w:t>
      </w:r>
      <w:r w:rsidR="00B02B98">
        <w:t xml:space="preserve">, because what we are trying to explain is the relative </w:t>
      </w:r>
      <w:r w:rsidR="00924A63">
        <w:t>magnitude</w:t>
      </w:r>
      <w:r w:rsidR="00B02B98">
        <w:t xml:space="preserve"> of (</w:t>
      </w:r>
      <w:r w:rsidR="00B02B98" w:rsidRPr="00AD59BF">
        <w:rPr>
          <w:i/>
          <w:iCs/>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B02B98" w:rsidRPr="00AD59BF">
        <w:rPr>
          <w:i/>
          <w:iCs/>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B02B98" w:rsidRPr="00AD59BF">
        <w:rPr>
          <w:i/>
          <w:iCs/>
        </w:rPr>
        <w:t>I</w:t>
      </w:r>
      <w:r w:rsidR="00B02B98">
        <w:t xml:space="preserve">) instead of their absolute values </w:t>
      </w:r>
      <w:r w:rsidR="00E35DCE">
        <w:t xml:space="preserve">Similar approach has been taken in other kinetic Ising model research </w:t>
      </w:r>
      <w:sdt>
        <w:sdtPr>
          <w:id w:val="-1527399954"/>
          <w:citation/>
        </w:sdtPr>
        <w:sdtContent>
          <w:r w:rsidR="009563B2">
            <w:fldChar w:fldCharType="begin"/>
          </w:r>
          <w:r w:rsidR="009563B2">
            <w:instrText xml:space="preserve"> CITATION Ste23 \l 1033 </w:instrText>
          </w:r>
          <w:r w:rsidR="009563B2">
            <w:fldChar w:fldCharType="separate"/>
          </w:r>
          <w:r w:rsidR="00515E06" w:rsidRPr="00515E06">
            <w:rPr>
              <w:noProof/>
            </w:rPr>
            <w:t>[26]</w:t>
          </w:r>
          <w:r w:rsidR="009563B2">
            <w:fldChar w:fldCharType="end"/>
          </w:r>
        </w:sdtContent>
      </w:sdt>
      <w:r w:rsidR="00E35DCE">
        <w:t>.</w:t>
      </w:r>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279" w:name="_Toc155644312"/>
      <w:r w:rsidRPr="00961214">
        <w:t>Metropolis simulation steps</w:t>
      </w:r>
      <w:bookmarkEnd w:id="279"/>
    </w:p>
    <w:p w14:paraId="09EE2810" w14:textId="79C7C70B" w:rsidR="0040504D" w:rsidRDefault="0040504D" w:rsidP="0040504D">
      <w:pPr>
        <w:jc w:val="both"/>
        <w:rPr>
          <w:szCs w:val="24"/>
        </w:rPr>
      </w:pPr>
      <w:r>
        <w:rPr>
          <w:szCs w:val="24"/>
        </w:rPr>
        <w:t>Various</w:t>
      </w:r>
      <w:ins w:id="280" w:author="Ying Zhao" w:date="2024-04-11T11:42:00Z">
        <w:r w:rsidR="0017696A">
          <w:rPr>
            <w:szCs w:val="24"/>
          </w:rPr>
          <w:t xml:space="preserve"> </w:t>
        </w:r>
      </w:ins>
      <w:r>
        <w:rPr>
          <w:szCs w:val="24"/>
        </w:rPr>
        <w:t xml:space="preserve">MC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515E06" w:rsidRPr="00515E06">
            <w:rPr>
              <w:noProof/>
              <w:color w:val="000000"/>
              <w:szCs w:val="24"/>
            </w:rPr>
            <w:t>[42]</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515E06" w:rsidRPr="00515E06">
            <w:rPr>
              <w:noProof/>
              <w:color w:val="000000"/>
              <w:szCs w:val="24"/>
            </w:rPr>
            <w:t>[4]</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an inertia factor is introduced into our model and the generalized Metropolis-Hastings MC steps are 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26D6744D" w:rsidR="0040504D" w:rsidRDefault="0040504D" w:rsidP="0040504D">
      <w:pPr>
        <w:pStyle w:val="ListParagraph"/>
        <w:numPr>
          <w:ilvl w:val="0"/>
          <w:numId w:val="24"/>
        </w:numPr>
        <w:jc w:val="both"/>
      </w:pPr>
      <w:r>
        <w:t xml:space="preserve">Generate another </w:t>
      </w:r>
      <w:r w:rsidR="00B565C3">
        <w:t xml:space="preserve">uniform </w:t>
      </w:r>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7777777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2B2BD40"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w:t>
      </w:r>
      <w:r w:rsidR="006A0D0F">
        <w:t xml:space="preserve">uniform </w:t>
      </w:r>
      <w:r>
        <w:t xml:space="preserve">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0E579A8C"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has 3,600 cells, this repetition allows approximately 14 flip tries for each cell, or roughly once per day</w:t>
      </w:r>
      <w:r>
        <w:rPr>
          <w:szCs w:val="24"/>
        </w:rPr>
        <w:t xml:space="preserve">. This specific repetition number is </w:t>
      </w:r>
      <w:r w:rsidR="001B44A9">
        <w:rPr>
          <w:szCs w:val="24"/>
        </w:rPr>
        <w:t xml:space="preserve">chosen by </w:t>
      </w:r>
      <w:r>
        <w:rPr>
          <w:szCs w:val="24"/>
        </w:rPr>
        <w:t>tak</w:t>
      </w:r>
      <w:r w:rsidR="001B44A9">
        <w:rPr>
          <w:szCs w:val="24"/>
        </w:rPr>
        <w:t>ing</w:t>
      </w:r>
      <w:r>
        <w:rPr>
          <w:szCs w:val="24"/>
        </w:rPr>
        <w:t xml:space="preserve"> into account the computational complexity of the algorithm</w:t>
      </w:r>
      <w:r w:rsidR="001B44A9">
        <w:rPr>
          <w:szCs w:val="24"/>
        </w:rPr>
        <w:t xml:space="preserve"> and also making sure </w:t>
      </w:r>
      <w:r w:rsidR="00664DDC" w:rsidRPr="007E7301">
        <w:rPr>
          <w:szCs w:val="24"/>
        </w:rPr>
        <w:t>each spin cell of the Ising lattice gets sufficien</w:t>
      </w:r>
      <w:r w:rsidR="000D5481">
        <w:rPr>
          <w:szCs w:val="24"/>
        </w:rPr>
        <w:t>t</w:t>
      </w:r>
      <w:r w:rsidR="00664DDC" w:rsidRPr="007E7301">
        <w:rPr>
          <w:szCs w:val="24"/>
        </w:rPr>
        <w:t xml:space="preserve"> attempts to be changed</w:t>
      </w:r>
      <w:r>
        <w:rPr>
          <w:szCs w:val="24"/>
        </w:rPr>
        <w:t xml:space="preserve">. </w:t>
      </w:r>
      <w:r w:rsidR="001C7337">
        <w:rPr>
          <w:szCs w:val="24"/>
        </w:rPr>
        <w:t xml:space="preserve">Other </w:t>
      </w:r>
      <w:r>
        <w:rPr>
          <w:szCs w:val="24"/>
        </w:rPr>
        <w:t>choices of the repetition number can be considered as well. The fitted parameter values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might vary with different repetition numbers.</w:t>
      </w:r>
      <w:r w:rsidR="001C7337">
        <w:rPr>
          <w:szCs w:val="24"/>
        </w:rPr>
        <w:t xml:space="preserve"> What is important is to ensure the repetition number for each period is proportional to its duration, so the unit time of each metropolis step is the same across the full simulation process </w:t>
      </w:r>
      <w:sdt>
        <w:sdtPr>
          <w:rPr>
            <w:szCs w:val="24"/>
          </w:rPr>
          <w:id w:val="671214378"/>
          <w:citation/>
        </w:sdtPr>
        <w:sdtContent>
          <w:r w:rsidR="001C7337">
            <w:rPr>
              <w:szCs w:val="24"/>
            </w:rPr>
            <w:fldChar w:fldCharType="begin"/>
          </w:r>
          <w:r w:rsidR="00830286">
            <w:rPr>
              <w:szCs w:val="24"/>
            </w:rPr>
            <w:instrText xml:space="preserve">CITATION Ste23 \l 1033 </w:instrText>
          </w:r>
          <w:r w:rsidR="001C7337">
            <w:rPr>
              <w:szCs w:val="24"/>
            </w:rPr>
            <w:fldChar w:fldCharType="separate"/>
          </w:r>
          <w:r w:rsidR="00515E06" w:rsidRPr="00515E06">
            <w:rPr>
              <w:noProof/>
              <w:szCs w:val="24"/>
            </w:rPr>
            <w:t>[26]</w:t>
          </w:r>
          <w:r w:rsidR="001C7337">
            <w:rPr>
              <w:szCs w:val="24"/>
            </w:rPr>
            <w:fldChar w:fldCharType="end"/>
          </w:r>
        </w:sdtContent>
      </w:sdt>
      <w:r w:rsidR="001C7337">
        <w:rPr>
          <w:szCs w:val="24"/>
        </w:rPr>
        <w:t>.</w:t>
      </w:r>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281" w:name="_Toc143414209"/>
      <w:bookmarkStart w:id="282" w:name="_Toc155644313"/>
      <w:r w:rsidRPr="00961214">
        <w:t>Dual annealing optimization</w:t>
      </w:r>
      <w:bookmarkEnd w:id="281"/>
      <w:bookmarkEnd w:id="282"/>
      <w:r w:rsidRPr="00961214">
        <w:t xml:space="preserve"> </w:t>
      </w:r>
    </w:p>
    <w:p w14:paraId="6BC0C7FD" w14:textId="4E784EA4" w:rsidR="00C44071" w:rsidRPr="002C79D0" w:rsidRDefault="00C44071" w:rsidP="007E7301">
      <w:r>
        <w:rPr>
          <w:szCs w:val="24"/>
        </w:rPr>
        <w:t xml:space="preserve">If we follow the Metropolis MCMC </w:t>
      </w:r>
      <w:r w:rsidR="0081424C">
        <w:rPr>
          <w:szCs w:val="24"/>
        </w:rPr>
        <w:t>simulation</w:t>
      </w:r>
      <w:r>
        <w:rPr>
          <w:szCs w:val="24"/>
        </w:rPr>
        <w:t xml:space="preserve"> starting from an initial state of certain sea ice configuration as described in </w:t>
      </w:r>
      <w:r w:rsidR="009D3F04">
        <w:rPr>
          <w:szCs w:val="24"/>
        </w:rPr>
        <w:t xml:space="preserve">the </w:t>
      </w:r>
      <w:r w:rsidR="00572897">
        <w:rPr>
          <w:szCs w:val="24"/>
        </w:rPr>
        <w:t>above section</w:t>
      </w:r>
      <w:r>
        <w:rPr>
          <w:szCs w:val="24"/>
        </w:rPr>
        <w:t xml:space="preserve">, </w:t>
      </w:r>
      <w:r w:rsidR="00572897">
        <w:rPr>
          <w:szCs w:val="24"/>
        </w:rPr>
        <w:t>the Ising parameters (</w:t>
      </w:r>
      <w:r w:rsidR="00572897"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72897"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572897" w:rsidRPr="00AD59BF">
        <w:rPr>
          <w:i/>
          <w:iCs/>
          <w:szCs w:val="24"/>
        </w:rPr>
        <w:t>I</w:t>
      </w:r>
      <w:r w:rsidR="00572897">
        <w:rPr>
          <w:szCs w:val="24"/>
        </w:rPr>
        <w:t>) will dictate the sea ice evolution</w:t>
      </w:r>
      <w:r w:rsidR="0081424C">
        <w:rPr>
          <w:szCs w:val="24"/>
        </w:rPr>
        <w:t xml:space="preserve"> process</w:t>
      </w:r>
      <w:r w:rsidR="00572897">
        <w:rPr>
          <w:szCs w:val="24"/>
        </w:rPr>
        <w:t>. Different parameter regimes shall lead to varying final state</w:t>
      </w:r>
      <w:r w:rsidR="00454434">
        <w:rPr>
          <w:szCs w:val="24"/>
        </w:rPr>
        <w:t xml:space="preserve">s. </w:t>
      </w:r>
      <w:r w:rsidR="005F22CB">
        <w:rPr>
          <w:szCs w:val="24"/>
        </w:rPr>
        <w:t>For this application on sea ice, the</w:t>
      </w:r>
      <w:r w:rsidR="005F22CB">
        <w:t xml:space="preserve"> spin interaction coefficient </w:t>
      </w:r>
      <w:r w:rsidR="005F22CB" w:rsidRPr="003F63E2">
        <w:rPr>
          <w:i/>
          <w:iCs/>
        </w:rPr>
        <w:t>J</w:t>
      </w:r>
      <w:r w:rsidR="005F22CB">
        <w:t xml:space="preserve"> should be positive, </w:t>
      </w:r>
      <w:r w:rsidR="005F22CB">
        <w:rPr>
          <w:rFonts w:eastAsiaTheme="minorEastAsia"/>
        </w:rPr>
        <w:t xml:space="preserve">because adjacent cells will </w:t>
      </w:r>
      <w:r w:rsidR="00B22759">
        <w:rPr>
          <w:rFonts w:eastAsiaTheme="minorEastAsia"/>
        </w:rPr>
        <w:t xml:space="preserve">exert positive </w:t>
      </w:r>
      <w:r w:rsidR="005F22CB">
        <w:rPr>
          <w:rFonts w:eastAsiaTheme="minorEastAsia"/>
        </w:rPr>
        <w:t xml:space="preserve">influence </w:t>
      </w:r>
      <w:r w:rsidR="00B22759">
        <w:rPr>
          <w:rFonts w:eastAsiaTheme="minorEastAsia"/>
        </w:rPr>
        <w:t xml:space="preserve">on </w:t>
      </w:r>
      <w:r w:rsidR="005F22CB">
        <w:rPr>
          <w:rFonts w:eastAsiaTheme="minorEastAsia"/>
        </w:rPr>
        <w:t>each other</w:t>
      </w:r>
      <w:r w:rsidR="00455027">
        <w:rPr>
          <w:rFonts w:eastAsiaTheme="minorEastAsia"/>
        </w:rPr>
        <w:t>, thereby</w:t>
      </w:r>
      <w:r w:rsidR="00F70E23">
        <w:rPr>
          <w:rFonts w:eastAsiaTheme="minorEastAsia"/>
        </w:rPr>
        <w:t xml:space="preserve"> </w:t>
      </w:r>
      <w:r w:rsidR="008A296D">
        <w:rPr>
          <w:rFonts w:eastAsiaTheme="minorEastAsia"/>
        </w:rPr>
        <w:t>maintaining</w:t>
      </w:r>
      <w:r w:rsidR="005F22CB">
        <w:rPr>
          <w:rFonts w:eastAsiaTheme="minorEastAsia"/>
        </w:rPr>
        <w:t xml:space="preserve"> similar values. Similarly, the inertia factor </w:t>
      </w:r>
      <w:r w:rsidR="005F22CB" w:rsidRPr="007E7301">
        <w:rPr>
          <w:rFonts w:eastAsiaTheme="minorEastAsia"/>
          <w:i/>
          <w:iCs/>
        </w:rPr>
        <w:t>I</w:t>
      </w:r>
      <w:r w:rsidR="005F22CB">
        <w:rPr>
          <w:rFonts w:eastAsiaTheme="minorEastAsia"/>
        </w:rPr>
        <w:t xml:space="preserve"> is also expected to be positive</w:t>
      </w:r>
      <w:r w:rsidR="00910CB8">
        <w:rPr>
          <w:rFonts w:eastAsiaTheme="minorEastAsia"/>
        </w:rPr>
        <w:t xml:space="preserve">, </w:t>
      </w:r>
      <w:r w:rsidR="008A296D">
        <w:rPr>
          <w:rFonts w:eastAsiaTheme="minorEastAsia"/>
        </w:rPr>
        <w:t>due to</w:t>
      </w:r>
      <w:r w:rsidR="005F22CB">
        <w:rPr>
          <w:rFonts w:eastAsiaTheme="minorEastAsia"/>
        </w:rPr>
        <w:t xml:space="preserve"> the resistance to state change</w:t>
      </w:r>
      <w:r w:rsidR="00910CB8">
        <w:rPr>
          <w:rFonts w:eastAsiaTheme="minorEastAsia"/>
        </w:rPr>
        <w:t xml:space="preserve"> </w:t>
      </w:r>
      <w:r w:rsidR="007D38CD">
        <w:rPr>
          <w:rFonts w:eastAsiaTheme="minorEastAsia"/>
        </w:rPr>
        <w:t>in the</w:t>
      </w:r>
      <w:r w:rsidR="00910CB8">
        <w:rPr>
          <w:rFonts w:eastAsiaTheme="minorEastAsia"/>
        </w:rPr>
        <w:t xml:space="preserve"> ice/water phase transition</w:t>
      </w:r>
      <w:r w:rsidR="005F22CB">
        <w:rPr>
          <w:rFonts w:eastAsiaTheme="minorEastAsia"/>
        </w:rPr>
        <w:t xml:space="preserve">. </w:t>
      </w:r>
      <w:r w:rsidR="005F22CB">
        <w:rPr>
          <w:rFonts w:eastAsiaTheme="minorEastAsia"/>
        </w:rPr>
        <w:lastRenderedPageBreak/>
        <w:t xml:space="preserve">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F22CB"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rsidR="005F22CB">
        <w:t xml:space="preserve"> shall </w:t>
      </w:r>
      <w:r w:rsidR="002C79D0">
        <w:t xml:space="preserve">display wider variances, </w:t>
      </w:r>
      <w:r w:rsidR="007129F8">
        <w:t>which could be</w:t>
      </w:r>
      <w:r w:rsidR="002C79D0">
        <w:t xml:space="preserve"> explained by the seasonal and geographical environmental effects. </w:t>
      </w:r>
    </w:p>
    <w:p w14:paraId="3F826371" w14:textId="31A39611" w:rsidR="0098100D" w:rsidRPr="00B61D04" w:rsidRDefault="0098100D" w:rsidP="0098100D">
      <w:pPr>
        <w:jc w:val="both"/>
        <w:rPr>
          <w:szCs w:val="24"/>
        </w:rPr>
      </w:pPr>
      <w:r w:rsidRPr="00B61D04">
        <w:rPr>
          <w:szCs w:val="24"/>
        </w:rPr>
        <w:t xml:space="preserve">Our goal is to match the observed final state lattice configuration as closely as possible </w:t>
      </w:r>
      <w:r>
        <w:rPr>
          <w:szCs w:val="24"/>
        </w:rPr>
        <w:t xml:space="preserve">upon the completion of </w:t>
      </w:r>
      <w:r w:rsidRPr="00B61D04">
        <w:rPr>
          <w:szCs w:val="24"/>
        </w:rPr>
        <w:t>the IM simulation</w:t>
      </w:r>
      <w:r>
        <w:rPr>
          <w:szCs w:val="24"/>
        </w:rPr>
        <w:t>s. In this research, t</w:t>
      </w:r>
      <w:r w:rsidRPr="00B61D04">
        <w:rPr>
          <w:szCs w:val="24"/>
        </w:rPr>
        <w:t xml:space="preserve">he similarity </w:t>
      </w:r>
      <w:r>
        <w:rPr>
          <w:szCs w:val="24"/>
        </w:rPr>
        <w:t>between</w:t>
      </w:r>
      <w:r w:rsidRPr="00B61D04">
        <w:rPr>
          <w:szCs w:val="24"/>
        </w:rPr>
        <w:t xml:space="preserve"> the observed and</w:t>
      </w:r>
      <w:r>
        <w:rPr>
          <w:szCs w:val="24"/>
        </w:rPr>
        <w:t xml:space="preserve"> the</w:t>
      </w:r>
      <w:r w:rsidRPr="00B61D04">
        <w:rPr>
          <w:szCs w:val="24"/>
        </w:rPr>
        <w:t xml:space="preserve"> simulated lattice configurations is </w:t>
      </w:r>
      <w:r>
        <w:rPr>
          <w:szCs w:val="24"/>
        </w:rPr>
        <w:t>measured by</w:t>
      </w:r>
      <w:r w:rsidRPr="00B61D04">
        <w:rPr>
          <w:szCs w:val="24"/>
        </w:rPr>
        <w:t xml:space="preserve"> the sum of </w:t>
      </w:r>
      <w:r>
        <w:rPr>
          <w:szCs w:val="24"/>
        </w:rPr>
        <w:t xml:space="preserve">the </w:t>
      </w:r>
      <w:r w:rsidRPr="00B61D04">
        <w:rPr>
          <w:szCs w:val="24"/>
        </w:rPr>
        <w:t>absolute spin value differen</w:t>
      </w:r>
      <w:r>
        <w:rPr>
          <w:szCs w:val="24"/>
        </w:rPr>
        <w:t>tials</w:t>
      </w:r>
      <w:r w:rsidRPr="00B61D04">
        <w:rPr>
          <w:szCs w:val="24"/>
        </w:rPr>
        <w:t xml:space="preserve"> across the lattice. Mathematically, this is the Manhattan distance (</w:t>
      </w:r>
      <w:r>
        <w:rPr>
          <w:szCs w:val="24"/>
        </w:rPr>
        <w:t>as opposed to</w:t>
      </w:r>
      <w:r w:rsidRPr="00B61D04">
        <w:rPr>
          <w:szCs w:val="24"/>
        </w:rPr>
        <w:t xml:space="preserve"> </w:t>
      </w:r>
      <w:r>
        <w:rPr>
          <w:szCs w:val="24"/>
        </w:rPr>
        <w:t xml:space="preserve">the more commonly used </w:t>
      </w:r>
      <w:r w:rsidRPr="00B61D04">
        <w:rPr>
          <w:szCs w:val="24"/>
        </w:rPr>
        <w:t>Euclide</w:t>
      </w:r>
      <w:r w:rsidR="006A0D0F">
        <w:rPr>
          <w:szCs w:val="24"/>
        </w:rPr>
        <w:t>an</w:t>
      </w:r>
      <w:r w:rsidRPr="00B61D04">
        <w:rPr>
          <w:szCs w:val="24"/>
        </w:rPr>
        <w:t xml:space="preserve"> distance) between the observed and </w:t>
      </w:r>
      <w:r>
        <w:rPr>
          <w:szCs w:val="24"/>
        </w:rPr>
        <w:t xml:space="preserve">the </w:t>
      </w:r>
      <w:r w:rsidRPr="00B61D04">
        <w:rPr>
          <w:szCs w:val="24"/>
        </w:rPr>
        <w:t>simulated matrices.</w:t>
      </w:r>
    </w:p>
    <w:p w14:paraId="082DC703" w14:textId="1A3B5524" w:rsidR="0098100D" w:rsidRDefault="0098100D" w:rsidP="0098100D">
      <w:pPr>
        <w:jc w:val="both"/>
        <w:rPr>
          <w:szCs w:val="24"/>
        </w:rPr>
      </w:pPr>
      <w:r>
        <w:t xml:space="preserve">Finally, we fit the values of parameters </w:t>
      </w:r>
      <w:r>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xml:space="preserve">) </w:t>
      </w:r>
      <w:r>
        <w:t xml:space="preserve">to maximize of the </w:t>
      </w:r>
      <w:r w:rsidRPr="00B61D04">
        <w:rPr>
          <w:szCs w:val="24"/>
        </w:rPr>
        <w:t xml:space="preserve">similarity </w:t>
      </w:r>
      <w:r>
        <w:rPr>
          <w:szCs w:val="24"/>
        </w:rPr>
        <w:t xml:space="preserve">measure, i.e., to minimize the sum of the absolute spin value differentials. The minimization is done with the dual annealing optimization method, which combines fast local search with classical simulated annealing to achieve the global minimization solution </w:t>
      </w:r>
      <w:sdt>
        <w:sdtPr>
          <w:rPr>
            <w:szCs w:val="24"/>
          </w:rPr>
          <w:id w:val="756024448"/>
          <w:citation/>
        </w:sdtPr>
        <w:sdtContent>
          <w:r>
            <w:rPr>
              <w:szCs w:val="24"/>
            </w:rPr>
            <w:fldChar w:fldCharType="begin"/>
          </w:r>
          <w:r w:rsidRPr="00FA4BF4">
            <w:rPr>
              <w:color w:val="000000"/>
              <w:szCs w:val="24"/>
              <w:vertAlign w:val="superscript"/>
            </w:rPr>
            <w:instrText xml:space="preserve"> CITATION Tsa96 \l 1033 </w:instrText>
          </w:r>
          <w:r>
            <w:rPr>
              <w:szCs w:val="24"/>
            </w:rPr>
            <w:fldChar w:fldCharType="separate"/>
          </w:r>
          <w:r w:rsidR="00515E06" w:rsidRPr="00515E06">
            <w:rPr>
              <w:noProof/>
              <w:color w:val="000000"/>
              <w:szCs w:val="24"/>
            </w:rPr>
            <w:t>[43]</w:t>
          </w:r>
          <w:r>
            <w:rPr>
              <w:szCs w:val="24"/>
            </w:rPr>
            <w:fldChar w:fldCharType="end"/>
          </w:r>
        </w:sdtContent>
      </w:sdt>
      <w:sdt>
        <w:sdtPr>
          <w:rPr>
            <w:szCs w:val="24"/>
          </w:rPr>
          <w:id w:val="1854154644"/>
          <w:citation/>
        </w:sdtPr>
        <w:sdtContent>
          <w:r>
            <w:rPr>
              <w:szCs w:val="24"/>
            </w:rPr>
            <w:fldChar w:fldCharType="begin"/>
          </w:r>
          <w:r w:rsidRPr="00FA4BF4">
            <w:rPr>
              <w:color w:val="000000"/>
              <w:szCs w:val="24"/>
              <w:vertAlign w:val="superscript"/>
            </w:rPr>
            <w:instrText xml:space="preserve"> CITATION Xia97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[44]</w:t>
          </w:r>
          <w:r>
            <w:rPr>
              <w:szCs w:val="24"/>
            </w:rPr>
            <w:fldChar w:fldCharType="end"/>
          </w:r>
        </w:sdtContent>
      </w:sdt>
      <w:r>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283" w:name="_Toc155644314"/>
      <w:r>
        <w:t>Results</w:t>
      </w:r>
      <w:bookmarkEnd w:id="283"/>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284" w:name="_Ref142824651"/>
      <w:bookmarkStart w:id="285" w:name="_Toc155644315"/>
      <w:r w:rsidRPr="00961214">
        <w:t>Simulation results for 2022</w:t>
      </w:r>
      <w:bookmarkEnd w:id="284"/>
      <w:bookmarkEnd w:id="285"/>
    </w:p>
    <w:p w14:paraId="4B445632" w14:textId="6C5E900E" w:rsidR="00765219" w:rsidRDefault="00765219" w:rsidP="00765219">
      <w:pPr>
        <w:suppressLineNumbers/>
        <w:jc w:val="both"/>
      </w:pPr>
      <w:r>
        <w:t xml:space="preserve">We start with the results for </w:t>
      </w:r>
      <w:r w:rsidR="004B5033">
        <w:t xml:space="preserve">the </w:t>
      </w:r>
      <w:r>
        <w:t>year 2022.</w:t>
      </w:r>
    </w:p>
    <w:p w14:paraId="0B3F859D" w14:textId="4D9D20F6"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r w:rsidR="00542E67" w:rsidRPr="007E7301">
        <w:t>Figure 3</w:t>
      </w:r>
      <w:r>
        <w:fldChar w:fldCharType="end"/>
      </w:r>
      <w:r>
        <w:t xml:space="preserve"> </w:t>
      </w:r>
      <w:r w:rsidR="0040504D">
        <w:t>shows the semi-monthly NSIDC sea ice images of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w:t>
      </w:r>
      <w:r w:rsidR="006A0D0F">
        <w:rPr>
          <w:rFonts w:eastAsiaTheme="minorEastAsia"/>
        </w:rPr>
        <w:t>ssive</w:t>
      </w:r>
      <w:r w:rsidR="0040504D">
        <w:rPr>
          <w:rFonts w:eastAsiaTheme="minorEastAsia"/>
        </w:rPr>
        <w:t xml:space="preserve">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lastRenderedPageBreak/>
        <w:drawing>
          <wp:inline distT="0" distB="0" distL="0" distR="0" wp14:anchorId="621269C6" wp14:editId="6AFC0474">
            <wp:extent cx="4299221" cy="2711395"/>
            <wp:effectExtent l="0" t="0" r="635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5"/>
                    <a:stretch>
                      <a:fillRect/>
                    </a:stretch>
                  </pic:blipFill>
                  <pic:spPr>
                    <a:xfrm>
                      <a:off x="0" y="0"/>
                      <a:ext cx="4406828" cy="2779260"/>
                    </a:xfrm>
                    <a:prstGeom prst="rect">
                      <a:avLst/>
                    </a:prstGeom>
                  </pic:spPr>
                </pic:pic>
              </a:graphicData>
            </a:graphic>
          </wp:inline>
        </w:drawing>
      </w:r>
    </w:p>
    <w:p w14:paraId="41D3E3DE" w14:textId="714698CA" w:rsidR="0040504D" w:rsidRPr="000258AB" w:rsidRDefault="000258AB" w:rsidP="000258AB">
      <w:pPr>
        <w:pStyle w:val="Caption"/>
        <w:rPr>
          <w:b w:val="0"/>
          <w:bCs w:val="0"/>
          <w:sz w:val="20"/>
          <w:szCs w:val="20"/>
        </w:rPr>
      </w:pPr>
      <w:bookmarkStart w:id="286" w:name="_Ref155549985"/>
      <w:bookmarkStart w:id="287"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542E67">
        <w:rPr>
          <w:b w:val="0"/>
          <w:bCs w:val="0"/>
          <w:noProof/>
          <w:sz w:val="20"/>
          <w:szCs w:val="20"/>
        </w:rPr>
        <w:t>3</w:t>
      </w:r>
      <w:r w:rsidRPr="000258AB">
        <w:rPr>
          <w:b w:val="0"/>
          <w:bCs w:val="0"/>
          <w:sz w:val="20"/>
          <w:szCs w:val="20"/>
        </w:rPr>
        <w:fldChar w:fldCharType="end"/>
      </w:r>
      <w:bookmarkEnd w:id="286"/>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287"/>
    </w:p>
    <w:p w14:paraId="05011209" w14:textId="77777777" w:rsidR="00007448" w:rsidRDefault="00007448" w:rsidP="0040504D">
      <w:pPr>
        <w:pStyle w:val="NoSpacing"/>
        <w:jc w:val="both"/>
      </w:pPr>
    </w:p>
    <w:p w14:paraId="2B54C1B7" w14:textId="77777777" w:rsidR="00975AA1" w:rsidRDefault="0040504D" w:rsidP="007E7301">
      <w:pPr>
        <w:rPr>
          <w:ins w:id="288" w:author="Ying Zhao" w:date="2024-04-11T10:13:00Z"/>
        </w:rPr>
      </w:pPr>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for each simulation period are shown in </w:t>
      </w:r>
      <w:r w:rsidR="00007448">
        <w:fldChar w:fldCharType="begin"/>
      </w:r>
      <w:r w:rsidR="00007448">
        <w:instrText xml:space="preserve"> REF _Ref155550078 \h  \* MERGEFORMAT </w:instrText>
      </w:r>
      <w:r w:rsidR="00007448">
        <w:fldChar w:fldCharType="separate"/>
      </w:r>
      <w:r w:rsidR="00542E67" w:rsidRPr="007E7301">
        <w:t>Table 1</w:t>
      </w:r>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 </w:t>
      </w:r>
      <w:r w:rsidR="009556F5" w:rsidRPr="007E7301">
        <w:t>This</w:t>
      </w:r>
      <w:r w:rsidR="00A07F21">
        <w:t xml:space="preserve"> matches our intuition,</w:t>
      </w:r>
      <w:r w:rsidR="009556F5" w:rsidRPr="007E7301">
        <w:t xml:space="preserve"> because J and I represent the inherent interactions in the water/ice system; it is </w:t>
      </w:r>
      <w:r w:rsidR="005A7579">
        <w:t>natural</w:t>
      </w:r>
      <w:r w:rsidR="009556F5" w:rsidRPr="007E7301">
        <w:t xml:space="preserve"> </w:t>
      </w:r>
      <w:r w:rsidR="00E76D5D">
        <w:t xml:space="preserve">that </w:t>
      </w:r>
      <w:r w:rsidR="009556F5" w:rsidRPr="007E7301">
        <w:t xml:space="preserve">the strength of such interactions does not change much across different time periods. </w:t>
      </w:r>
      <w:r w:rsidR="00CD2538" w:rsidRPr="009556F5">
        <w:t>J</w:t>
      </w:r>
      <w:r w:rsidR="00CD2538">
        <w:t xml:space="preserve"> re</w:t>
      </w:r>
      <w:r w:rsidR="00950528">
        <w:t>maining</w:t>
      </w:r>
      <w:r w:rsidR="00CD2538">
        <w:t xml:space="preserve"> positive across all periods shows that </w:t>
      </w:r>
      <w:r w:rsidR="00CD2538">
        <w:rPr>
          <w:rFonts w:eastAsiaTheme="minorEastAsia"/>
        </w:rPr>
        <w:t>adjacent cells are inclined to maintain values of the same sign, i.e</w:t>
      </w:r>
      <w:r w:rsidR="00CD2538" w:rsidRPr="007E7301">
        <w:t>., the area surrounding ice will be more likely to freeze</w:t>
      </w:r>
      <w:r w:rsidR="00CD2538">
        <w:t>,</w:t>
      </w:r>
      <w:r w:rsidR="00CD2538" w:rsidRPr="007E7301">
        <w:t xml:space="preserve"> and area surrounding water will tend to melt</w:t>
      </w:r>
      <w:r w:rsidR="00CD2538">
        <w:t>, which matches our intuition</w:t>
      </w:r>
      <w:r w:rsidR="006408D0">
        <w:t xml:space="preserve"> too</w:t>
      </w:r>
      <w:r w:rsidR="00CD2538">
        <w:t xml:space="preserve">. </w:t>
      </w:r>
      <w:r w:rsidR="00194982">
        <w:t>In this sense,</w:t>
      </w:r>
      <w:r w:rsidR="00CD2538">
        <w:t xml:space="preserve"> the ice/water system displays the feature of ferromagnetism/paramagnetism instead of antiferromagnetism. </w:t>
      </w:r>
    </w:p>
    <w:p w14:paraId="442CF706" w14:textId="3C6AA7BF" w:rsidR="00027805" w:rsidRDefault="008F5039" w:rsidP="007E7301">
      <w:r>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t xml:space="preserve"> display large variations across different time periods. </w:t>
      </w:r>
      <w:r w:rsidR="0040504D">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rsidR="0040504D">
        <w:t>is positive from June 1</w:t>
      </w:r>
      <w:r w:rsidR="0040504D" w:rsidRPr="00676DAB">
        <w:rPr>
          <w:vertAlign w:val="superscript"/>
        </w:rPr>
        <w:t>st</w:t>
      </w:r>
      <w:r w:rsidR="0040504D">
        <w:t xml:space="preserve"> to Sept 16</w:t>
      </w:r>
      <w:r w:rsidR="0040504D" w:rsidRPr="00676DAB">
        <w:rPr>
          <w:vertAlign w:val="superscript"/>
        </w:rPr>
        <w:t>th</w:t>
      </w:r>
      <w:r w:rsidR="0040504D">
        <w:t xml:space="preserve"> but turns negative afterwards, which can be explained intuitively by the seasonal ambient temperature as the dominant external factor for ice/water dynamics. Ambient temperature is not the only factor, though. Arctic temperature usually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rsidR="0040504D">
        <w:t>remains positive and ice melting continues through mid-September. This lag</w:t>
      </w:r>
      <w:del w:id="289" w:author="Ying Zhao" w:date="2024-04-11T10:14:00Z">
        <w:r w:rsidR="0040504D" w:rsidDel="00975AA1">
          <w:delText>ging</w:delText>
        </w:r>
      </w:del>
      <w:r w:rsidR="0040504D">
        <w:t xml:space="preserve"> effect could be explained by other environmental effects such as albedo or jet streams but is beyond the scope of this study.</w:t>
      </w:r>
      <w:r w:rsidR="00A56218">
        <w:t xml:space="preserve"> </w:t>
      </w:r>
      <w:r w:rsidR="005954D3">
        <w:t xml:space="preserve">The values of </w:t>
      </w:r>
      <w:r w:rsidR="005954D3" w:rsidRPr="007E7301">
        <w:rPr>
          <w:i/>
          <w:iCs/>
        </w:rPr>
        <w:t>B</w:t>
      </w:r>
      <w:r w:rsidR="005954D3" w:rsidRPr="007E7301">
        <w:rPr>
          <w:i/>
          <w:iCs/>
          <w:vertAlign w:val="subscript"/>
        </w:rPr>
        <w:t>x</w:t>
      </w:r>
      <w:r w:rsidR="005954D3" w:rsidRPr="007E7301">
        <w:t xml:space="preserve"> and </w:t>
      </w:r>
      <w:r w:rsidR="005954D3" w:rsidRPr="007E7301">
        <w:rPr>
          <w:i/>
          <w:iCs/>
        </w:rPr>
        <w:t>B</w:t>
      </w:r>
      <w:r w:rsidR="005954D3" w:rsidRPr="007E7301">
        <w:rPr>
          <w:i/>
          <w:iCs/>
          <w:vertAlign w:val="subscript"/>
        </w:rPr>
        <w:t>y</w:t>
      </w:r>
      <w:r w:rsidR="005954D3" w:rsidRPr="007E7301">
        <w:t xml:space="preserve"> </w:t>
      </w:r>
      <w:r w:rsidR="005954D3">
        <w:t xml:space="preserve">are negative overall, which can be understood geographically. </w:t>
      </w:r>
      <w:r w:rsidR="00966B71">
        <w:t xml:space="preserve">For our </w:t>
      </w:r>
      <w:r w:rsidR="00966B71" w:rsidRPr="00023478">
        <w:t>focus area</w:t>
      </w:r>
      <w:r w:rsidR="00966B71">
        <w:t xml:space="preserve"> a</w:t>
      </w:r>
      <w:r w:rsidR="003D46FD">
        <w:t xml:space="preserve">s illustrated in </w:t>
      </w:r>
      <w:r w:rsidR="003D46FD">
        <w:fldChar w:fldCharType="begin"/>
      </w:r>
      <w:r w:rsidR="003D46FD">
        <w:instrText xml:space="preserve"> REF _Ref153914923 \h </w:instrText>
      </w:r>
      <w:r w:rsidR="00966B71">
        <w:instrText xml:space="preserve"> \* MERGEFORMAT </w:instrText>
      </w:r>
      <w:r w:rsidR="003D46FD">
        <w:fldChar w:fldCharType="separate"/>
      </w:r>
      <w:r w:rsidR="00542E67" w:rsidRPr="007E7301">
        <w:t>Figure 1</w:t>
      </w:r>
      <w:r w:rsidR="003D46FD">
        <w:fldChar w:fldCharType="end"/>
      </w:r>
      <w:r w:rsidR="003D46FD">
        <w:t>, x</w:t>
      </w:r>
      <w:r w:rsidR="003D46FD" w:rsidRPr="007E7301">
        <w:t xml:space="preserve"> coordinate corresponds to th</w:t>
      </w:r>
      <w:r w:rsidR="003D46FD">
        <w:t xml:space="preserve">e </w:t>
      </w:r>
      <w:r w:rsidR="003D46FD" w:rsidRPr="007E7301">
        <w:t xml:space="preserve">rows of the lattice, going incrementally from top to bottom; </w:t>
      </w:r>
      <w:r w:rsidR="003D46FD">
        <w:t>y</w:t>
      </w:r>
      <w:r w:rsidR="003D46FD" w:rsidRPr="007E7301">
        <w:t xml:space="preserve"> coordinate corresponds to the columns of the lattice going incrementally from left to right. Interestingly, ice coverage at the bottom area, th</w:t>
      </w:r>
      <w:r w:rsidR="0036492C">
        <w:t xml:space="preserve">e </w:t>
      </w:r>
      <w:r w:rsidR="003D46FD" w:rsidRPr="007E7301">
        <w:t>Canadian Arctic Archipelago, is much thicker than elsewhere including the north pole</w:t>
      </w:r>
      <w:r w:rsidR="003D46FD">
        <w:t xml:space="preserve"> </w:t>
      </w:r>
      <w:r w:rsidR="003D46FD" w:rsidRPr="007E7301">
        <w:t>(the gray</w:t>
      </w:r>
      <w:r w:rsidR="003D46FD">
        <w:t xml:space="preserve"> circular mask</w:t>
      </w:r>
      <w:r w:rsidR="003D46FD" w:rsidRPr="007E7301">
        <w:t xml:space="preserve">). In fact, many scientists believe this region will be the last piece of ice standing in the Arctic </w:t>
      </w:r>
      <w:r w:rsidR="003D46FD">
        <w:t>if</w:t>
      </w:r>
      <w:r w:rsidR="003D46FD" w:rsidRPr="007E7301">
        <w:t xml:space="preserve"> the Blue Ocean Event happens</w:t>
      </w:r>
      <w:r w:rsidR="00990C24">
        <w:t xml:space="preserve"> </w:t>
      </w:r>
      <w:sdt>
        <w:sdtPr>
          <w:id w:val="1014574522"/>
          <w:citation/>
        </w:sdtPr>
        <w:sdtContent>
          <w:r w:rsidR="00966B71">
            <w:fldChar w:fldCharType="begin"/>
          </w:r>
          <w:r w:rsidR="00966B71">
            <w:instrText xml:space="preserve"> CITATION HuY13 \l 1033 </w:instrText>
          </w:r>
          <w:r w:rsidR="00966B71">
            <w:fldChar w:fldCharType="separate"/>
          </w:r>
          <w:r w:rsidR="00515E06" w:rsidRPr="00515E06">
            <w:rPr>
              <w:noProof/>
            </w:rPr>
            <w:t>[45]</w:t>
          </w:r>
          <w:r w:rsidR="00966B71">
            <w:fldChar w:fldCharType="end"/>
          </w:r>
        </w:sdtContent>
      </w:sdt>
      <w:r w:rsidR="003D46FD" w:rsidRPr="007E7301">
        <w:t xml:space="preserve">. Because the lower part of the focus area is usually covered by more ice, it explains why </w:t>
      </w:r>
      <w:r w:rsidR="003D46FD" w:rsidRPr="007E7301">
        <w:rPr>
          <w:i/>
          <w:iCs/>
        </w:rPr>
        <w:t>B</w:t>
      </w:r>
      <w:r w:rsidR="003D46FD" w:rsidRPr="007E7301">
        <w:rPr>
          <w:i/>
          <w:iCs/>
          <w:vertAlign w:val="subscript"/>
        </w:rPr>
        <w:t>x</w:t>
      </w:r>
      <w:r w:rsidR="003D46FD" w:rsidRPr="007E7301">
        <w:t xml:space="preserve"> is usually negative, </w:t>
      </w:r>
      <w:r w:rsidR="00966B71" w:rsidRPr="00966B71">
        <w:t>except for</w:t>
      </w:r>
      <w:r w:rsidR="003D46FD" w:rsidRPr="007E7301">
        <w:t xml:space="preserve"> very few periods  when the ice coverage remains relatively unchanged. Similarly, higher y coordinate goes in the direction toward the north pole, therefore usually colder and </w:t>
      </w:r>
      <w:r w:rsidR="00990C24">
        <w:t xml:space="preserve">covered by </w:t>
      </w:r>
      <w:r w:rsidR="003D46FD" w:rsidRPr="007E7301">
        <w:t xml:space="preserve">more ice. </w:t>
      </w:r>
      <w:r w:rsidR="00990C24">
        <w:t xml:space="preserve">The values of </w:t>
      </w:r>
      <w:r w:rsidR="00990C24" w:rsidRPr="00023478">
        <w:rPr>
          <w:i/>
          <w:iCs/>
        </w:rPr>
        <w:t>B</w:t>
      </w:r>
      <w:r w:rsidR="00990C24" w:rsidRPr="00023478">
        <w:rPr>
          <w:i/>
          <w:iCs/>
          <w:vertAlign w:val="subscript"/>
        </w:rPr>
        <w:t>x</w:t>
      </w:r>
      <w:r w:rsidR="00990C24" w:rsidRPr="00023478">
        <w:t xml:space="preserve"> and </w:t>
      </w:r>
      <w:r w:rsidR="00990C24" w:rsidRPr="00023478">
        <w:rPr>
          <w:i/>
          <w:iCs/>
        </w:rPr>
        <w:t>B</w:t>
      </w:r>
      <w:r w:rsidR="00990C24" w:rsidRPr="00023478">
        <w:rPr>
          <w:i/>
          <w:iCs/>
          <w:vertAlign w:val="subscript"/>
        </w:rPr>
        <w:t>y</w:t>
      </w:r>
      <w:r w:rsidR="0084421B">
        <w:t xml:space="preserve"> </w:t>
      </w:r>
      <w:r w:rsidR="00990C24">
        <w:t xml:space="preserve">show more fluctuations than other parameters, indicating </w:t>
      </w:r>
      <w:r w:rsidR="003D46FD" w:rsidRPr="007E7301">
        <w:t xml:space="preserve">that our simplified linear functional form of </w:t>
      </w:r>
      <w:r w:rsidR="003D46FD" w:rsidRPr="00990C24">
        <w:rPr>
          <w:i/>
          <w:iCs/>
        </w:rPr>
        <w:t>B</w:t>
      </w:r>
      <w:r w:rsidR="003D46FD" w:rsidRPr="00990C24">
        <w:rPr>
          <w:i/>
          <w:iCs/>
          <w:vertAlign w:val="subscript"/>
        </w:rPr>
        <w:t>i</w:t>
      </w:r>
      <w:r w:rsidR="003D46FD" w:rsidRPr="007E7301">
        <w:rPr>
          <w:i/>
          <w:iCs/>
        </w:rPr>
        <w:t xml:space="preserve"> =</w:t>
      </w:r>
      <w:r w:rsidR="003D46FD">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oMath>
      <w:r w:rsidR="003D46FD">
        <w:t xml:space="preserve"> </w:t>
      </w:r>
      <w:r w:rsidR="003D46FD" w:rsidRPr="007E7301">
        <w:t xml:space="preserve">is far </w:t>
      </w:r>
      <w:r w:rsidR="003D46FD" w:rsidRPr="007E7301">
        <w:lastRenderedPageBreak/>
        <w:t xml:space="preserve">from perfectly modeling the full effect of external field; it can be further enriched </w:t>
      </w:r>
      <w:r w:rsidR="00990C24">
        <w:t>by</w:t>
      </w:r>
      <w:r w:rsidR="003D46FD" w:rsidRPr="007E7301">
        <w:t xml:space="preserve"> link</w:t>
      </w:r>
      <w:r w:rsidR="00990C24">
        <w:t>ing</w:t>
      </w:r>
      <w:r w:rsidR="003D46FD" w:rsidRPr="007E7301">
        <w:t xml:space="preserve"> to actual geographical and environmental factors to enhance the power of the Ising model in the future</w:t>
      </w:r>
      <w:r w:rsidR="0084421B">
        <w:t>, which is out of scope</w:t>
      </w:r>
      <w:r w:rsidR="00EC2919">
        <w:t xml:space="preserve"> of</w:t>
      </w:r>
      <w:r w:rsidR="0084421B">
        <w:t xml:space="preserve"> this paper.</w:t>
      </w:r>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5B127184" w:rsidR="00027805" w:rsidRPr="00856F74" w:rsidRDefault="00C11A09" w:rsidP="004812F1">
            <w:pPr>
              <w:spacing w:before="0" w:after="0"/>
              <w:rPr>
                <w:rFonts w:eastAsia="Times New Roman" w:cs="Times New Roman"/>
                <w:i/>
                <w:iCs/>
                <w:color w:val="000000"/>
                <w:sz w:val="20"/>
                <w:szCs w:val="20"/>
              </w:rPr>
            </w:pPr>
            <w:r>
              <w:rPr>
                <w:i/>
                <w:iCs/>
                <w:color w:val="000000"/>
                <w:sz w:val="20"/>
                <w:szCs w:val="20"/>
              </w:rPr>
              <w:t>I</w:t>
            </w:r>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6058B1DF" w:rsidR="00007448" w:rsidRPr="00007448" w:rsidRDefault="00007448">
      <w:pPr>
        <w:pStyle w:val="Caption"/>
        <w:rPr>
          <w:b w:val="0"/>
          <w:bCs w:val="0"/>
          <w:sz w:val="20"/>
          <w:szCs w:val="20"/>
        </w:rPr>
      </w:pPr>
      <w:bookmarkStart w:id="290" w:name="_Ref155550078"/>
      <w:bookmarkStart w:id="291" w:name="_Toc155551147"/>
      <w:bookmarkStart w:id="292" w:name="_Ref142826622"/>
      <w:bookmarkStart w:id="293"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542E67">
        <w:rPr>
          <w:b w:val="0"/>
          <w:bCs w:val="0"/>
          <w:noProof/>
          <w:sz w:val="20"/>
          <w:szCs w:val="20"/>
        </w:rPr>
        <w:t>1</w:t>
      </w:r>
      <w:r w:rsidRPr="00007448">
        <w:rPr>
          <w:b w:val="0"/>
          <w:bCs w:val="0"/>
          <w:sz w:val="20"/>
          <w:szCs w:val="20"/>
        </w:rPr>
        <w:fldChar w:fldCharType="end"/>
      </w:r>
      <w:bookmarkEnd w:id="290"/>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291"/>
    </w:p>
    <w:bookmarkEnd w:id="292"/>
    <w:bookmarkEnd w:id="293"/>
    <w:p w14:paraId="7F57F54F" w14:textId="77777777" w:rsidR="00856F74" w:rsidRDefault="00856F74" w:rsidP="0040504D">
      <w:pPr>
        <w:pStyle w:val="NoSpacing"/>
        <w:jc w:val="both"/>
      </w:pPr>
    </w:p>
    <w:p w14:paraId="61716640" w14:textId="205D668C"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r w:rsidR="00542E67" w:rsidRPr="007E7301">
        <w:t>Figure 4</w:t>
      </w:r>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r w:rsidR="00542E67" w:rsidRPr="007E7301">
        <w:t>Table 1</w:t>
      </w:r>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r w:rsidR="00542E67" w:rsidRPr="007E7301">
        <w:t>Figure 3</w:t>
      </w:r>
      <w:r w:rsidR="00344118">
        <w:fldChar w:fldCharType="end"/>
      </w:r>
      <w:r>
        <w:t xml:space="preserve">, demonstrating the strong explanatory power of our Ising model. Nevertheless, our model is far from being perfect. Upon close inspection, The images in </w:t>
      </w:r>
      <w:r w:rsidR="00B3391A">
        <w:fldChar w:fldCharType="begin"/>
      </w:r>
      <w:r w:rsidR="00B3391A">
        <w:instrText xml:space="preserve"> REF _Ref155549985 \h  \* MERGEFORMAT </w:instrText>
      </w:r>
      <w:r w:rsidR="00B3391A">
        <w:fldChar w:fldCharType="separate"/>
      </w:r>
      <w:r w:rsidR="00542E67" w:rsidRPr="007E7301">
        <w:t>Figure 3</w:t>
      </w:r>
      <w:r w:rsidR="00B3391A">
        <w:fldChar w:fldCharType="end"/>
      </w:r>
      <w:r>
        <w:t xml:space="preserve">and </w:t>
      </w:r>
      <w:r w:rsidR="00B3391A">
        <w:fldChar w:fldCharType="begin"/>
      </w:r>
      <w:r w:rsidR="00B3391A">
        <w:instrText xml:space="preserve"> REF _Ref155550231 \h  \* MERGEFORMAT </w:instrText>
      </w:r>
      <w:r w:rsidR="00B3391A">
        <w:fldChar w:fldCharType="separate"/>
      </w:r>
      <w:r w:rsidR="00542E67" w:rsidRPr="007E7301">
        <w:t>Figure 4</w:t>
      </w:r>
      <w:r w:rsidR="00B3391A">
        <w:fldChar w:fldCharType="end"/>
      </w:r>
      <w:r w:rsidR="00B3391A">
        <w:t xml:space="preserve"> </w:t>
      </w:r>
      <w:r>
        <w:t>do reveal discrepancies, especially as shown in image (d) and (e) for Aug 1</w:t>
      </w:r>
      <w:r w:rsidRPr="003A47AC">
        <w:rPr>
          <w:vertAlign w:val="superscript"/>
        </w:rPr>
        <w:t>st</w:t>
      </w:r>
      <w:r>
        <w:t xml:space="preserve"> and 16</w:t>
      </w:r>
      <w:r w:rsidRPr="00676DAB">
        <w:rPr>
          <w:vertAlign w:val="superscript"/>
        </w:rPr>
        <w:t>th</w:t>
      </w:r>
      <w:r>
        <w:t>, 2022 respectively, where the actual ice configurations display significant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drawing>
          <wp:inline distT="0" distB="0" distL="0" distR="0" wp14:anchorId="24954BBE" wp14:editId="4DD3B01A">
            <wp:extent cx="4548146" cy="2861492"/>
            <wp:effectExtent l="0" t="0" r="508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6"/>
                    <a:stretch>
                      <a:fillRect/>
                    </a:stretch>
                  </pic:blipFill>
                  <pic:spPr>
                    <a:xfrm>
                      <a:off x="0" y="0"/>
                      <a:ext cx="4562194" cy="2870331"/>
                    </a:xfrm>
                    <a:prstGeom prst="rect">
                      <a:avLst/>
                    </a:prstGeom>
                  </pic:spPr>
                </pic:pic>
              </a:graphicData>
            </a:graphic>
          </wp:inline>
        </w:drawing>
      </w:r>
    </w:p>
    <w:p w14:paraId="1E4B44E3" w14:textId="767C50BF" w:rsidR="0040504D" w:rsidRDefault="00344118" w:rsidP="00344118">
      <w:pPr>
        <w:pStyle w:val="Caption"/>
      </w:pPr>
      <w:bookmarkStart w:id="294" w:name="_Ref155550231"/>
      <w:bookmarkStart w:id="295"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542E67">
        <w:rPr>
          <w:b w:val="0"/>
          <w:bCs w:val="0"/>
          <w:noProof/>
          <w:sz w:val="20"/>
          <w:szCs w:val="20"/>
        </w:rPr>
        <w:t>4</w:t>
      </w:r>
      <w:r w:rsidRPr="00344118">
        <w:rPr>
          <w:b w:val="0"/>
          <w:bCs w:val="0"/>
          <w:sz w:val="20"/>
          <w:szCs w:val="20"/>
        </w:rPr>
        <w:fldChar w:fldCharType="end"/>
      </w:r>
      <w:bookmarkEnd w:id="294"/>
      <w:r w:rsidRPr="00676DAB">
        <w:rPr>
          <w:b w:val="0"/>
          <w:bCs w:val="0"/>
          <w:sz w:val="20"/>
          <w:szCs w:val="20"/>
        </w:rPr>
        <w:t xml:space="preserve">: </w:t>
      </w:r>
      <w:r>
        <w:rPr>
          <w:b w:val="0"/>
          <w:bCs w:val="0"/>
          <w:sz w:val="20"/>
          <w:szCs w:val="20"/>
        </w:rPr>
        <w:t>The s</w:t>
      </w:r>
      <w:r w:rsidRPr="00676DAB">
        <w:rPr>
          <w:b w:val="0"/>
          <w:bCs w:val="0"/>
          <w:sz w:val="20"/>
          <w:szCs w:val="20"/>
        </w:rPr>
        <w:t>imulated semi-monthly evolution of sea ice for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295"/>
    </w:p>
    <w:p w14:paraId="043D6495" w14:textId="77777777" w:rsidR="0040504D" w:rsidRDefault="0040504D" w:rsidP="0040504D">
      <w:pPr>
        <w:jc w:val="both"/>
        <w:rPr>
          <w:szCs w:val="24"/>
        </w:rPr>
      </w:pPr>
    </w:p>
    <w:p w14:paraId="401E473B" w14:textId="5D1526C2" w:rsidR="004E7F0B" w:rsidRPr="00190ED9" w:rsidRDefault="0040504D" w:rsidP="007E7301">
      <w:pPr>
        <w:rPr>
          <w:rFonts w:cs="Times New Roman"/>
          <w:color w:val="000000"/>
          <w:szCs w:val="24"/>
          <w:shd w:val="clear" w:color="auto" w:fill="FFFFFF"/>
          <w:rPrChange w:id="296" w:author="Ying Zhao" w:date="2024-04-11T09:12:00Z">
            <w:rPr>
              <w:rFonts w:ascii="Tahoma" w:hAnsi="Tahoma" w:cs="Tahoma"/>
              <w:color w:val="000000"/>
              <w:sz w:val="21"/>
              <w:szCs w:val="21"/>
              <w:shd w:val="clear" w:color="auto" w:fill="FFFFFF"/>
            </w:rPr>
          </w:rPrChange>
        </w:rPr>
      </w:pPr>
      <w:r w:rsidRPr="00190ED9">
        <w:rPr>
          <w:rFonts w:cs="Times New Roman"/>
          <w:szCs w:val="24"/>
        </w:rPr>
        <w:t xml:space="preserve">To quantify the similarity between the IM simulations and the observations, </w:t>
      </w:r>
      <w:r w:rsidR="0037279A" w:rsidRPr="00190ED9">
        <w:rPr>
          <w:rFonts w:cs="Times New Roman"/>
          <w:color w:val="000000"/>
          <w:szCs w:val="24"/>
          <w:shd w:val="clear" w:color="auto" w:fill="FFFFFF"/>
          <w:rPrChange w:id="297" w:author="Ying Zhao" w:date="2024-04-11T09:12:00Z">
            <w:rPr>
              <w:rFonts w:ascii="Tahoma" w:hAnsi="Tahoma" w:cs="Tahoma"/>
              <w:color w:val="000000"/>
              <w:sz w:val="21"/>
              <w:szCs w:val="21"/>
              <w:shd w:val="clear" w:color="auto" w:fill="FFFFFF"/>
            </w:rPr>
          </w:rPrChange>
        </w:rPr>
        <w:t xml:space="preserve">the </w:t>
      </w:r>
      <w:r w:rsidR="00241BE1" w:rsidRPr="00190ED9">
        <w:rPr>
          <w:rFonts w:cs="Times New Roman"/>
          <w:color w:val="000000"/>
          <w:szCs w:val="24"/>
          <w:shd w:val="clear" w:color="auto" w:fill="FFFFFF"/>
          <w:rPrChange w:id="298" w:author="Ying Zhao" w:date="2024-04-11T09:12:00Z">
            <w:rPr>
              <w:rFonts w:ascii="Tahoma" w:hAnsi="Tahoma" w:cs="Tahoma"/>
              <w:color w:val="000000"/>
              <w:sz w:val="21"/>
              <w:szCs w:val="21"/>
              <w:shd w:val="clear" w:color="auto" w:fill="FFFFFF"/>
            </w:rPr>
          </w:rPrChange>
        </w:rPr>
        <w:t xml:space="preserve">absolute </w:t>
      </w:r>
      <w:r w:rsidR="0037279A" w:rsidRPr="00190ED9">
        <w:rPr>
          <w:rFonts w:cs="Times New Roman"/>
          <w:color w:val="000000"/>
          <w:szCs w:val="24"/>
          <w:shd w:val="clear" w:color="auto" w:fill="FFFFFF"/>
          <w:rPrChange w:id="299" w:author="Ying Zhao" w:date="2024-04-11T09:12:00Z">
            <w:rPr>
              <w:rFonts w:ascii="Tahoma" w:hAnsi="Tahoma" w:cs="Tahoma"/>
              <w:color w:val="000000"/>
              <w:sz w:val="21"/>
              <w:szCs w:val="21"/>
              <w:shd w:val="clear" w:color="auto" w:fill="FFFFFF"/>
            </w:rPr>
          </w:rPrChange>
        </w:rPr>
        <w:t>difference</w:t>
      </w:r>
      <w:r w:rsidR="00A76480" w:rsidRPr="00190ED9">
        <w:rPr>
          <w:rFonts w:cs="Times New Roman"/>
          <w:color w:val="000000"/>
          <w:szCs w:val="24"/>
          <w:shd w:val="clear" w:color="auto" w:fill="FFFFFF"/>
          <w:rPrChange w:id="300" w:author="Ying Zhao" w:date="2024-04-11T09:12:00Z">
            <w:rPr>
              <w:rFonts w:ascii="Tahoma" w:hAnsi="Tahoma" w:cs="Tahoma"/>
              <w:color w:val="000000"/>
              <w:sz w:val="21"/>
              <w:szCs w:val="21"/>
              <w:shd w:val="clear" w:color="auto" w:fill="FFFFFF"/>
            </w:rPr>
          </w:rPrChange>
        </w:rPr>
        <w:t>s</w:t>
      </w:r>
      <w:r w:rsidR="0037279A" w:rsidRPr="00190ED9">
        <w:rPr>
          <w:rFonts w:cs="Times New Roman"/>
          <w:color w:val="000000"/>
          <w:szCs w:val="24"/>
          <w:shd w:val="clear" w:color="auto" w:fill="FFFFFF"/>
          <w:rPrChange w:id="301" w:author="Ying Zhao" w:date="2024-04-11T09:12:00Z">
            <w:rPr>
              <w:rFonts w:ascii="Tahoma" w:hAnsi="Tahoma" w:cs="Tahoma"/>
              <w:color w:val="000000"/>
              <w:sz w:val="21"/>
              <w:szCs w:val="21"/>
              <w:shd w:val="clear" w:color="auto" w:fill="FFFFFF"/>
            </w:rPr>
          </w:rPrChange>
        </w:rPr>
        <w:t xml:space="preserve"> of the ice percentage between each of the images</w:t>
      </w:r>
      <w:r w:rsidR="007D6E29" w:rsidRPr="00190ED9">
        <w:rPr>
          <w:rFonts w:cs="Times New Roman"/>
          <w:color w:val="000000"/>
          <w:szCs w:val="24"/>
          <w:shd w:val="clear" w:color="auto" w:fill="FFFFFF"/>
          <w:rPrChange w:id="302" w:author="Ying Zhao" w:date="2024-04-11T09:12:00Z">
            <w:rPr>
              <w:rFonts w:ascii="Tahoma" w:hAnsi="Tahoma" w:cs="Tahoma"/>
              <w:color w:val="000000"/>
              <w:sz w:val="21"/>
              <w:szCs w:val="21"/>
              <w:shd w:val="clear" w:color="auto" w:fill="FFFFFF"/>
            </w:rPr>
          </w:rPrChange>
        </w:rPr>
        <w:t xml:space="preserve"> in</w:t>
      </w:r>
      <w:r w:rsidR="0037279A" w:rsidRPr="00190ED9">
        <w:rPr>
          <w:rFonts w:cs="Times New Roman"/>
          <w:color w:val="000000"/>
          <w:szCs w:val="24"/>
          <w:shd w:val="clear" w:color="auto" w:fill="FFFFFF"/>
          <w:rPrChange w:id="303" w:author="Ying Zhao" w:date="2024-04-11T09:12:00Z">
            <w:rPr>
              <w:rFonts w:ascii="Tahoma" w:hAnsi="Tahoma" w:cs="Tahoma"/>
              <w:color w:val="000000"/>
              <w:sz w:val="21"/>
              <w:szCs w:val="21"/>
              <w:shd w:val="clear" w:color="auto" w:fill="FFFFFF"/>
            </w:rPr>
          </w:rPrChange>
        </w:rPr>
        <w:t xml:space="preserve"> </w:t>
      </w:r>
      <w:r w:rsidR="0037279A" w:rsidRPr="00190ED9">
        <w:rPr>
          <w:rFonts w:cs="Times New Roman"/>
          <w:color w:val="000000"/>
          <w:szCs w:val="24"/>
          <w:shd w:val="clear" w:color="auto" w:fill="FFFFFF"/>
          <w:rPrChange w:id="304" w:author="Ying Zhao" w:date="2024-04-11T09:12:00Z">
            <w:rPr>
              <w:rFonts w:ascii="Tahoma" w:hAnsi="Tahoma" w:cs="Tahoma"/>
              <w:color w:val="000000"/>
              <w:sz w:val="21"/>
              <w:szCs w:val="21"/>
              <w:shd w:val="clear" w:color="auto" w:fill="FFFFFF"/>
            </w:rPr>
          </w:rPrChange>
        </w:rPr>
        <w:fldChar w:fldCharType="begin"/>
      </w:r>
      <w:r w:rsidR="0037279A" w:rsidRPr="00190ED9">
        <w:rPr>
          <w:rFonts w:cs="Times New Roman"/>
          <w:color w:val="000000"/>
          <w:szCs w:val="24"/>
          <w:shd w:val="clear" w:color="auto" w:fill="FFFFFF"/>
          <w:rPrChange w:id="305" w:author="Ying Zhao" w:date="2024-04-11T09:12:00Z">
            <w:rPr>
              <w:rFonts w:ascii="Tahoma" w:hAnsi="Tahoma" w:cs="Tahoma"/>
              <w:color w:val="000000"/>
              <w:sz w:val="21"/>
              <w:szCs w:val="21"/>
              <w:shd w:val="clear" w:color="auto" w:fill="FFFFFF"/>
            </w:rPr>
          </w:rPrChange>
        </w:rPr>
        <w:instrText xml:space="preserve"> REF _Ref155549985 \h  \* MERGEFORMAT </w:instrText>
      </w:r>
      <w:r w:rsidR="0037279A" w:rsidRPr="00190ED9">
        <w:rPr>
          <w:rFonts w:cs="Times New Roman"/>
          <w:color w:val="000000"/>
          <w:szCs w:val="24"/>
          <w:shd w:val="clear" w:color="auto" w:fill="FFFFFF"/>
          <w:rPrChange w:id="306" w:author="Ying Zhao" w:date="2024-04-11T09:12:00Z">
            <w:rPr>
              <w:rFonts w:ascii="Tahoma" w:hAnsi="Tahoma" w:cs="Tahoma"/>
              <w:color w:val="000000"/>
              <w:sz w:val="21"/>
              <w:szCs w:val="21"/>
              <w:shd w:val="clear" w:color="auto" w:fill="FFFFFF"/>
            </w:rPr>
          </w:rPrChange>
        </w:rPr>
      </w:r>
      <w:r w:rsidR="0037279A" w:rsidRPr="00190ED9">
        <w:rPr>
          <w:rFonts w:cs="Times New Roman"/>
          <w:color w:val="000000"/>
          <w:szCs w:val="24"/>
          <w:shd w:val="clear" w:color="auto" w:fill="FFFFFF"/>
          <w:rPrChange w:id="307" w:author="Ying Zhao" w:date="2024-04-11T09:12:00Z">
            <w:rPr>
              <w:rFonts w:ascii="Tahoma" w:hAnsi="Tahoma" w:cs="Tahoma"/>
              <w:color w:val="000000"/>
              <w:sz w:val="21"/>
              <w:szCs w:val="21"/>
              <w:shd w:val="clear" w:color="auto" w:fill="FFFFFF"/>
            </w:rPr>
          </w:rPrChange>
        </w:rPr>
        <w:fldChar w:fldCharType="separate"/>
      </w:r>
      <w:r w:rsidR="00542E67" w:rsidRPr="00190ED9">
        <w:rPr>
          <w:rFonts w:cs="Times New Roman"/>
          <w:color w:val="000000"/>
          <w:szCs w:val="24"/>
          <w:shd w:val="clear" w:color="auto" w:fill="FFFFFF"/>
          <w:rPrChange w:id="308" w:author="Ying Zhao" w:date="2024-04-11T09:12:00Z">
            <w:rPr>
              <w:rFonts w:ascii="Tahoma" w:hAnsi="Tahoma" w:cs="Tahoma"/>
              <w:color w:val="000000"/>
              <w:sz w:val="21"/>
              <w:szCs w:val="21"/>
              <w:shd w:val="clear" w:color="auto" w:fill="FFFFFF"/>
            </w:rPr>
          </w:rPrChange>
        </w:rPr>
        <w:t>Figure 3</w:t>
      </w:r>
      <w:r w:rsidR="0037279A" w:rsidRPr="00190ED9">
        <w:rPr>
          <w:rFonts w:cs="Times New Roman"/>
          <w:color w:val="000000"/>
          <w:szCs w:val="24"/>
          <w:shd w:val="clear" w:color="auto" w:fill="FFFFFF"/>
          <w:rPrChange w:id="309" w:author="Ying Zhao" w:date="2024-04-11T09:12:00Z">
            <w:rPr>
              <w:rFonts w:ascii="Tahoma" w:hAnsi="Tahoma" w:cs="Tahoma"/>
              <w:color w:val="000000"/>
              <w:sz w:val="21"/>
              <w:szCs w:val="21"/>
              <w:shd w:val="clear" w:color="auto" w:fill="FFFFFF"/>
            </w:rPr>
          </w:rPrChange>
        </w:rPr>
        <w:fldChar w:fldCharType="end"/>
      </w:r>
      <w:r w:rsidR="0037279A" w:rsidRPr="00190ED9">
        <w:rPr>
          <w:rFonts w:cs="Times New Roman"/>
          <w:color w:val="000000"/>
          <w:szCs w:val="24"/>
          <w:shd w:val="clear" w:color="auto" w:fill="FFFFFF"/>
          <w:rPrChange w:id="310" w:author="Ying Zhao" w:date="2024-04-11T09:12:00Z">
            <w:rPr>
              <w:rFonts w:ascii="Tahoma" w:hAnsi="Tahoma" w:cs="Tahoma"/>
              <w:color w:val="000000"/>
              <w:sz w:val="21"/>
              <w:szCs w:val="21"/>
              <w:shd w:val="clear" w:color="auto" w:fill="FFFFFF"/>
            </w:rPr>
          </w:rPrChange>
        </w:rPr>
        <w:t xml:space="preserve"> and </w:t>
      </w:r>
      <w:r w:rsidR="0037279A" w:rsidRPr="00190ED9">
        <w:rPr>
          <w:rFonts w:cs="Times New Roman"/>
          <w:color w:val="000000"/>
          <w:szCs w:val="24"/>
          <w:shd w:val="clear" w:color="auto" w:fill="FFFFFF"/>
          <w:rPrChange w:id="311" w:author="Ying Zhao" w:date="2024-04-11T09:12:00Z">
            <w:rPr>
              <w:rFonts w:ascii="Tahoma" w:hAnsi="Tahoma" w:cs="Tahoma"/>
              <w:color w:val="000000"/>
              <w:sz w:val="21"/>
              <w:szCs w:val="21"/>
              <w:shd w:val="clear" w:color="auto" w:fill="FFFFFF"/>
            </w:rPr>
          </w:rPrChange>
        </w:rPr>
        <w:fldChar w:fldCharType="begin"/>
      </w:r>
      <w:r w:rsidR="0037279A" w:rsidRPr="00190ED9">
        <w:rPr>
          <w:rFonts w:cs="Times New Roman"/>
          <w:color w:val="000000"/>
          <w:szCs w:val="24"/>
          <w:shd w:val="clear" w:color="auto" w:fill="FFFFFF"/>
          <w:rPrChange w:id="312" w:author="Ying Zhao" w:date="2024-04-11T09:12:00Z">
            <w:rPr>
              <w:rFonts w:ascii="Tahoma" w:hAnsi="Tahoma" w:cs="Tahoma"/>
              <w:color w:val="000000"/>
              <w:sz w:val="21"/>
              <w:szCs w:val="21"/>
              <w:shd w:val="clear" w:color="auto" w:fill="FFFFFF"/>
            </w:rPr>
          </w:rPrChange>
        </w:rPr>
        <w:instrText xml:space="preserve"> REF _Ref155550231 \h  \* MERGEFORMAT </w:instrText>
      </w:r>
      <w:r w:rsidR="0037279A" w:rsidRPr="00190ED9">
        <w:rPr>
          <w:rFonts w:cs="Times New Roman"/>
          <w:color w:val="000000"/>
          <w:szCs w:val="24"/>
          <w:shd w:val="clear" w:color="auto" w:fill="FFFFFF"/>
          <w:rPrChange w:id="313" w:author="Ying Zhao" w:date="2024-04-11T09:12:00Z">
            <w:rPr>
              <w:rFonts w:ascii="Tahoma" w:hAnsi="Tahoma" w:cs="Tahoma"/>
              <w:color w:val="000000"/>
              <w:sz w:val="21"/>
              <w:szCs w:val="21"/>
              <w:shd w:val="clear" w:color="auto" w:fill="FFFFFF"/>
            </w:rPr>
          </w:rPrChange>
        </w:rPr>
      </w:r>
      <w:r w:rsidR="0037279A" w:rsidRPr="00190ED9">
        <w:rPr>
          <w:rFonts w:cs="Times New Roman"/>
          <w:color w:val="000000"/>
          <w:szCs w:val="24"/>
          <w:shd w:val="clear" w:color="auto" w:fill="FFFFFF"/>
          <w:rPrChange w:id="314" w:author="Ying Zhao" w:date="2024-04-11T09:12:00Z">
            <w:rPr>
              <w:rFonts w:ascii="Tahoma" w:hAnsi="Tahoma" w:cs="Tahoma"/>
              <w:color w:val="000000"/>
              <w:sz w:val="21"/>
              <w:szCs w:val="21"/>
              <w:shd w:val="clear" w:color="auto" w:fill="FFFFFF"/>
            </w:rPr>
          </w:rPrChange>
        </w:rPr>
        <w:fldChar w:fldCharType="separate"/>
      </w:r>
      <w:r w:rsidR="00542E67" w:rsidRPr="00190ED9">
        <w:rPr>
          <w:rFonts w:cs="Times New Roman"/>
          <w:color w:val="000000"/>
          <w:szCs w:val="24"/>
          <w:shd w:val="clear" w:color="auto" w:fill="FFFFFF"/>
          <w:rPrChange w:id="315" w:author="Ying Zhao" w:date="2024-04-11T09:12:00Z">
            <w:rPr>
              <w:rFonts w:ascii="Tahoma" w:hAnsi="Tahoma" w:cs="Tahoma"/>
              <w:color w:val="000000"/>
              <w:sz w:val="21"/>
              <w:szCs w:val="21"/>
              <w:shd w:val="clear" w:color="auto" w:fill="FFFFFF"/>
            </w:rPr>
          </w:rPrChange>
        </w:rPr>
        <w:t>Figure 4</w:t>
      </w:r>
      <w:r w:rsidR="0037279A" w:rsidRPr="00190ED9">
        <w:rPr>
          <w:rFonts w:cs="Times New Roman"/>
          <w:color w:val="000000"/>
          <w:szCs w:val="24"/>
          <w:shd w:val="clear" w:color="auto" w:fill="FFFFFF"/>
          <w:rPrChange w:id="316" w:author="Ying Zhao" w:date="2024-04-11T09:12:00Z">
            <w:rPr>
              <w:rFonts w:ascii="Tahoma" w:hAnsi="Tahoma" w:cs="Tahoma"/>
              <w:color w:val="000000"/>
              <w:sz w:val="21"/>
              <w:szCs w:val="21"/>
              <w:shd w:val="clear" w:color="auto" w:fill="FFFFFF"/>
            </w:rPr>
          </w:rPrChange>
        </w:rPr>
        <w:fldChar w:fldCharType="end"/>
      </w:r>
      <w:r w:rsidR="0037279A" w:rsidRPr="00190ED9">
        <w:rPr>
          <w:rFonts w:cs="Times New Roman"/>
          <w:color w:val="000000"/>
          <w:szCs w:val="24"/>
          <w:shd w:val="clear" w:color="auto" w:fill="FFFFFF"/>
          <w:rPrChange w:id="317" w:author="Ying Zhao" w:date="2024-04-11T09:12:00Z">
            <w:rPr>
              <w:rFonts w:ascii="Tahoma" w:hAnsi="Tahoma" w:cs="Tahoma"/>
              <w:color w:val="000000"/>
              <w:sz w:val="21"/>
              <w:szCs w:val="21"/>
              <w:shd w:val="clear" w:color="auto" w:fill="FFFFFF"/>
            </w:rPr>
          </w:rPrChange>
        </w:rPr>
        <w:t xml:space="preserve"> </w:t>
      </w:r>
      <w:r w:rsidR="00A76480" w:rsidRPr="00190ED9">
        <w:rPr>
          <w:rFonts w:cs="Times New Roman"/>
          <w:color w:val="000000"/>
          <w:szCs w:val="24"/>
          <w:shd w:val="clear" w:color="auto" w:fill="FFFFFF"/>
          <w:rPrChange w:id="318" w:author="Ying Zhao" w:date="2024-04-11T09:12:00Z">
            <w:rPr>
              <w:rFonts w:ascii="Tahoma" w:hAnsi="Tahoma" w:cs="Tahoma"/>
              <w:color w:val="000000"/>
              <w:sz w:val="21"/>
              <w:szCs w:val="21"/>
              <w:shd w:val="clear" w:color="auto" w:fill="FFFFFF"/>
            </w:rPr>
          </w:rPrChange>
        </w:rPr>
        <w:t>are</w:t>
      </w:r>
      <w:r w:rsidR="0037279A" w:rsidRPr="00190ED9">
        <w:rPr>
          <w:rFonts w:cs="Times New Roman"/>
          <w:color w:val="000000"/>
          <w:szCs w:val="24"/>
          <w:shd w:val="clear" w:color="auto" w:fill="FFFFFF"/>
          <w:rPrChange w:id="319" w:author="Ying Zhao" w:date="2024-04-11T09:12:00Z">
            <w:rPr>
              <w:rFonts w:ascii="Tahoma" w:hAnsi="Tahoma" w:cs="Tahoma"/>
              <w:color w:val="000000"/>
              <w:sz w:val="21"/>
              <w:szCs w:val="21"/>
              <w:shd w:val="clear" w:color="auto" w:fill="FFFFFF"/>
            </w:rPr>
          </w:rPrChange>
        </w:rPr>
        <w:t xml:space="preserve"> calculated; the results are shown as the heatmaps in </w:t>
      </w:r>
      <w:r w:rsidR="0037279A" w:rsidRPr="00190ED9">
        <w:rPr>
          <w:rFonts w:cs="Times New Roman"/>
          <w:color w:val="000000"/>
          <w:szCs w:val="24"/>
          <w:shd w:val="clear" w:color="auto" w:fill="FFFFFF"/>
          <w:rPrChange w:id="320" w:author="Ying Zhao" w:date="2024-04-11T09:12:00Z">
            <w:rPr>
              <w:rFonts w:ascii="Tahoma" w:hAnsi="Tahoma" w:cs="Tahoma"/>
              <w:color w:val="000000"/>
              <w:sz w:val="21"/>
              <w:szCs w:val="21"/>
              <w:shd w:val="clear" w:color="auto" w:fill="FFFFFF"/>
            </w:rPr>
          </w:rPrChange>
        </w:rPr>
        <w:fldChar w:fldCharType="begin"/>
      </w:r>
      <w:r w:rsidR="0037279A" w:rsidRPr="00190ED9">
        <w:rPr>
          <w:rFonts w:cs="Times New Roman"/>
          <w:color w:val="000000"/>
          <w:szCs w:val="24"/>
          <w:shd w:val="clear" w:color="auto" w:fill="FFFFFF"/>
          <w:rPrChange w:id="321" w:author="Ying Zhao" w:date="2024-04-11T09:12:00Z">
            <w:rPr>
              <w:rFonts w:ascii="Tahoma" w:hAnsi="Tahoma" w:cs="Tahoma"/>
              <w:color w:val="000000"/>
              <w:sz w:val="21"/>
              <w:szCs w:val="21"/>
              <w:shd w:val="clear" w:color="auto" w:fill="FFFFFF"/>
            </w:rPr>
          </w:rPrChange>
        </w:rPr>
        <w:instrText xml:space="preserve"> REF _Ref163329441 \h  \* MERGEFORMAT </w:instrText>
      </w:r>
      <w:r w:rsidR="0037279A" w:rsidRPr="00190ED9">
        <w:rPr>
          <w:rFonts w:cs="Times New Roman"/>
          <w:color w:val="000000"/>
          <w:szCs w:val="24"/>
          <w:shd w:val="clear" w:color="auto" w:fill="FFFFFF"/>
          <w:rPrChange w:id="322" w:author="Ying Zhao" w:date="2024-04-11T09:12:00Z">
            <w:rPr>
              <w:rFonts w:ascii="Tahoma" w:hAnsi="Tahoma" w:cs="Tahoma"/>
              <w:color w:val="000000"/>
              <w:sz w:val="21"/>
              <w:szCs w:val="21"/>
              <w:shd w:val="clear" w:color="auto" w:fill="FFFFFF"/>
            </w:rPr>
          </w:rPrChange>
        </w:rPr>
      </w:r>
      <w:r w:rsidR="0037279A" w:rsidRPr="00190ED9">
        <w:rPr>
          <w:rFonts w:cs="Times New Roman"/>
          <w:color w:val="000000"/>
          <w:szCs w:val="24"/>
          <w:shd w:val="clear" w:color="auto" w:fill="FFFFFF"/>
          <w:rPrChange w:id="323" w:author="Ying Zhao" w:date="2024-04-11T09:12:00Z">
            <w:rPr>
              <w:rFonts w:ascii="Tahoma" w:hAnsi="Tahoma" w:cs="Tahoma"/>
              <w:color w:val="000000"/>
              <w:sz w:val="21"/>
              <w:szCs w:val="21"/>
              <w:shd w:val="clear" w:color="auto" w:fill="FFFFFF"/>
            </w:rPr>
          </w:rPrChange>
        </w:rPr>
        <w:fldChar w:fldCharType="separate"/>
      </w:r>
      <w:r w:rsidR="00542E67" w:rsidRPr="00190ED9">
        <w:rPr>
          <w:rFonts w:cs="Times New Roman"/>
          <w:color w:val="000000"/>
          <w:szCs w:val="24"/>
          <w:shd w:val="clear" w:color="auto" w:fill="FFFFFF"/>
          <w:rPrChange w:id="324" w:author="Ying Zhao" w:date="2024-04-11T09:12:00Z">
            <w:rPr>
              <w:rFonts w:ascii="Tahoma" w:hAnsi="Tahoma" w:cs="Tahoma"/>
              <w:color w:val="000000"/>
              <w:sz w:val="21"/>
              <w:szCs w:val="21"/>
              <w:shd w:val="clear" w:color="auto" w:fill="FFFFFF"/>
            </w:rPr>
          </w:rPrChange>
        </w:rPr>
        <w:t>Figure 5</w:t>
      </w:r>
      <w:r w:rsidR="0037279A" w:rsidRPr="00190ED9">
        <w:rPr>
          <w:rFonts w:cs="Times New Roman"/>
          <w:color w:val="000000"/>
          <w:szCs w:val="24"/>
          <w:shd w:val="clear" w:color="auto" w:fill="FFFFFF"/>
          <w:rPrChange w:id="325" w:author="Ying Zhao" w:date="2024-04-11T09:12:00Z">
            <w:rPr>
              <w:rFonts w:ascii="Tahoma" w:hAnsi="Tahoma" w:cs="Tahoma"/>
              <w:color w:val="000000"/>
              <w:sz w:val="21"/>
              <w:szCs w:val="21"/>
              <w:shd w:val="clear" w:color="auto" w:fill="FFFFFF"/>
            </w:rPr>
          </w:rPrChange>
        </w:rPr>
        <w:fldChar w:fldCharType="end"/>
      </w:r>
      <w:r w:rsidR="0037279A" w:rsidRPr="00190ED9">
        <w:rPr>
          <w:rFonts w:cs="Times New Roman"/>
          <w:color w:val="000000"/>
          <w:szCs w:val="24"/>
          <w:shd w:val="clear" w:color="auto" w:fill="FFFFFF"/>
          <w:rPrChange w:id="326" w:author="Ying Zhao" w:date="2024-04-11T09:12:00Z">
            <w:rPr>
              <w:rFonts w:ascii="Tahoma" w:hAnsi="Tahoma" w:cs="Tahoma"/>
              <w:color w:val="000000"/>
              <w:sz w:val="21"/>
              <w:szCs w:val="21"/>
              <w:shd w:val="clear" w:color="auto" w:fill="FFFFFF"/>
            </w:rPr>
          </w:rPrChange>
        </w:rPr>
        <w:t xml:space="preserve"> (a) – (n).</w:t>
      </w:r>
      <w:r w:rsidR="00672602" w:rsidRPr="00190ED9">
        <w:rPr>
          <w:rFonts w:cs="Times New Roman"/>
          <w:color w:val="000000"/>
          <w:szCs w:val="24"/>
          <w:shd w:val="clear" w:color="auto" w:fill="FFFFFF"/>
          <w:rPrChange w:id="327" w:author="Ying Zhao" w:date="2024-04-11T09:12:00Z">
            <w:rPr>
              <w:rFonts w:ascii="Tahoma" w:hAnsi="Tahoma" w:cs="Tahoma"/>
              <w:color w:val="000000"/>
              <w:sz w:val="21"/>
              <w:szCs w:val="21"/>
              <w:shd w:val="clear" w:color="auto" w:fill="FFFFFF"/>
            </w:rPr>
          </w:rPrChange>
        </w:rPr>
        <w:t xml:space="preserve"> The error bar plot in </w:t>
      </w:r>
      <w:r w:rsidR="00672602" w:rsidRPr="00190ED9">
        <w:rPr>
          <w:rFonts w:cs="Times New Roman"/>
          <w:color w:val="000000"/>
          <w:szCs w:val="24"/>
          <w:shd w:val="clear" w:color="auto" w:fill="FFFFFF"/>
          <w:rPrChange w:id="328" w:author="Ying Zhao" w:date="2024-04-11T09:12:00Z">
            <w:rPr>
              <w:rFonts w:ascii="Tahoma" w:hAnsi="Tahoma" w:cs="Tahoma"/>
              <w:color w:val="000000"/>
              <w:sz w:val="21"/>
              <w:szCs w:val="21"/>
              <w:shd w:val="clear" w:color="auto" w:fill="FFFFFF"/>
            </w:rPr>
          </w:rPrChange>
        </w:rPr>
        <w:fldChar w:fldCharType="begin"/>
      </w:r>
      <w:r w:rsidR="00672602" w:rsidRPr="00190ED9">
        <w:rPr>
          <w:rFonts w:cs="Times New Roman"/>
          <w:color w:val="000000"/>
          <w:szCs w:val="24"/>
          <w:shd w:val="clear" w:color="auto" w:fill="FFFFFF"/>
          <w:rPrChange w:id="329" w:author="Ying Zhao" w:date="2024-04-11T09:12:00Z">
            <w:rPr>
              <w:rFonts w:ascii="Tahoma" w:hAnsi="Tahoma" w:cs="Tahoma"/>
              <w:color w:val="000000"/>
              <w:sz w:val="21"/>
              <w:szCs w:val="21"/>
              <w:shd w:val="clear" w:color="auto" w:fill="FFFFFF"/>
            </w:rPr>
          </w:rPrChange>
        </w:rPr>
        <w:instrText xml:space="preserve"> REF _Ref163329441 \h  \* MERGEFORMAT </w:instrText>
      </w:r>
      <w:r w:rsidR="00672602" w:rsidRPr="00190ED9">
        <w:rPr>
          <w:rFonts w:cs="Times New Roman"/>
          <w:color w:val="000000"/>
          <w:szCs w:val="24"/>
          <w:shd w:val="clear" w:color="auto" w:fill="FFFFFF"/>
          <w:rPrChange w:id="330" w:author="Ying Zhao" w:date="2024-04-11T09:12:00Z">
            <w:rPr>
              <w:rFonts w:ascii="Tahoma" w:hAnsi="Tahoma" w:cs="Tahoma"/>
              <w:color w:val="000000"/>
              <w:sz w:val="21"/>
              <w:szCs w:val="21"/>
              <w:shd w:val="clear" w:color="auto" w:fill="FFFFFF"/>
            </w:rPr>
          </w:rPrChange>
        </w:rPr>
      </w:r>
      <w:r w:rsidR="00672602" w:rsidRPr="00190ED9">
        <w:rPr>
          <w:rFonts w:cs="Times New Roman"/>
          <w:color w:val="000000"/>
          <w:szCs w:val="24"/>
          <w:shd w:val="clear" w:color="auto" w:fill="FFFFFF"/>
          <w:rPrChange w:id="331" w:author="Ying Zhao" w:date="2024-04-11T09:12:00Z">
            <w:rPr>
              <w:rFonts w:ascii="Tahoma" w:hAnsi="Tahoma" w:cs="Tahoma"/>
              <w:color w:val="000000"/>
              <w:sz w:val="21"/>
              <w:szCs w:val="21"/>
              <w:shd w:val="clear" w:color="auto" w:fill="FFFFFF"/>
            </w:rPr>
          </w:rPrChange>
        </w:rPr>
        <w:fldChar w:fldCharType="separate"/>
      </w:r>
      <w:r w:rsidR="00542E67" w:rsidRPr="00190ED9">
        <w:rPr>
          <w:rFonts w:cs="Times New Roman"/>
          <w:color w:val="000000"/>
          <w:szCs w:val="24"/>
          <w:shd w:val="clear" w:color="auto" w:fill="FFFFFF"/>
          <w:rPrChange w:id="332" w:author="Ying Zhao" w:date="2024-04-11T09:12:00Z">
            <w:rPr>
              <w:rFonts w:ascii="Tahoma" w:hAnsi="Tahoma" w:cs="Tahoma"/>
              <w:color w:val="000000"/>
              <w:sz w:val="21"/>
              <w:szCs w:val="21"/>
              <w:shd w:val="clear" w:color="auto" w:fill="FFFFFF"/>
            </w:rPr>
          </w:rPrChange>
        </w:rPr>
        <w:t>Figure 5</w:t>
      </w:r>
      <w:r w:rsidR="00672602" w:rsidRPr="00190ED9">
        <w:rPr>
          <w:rFonts w:cs="Times New Roman"/>
          <w:color w:val="000000"/>
          <w:szCs w:val="24"/>
          <w:shd w:val="clear" w:color="auto" w:fill="FFFFFF"/>
          <w:rPrChange w:id="333" w:author="Ying Zhao" w:date="2024-04-11T09:12:00Z">
            <w:rPr>
              <w:rFonts w:ascii="Tahoma" w:hAnsi="Tahoma" w:cs="Tahoma"/>
              <w:color w:val="000000"/>
              <w:sz w:val="21"/>
              <w:szCs w:val="21"/>
              <w:shd w:val="clear" w:color="auto" w:fill="FFFFFF"/>
            </w:rPr>
          </w:rPrChange>
        </w:rPr>
        <w:fldChar w:fldCharType="end"/>
      </w:r>
      <w:r w:rsidR="00672602" w:rsidRPr="00190ED9">
        <w:rPr>
          <w:rFonts w:cs="Times New Roman"/>
          <w:color w:val="000000"/>
          <w:szCs w:val="24"/>
          <w:shd w:val="clear" w:color="auto" w:fill="FFFFFF"/>
          <w:rPrChange w:id="334" w:author="Ying Zhao" w:date="2024-04-11T09:12:00Z">
            <w:rPr>
              <w:rFonts w:ascii="Tahoma" w:hAnsi="Tahoma" w:cs="Tahoma"/>
              <w:color w:val="000000"/>
              <w:sz w:val="21"/>
              <w:szCs w:val="21"/>
              <w:shd w:val="clear" w:color="auto" w:fill="FFFFFF"/>
            </w:rPr>
          </w:rPrChange>
        </w:rPr>
        <w:t xml:space="preserve"> (O) shows the overall </w:t>
      </w:r>
      <w:r w:rsidR="00241BE1" w:rsidRPr="00190ED9">
        <w:rPr>
          <w:rFonts w:cs="Times New Roman"/>
          <w:color w:val="000000"/>
          <w:szCs w:val="24"/>
          <w:shd w:val="clear" w:color="auto" w:fill="FFFFFF"/>
          <w:rPrChange w:id="335" w:author="Ying Zhao" w:date="2024-04-11T09:12:00Z">
            <w:rPr>
              <w:rFonts w:ascii="Tahoma" w:hAnsi="Tahoma" w:cs="Tahoma"/>
              <w:color w:val="000000"/>
              <w:sz w:val="21"/>
              <w:szCs w:val="21"/>
              <w:shd w:val="clear" w:color="auto" w:fill="FFFFFF"/>
            </w:rPr>
          </w:rPrChange>
        </w:rPr>
        <w:lastRenderedPageBreak/>
        <w:t xml:space="preserve">average </w:t>
      </w:r>
      <w:r w:rsidR="00672602" w:rsidRPr="00190ED9">
        <w:rPr>
          <w:rFonts w:cs="Times New Roman"/>
          <w:color w:val="000000"/>
          <w:szCs w:val="24"/>
          <w:shd w:val="clear" w:color="auto" w:fill="FFFFFF"/>
          <w:rPrChange w:id="336" w:author="Ying Zhao" w:date="2024-04-11T09:12:00Z">
            <w:rPr>
              <w:rFonts w:ascii="Tahoma" w:hAnsi="Tahoma" w:cs="Tahoma"/>
              <w:color w:val="000000"/>
              <w:sz w:val="21"/>
              <w:szCs w:val="21"/>
              <w:shd w:val="clear" w:color="auto" w:fill="FFFFFF"/>
            </w:rPr>
          </w:rPrChange>
        </w:rPr>
        <w:t>differen</w:t>
      </w:r>
      <w:r w:rsidR="00241BE1" w:rsidRPr="00190ED9">
        <w:rPr>
          <w:rFonts w:cs="Times New Roman"/>
          <w:color w:val="000000"/>
          <w:szCs w:val="24"/>
          <w:shd w:val="clear" w:color="auto" w:fill="FFFFFF"/>
          <w:rPrChange w:id="337" w:author="Ying Zhao" w:date="2024-04-11T09:12:00Z">
            <w:rPr>
              <w:rFonts w:ascii="Tahoma" w:hAnsi="Tahoma" w:cs="Tahoma"/>
              <w:color w:val="000000"/>
              <w:sz w:val="21"/>
              <w:szCs w:val="21"/>
              <w:shd w:val="clear" w:color="auto" w:fill="FFFFFF"/>
            </w:rPr>
          </w:rPrChange>
        </w:rPr>
        <w:t>tial</w:t>
      </w:r>
      <w:r w:rsidR="00672602" w:rsidRPr="00190ED9">
        <w:rPr>
          <w:rFonts w:cs="Times New Roman"/>
          <w:color w:val="000000"/>
          <w:szCs w:val="24"/>
          <w:shd w:val="clear" w:color="auto" w:fill="FFFFFF"/>
          <w:rPrChange w:id="338" w:author="Ying Zhao" w:date="2024-04-11T09:12:00Z">
            <w:rPr>
              <w:rFonts w:ascii="Tahoma" w:hAnsi="Tahoma" w:cs="Tahoma"/>
              <w:color w:val="000000"/>
              <w:sz w:val="21"/>
              <w:szCs w:val="21"/>
              <w:shd w:val="clear" w:color="auto" w:fill="FFFFFF"/>
            </w:rPr>
          </w:rPrChange>
        </w:rPr>
        <w:t xml:space="preserve"> for the whole focus area for each period. </w:t>
      </w:r>
      <w:r w:rsidR="0037279A" w:rsidRPr="00190ED9">
        <w:rPr>
          <w:rFonts w:cs="Times New Roman"/>
          <w:color w:val="000000"/>
          <w:szCs w:val="24"/>
          <w:shd w:val="clear" w:color="auto" w:fill="FFFFFF"/>
          <w:rPrChange w:id="339" w:author="Ying Zhao" w:date="2024-04-11T09:12:00Z">
            <w:rPr>
              <w:rFonts w:ascii="Tahoma" w:hAnsi="Tahoma" w:cs="Tahoma"/>
              <w:color w:val="000000"/>
              <w:sz w:val="21"/>
              <w:szCs w:val="21"/>
              <w:shd w:val="clear" w:color="auto" w:fill="FFFFFF"/>
            </w:rPr>
          </w:rPrChange>
        </w:rPr>
        <w:t xml:space="preserve">In these heatmaps, light yellow color indicates that the actual and simulated images match well, whereas locations with higher discrepancy are </w:t>
      </w:r>
      <w:r w:rsidR="00A20FE1" w:rsidRPr="00190ED9">
        <w:rPr>
          <w:rFonts w:cs="Times New Roman"/>
          <w:color w:val="000000"/>
          <w:szCs w:val="24"/>
          <w:shd w:val="clear" w:color="auto" w:fill="FFFFFF"/>
          <w:rPrChange w:id="340" w:author="Ying Zhao" w:date="2024-04-11T09:12:00Z">
            <w:rPr>
              <w:rFonts w:ascii="Tahoma" w:hAnsi="Tahoma" w:cs="Tahoma"/>
              <w:color w:val="000000"/>
              <w:sz w:val="21"/>
              <w:szCs w:val="21"/>
              <w:shd w:val="clear" w:color="auto" w:fill="FFFFFF"/>
            </w:rPr>
          </w:rPrChange>
        </w:rPr>
        <w:t>colored</w:t>
      </w:r>
      <w:r w:rsidR="0037279A" w:rsidRPr="00190ED9">
        <w:rPr>
          <w:rFonts w:cs="Times New Roman"/>
          <w:color w:val="000000"/>
          <w:szCs w:val="24"/>
          <w:shd w:val="clear" w:color="auto" w:fill="FFFFFF"/>
          <w:rPrChange w:id="341" w:author="Ying Zhao" w:date="2024-04-11T09:12:00Z">
            <w:rPr>
              <w:rFonts w:ascii="Tahoma" w:hAnsi="Tahoma" w:cs="Tahoma"/>
              <w:color w:val="000000"/>
              <w:sz w:val="21"/>
              <w:szCs w:val="21"/>
              <w:shd w:val="clear" w:color="auto" w:fill="FFFFFF"/>
            </w:rPr>
          </w:rPrChange>
        </w:rPr>
        <w:t xml:space="preserve"> as red. </w:t>
      </w:r>
      <w:r w:rsidR="0022031E" w:rsidRPr="00190ED9">
        <w:rPr>
          <w:rFonts w:cs="Times New Roman"/>
          <w:color w:val="000000"/>
          <w:szCs w:val="24"/>
          <w:shd w:val="clear" w:color="auto" w:fill="FFFFFF"/>
          <w:rPrChange w:id="342" w:author="Ying Zhao" w:date="2024-04-11T09:12:00Z">
            <w:rPr>
              <w:rFonts w:ascii="Tahoma" w:hAnsi="Tahoma" w:cs="Tahoma"/>
              <w:color w:val="000000"/>
              <w:sz w:val="21"/>
              <w:szCs w:val="21"/>
              <w:shd w:val="clear" w:color="auto" w:fill="FFFFFF"/>
            </w:rPr>
          </w:rPrChange>
        </w:rPr>
        <w:t xml:space="preserve">The heatmaps are very revealing: </w:t>
      </w:r>
      <w:r w:rsidR="0037279A" w:rsidRPr="00190ED9">
        <w:rPr>
          <w:rFonts w:cs="Times New Roman"/>
          <w:color w:val="000000"/>
          <w:szCs w:val="24"/>
          <w:shd w:val="clear" w:color="auto" w:fill="FFFFFF"/>
          <w:rPrChange w:id="343" w:author="Ying Zhao" w:date="2024-04-11T09:12:00Z">
            <w:rPr>
              <w:rFonts w:ascii="Tahoma" w:hAnsi="Tahoma" w:cs="Tahoma"/>
              <w:color w:val="000000"/>
              <w:sz w:val="21"/>
              <w:szCs w:val="21"/>
              <w:shd w:val="clear" w:color="auto" w:fill="FFFFFF"/>
            </w:rPr>
          </w:rPrChange>
        </w:rPr>
        <w:t xml:space="preserve">the small red patches mostly appear around the boundaries between water and ice, which shows that </w:t>
      </w:r>
      <w:r w:rsidR="00EC6289" w:rsidRPr="00190ED9">
        <w:rPr>
          <w:rFonts w:cs="Times New Roman"/>
          <w:color w:val="000000"/>
          <w:szCs w:val="24"/>
          <w:shd w:val="clear" w:color="auto" w:fill="FFFFFF"/>
          <w:rPrChange w:id="344" w:author="Ying Zhao" w:date="2024-04-11T09:12:00Z">
            <w:rPr>
              <w:rFonts w:ascii="Tahoma" w:hAnsi="Tahoma" w:cs="Tahoma"/>
              <w:color w:val="000000"/>
              <w:sz w:val="21"/>
              <w:szCs w:val="21"/>
              <w:shd w:val="clear" w:color="auto" w:fill="FFFFFF"/>
            </w:rPr>
          </w:rPrChange>
        </w:rPr>
        <w:t>the majority</w:t>
      </w:r>
      <w:r w:rsidR="0037279A" w:rsidRPr="00190ED9">
        <w:rPr>
          <w:rFonts w:cs="Times New Roman"/>
          <w:color w:val="000000"/>
          <w:szCs w:val="24"/>
          <w:shd w:val="clear" w:color="auto" w:fill="FFFFFF"/>
          <w:rPrChange w:id="345" w:author="Ying Zhao" w:date="2024-04-11T09:12:00Z">
            <w:rPr>
              <w:rFonts w:ascii="Tahoma" w:hAnsi="Tahoma" w:cs="Tahoma"/>
              <w:color w:val="000000"/>
              <w:sz w:val="21"/>
              <w:szCs w:val="21"/>
              <w:shd w:val="clear" w:color="auto" w:fill="FFFFFF"/>
            </w:rPr>
          </w:rPrChange>
        </w:rPr>
        <w:t xml:space="preserve"> of the discrepancy between the simulated and actual images </w:t>
      </w:r>
      <w:r w:rsidR="00246F7C" w:rsidRPr="00190ED9">
        <w:rPr>
          <w:rFonts w:cs="Times New Roman"/>
          <w:color w:val="000000"/>
          <w:szCs w:val="24"/>
          <w:shd w:val="clear" w:color="auto" w:fill="FFFFFF"/>
          <w:rPrChange w:id="346" w:author="Ying Zhao" w:date="2024-04-11T09:12:00Z">
            <w:rPr>
              <w:rFonts w:ascii="Tahoma" w:hAnsi="Tahoma" w:cs="Tahoma"/>
              <w:color w:val="000000"/>
              <w:sz w:val="21"/>
              <w:szCs w:val="21"/>
              <w:shd w:val="clear" w:color="auto" w:fill="FFFFFF"/>
            </w:rPr>
          </w:rPrChange>
        </w:rPr>
        <w:t>happens</w:t>
      </w:r>
      <w:r w:rsidR="0037279A" w:rsidRPr="00190ED9">
        <w:rPr>
          <w:rFonts w:cs="Times New Roman"/>
          <w:color w:val="000000"/>
          <w:szCs w:val="24"/>
          <w:shd w:val="clear" w:color="auto" w:fill="FFFFFF"/>
          <w:rPrChange w:id="347" w:author="Ying Zhao" w:date="2024-04-11T09:12:00Z">
            <w:rPr>
              <w:rFonts w:ascii="Tahoma" w:hAnsi="Tahoma" w:cs="Tahoma"/>
              <w:color w:val="000000"/>
              <w:sz w:val="21"/>
              <w:szCs w:val="21"/>
              <w:shd w:val="clear" w:color="auto" w:fill="FFFFFF"/>
            </w:rPr>
          </w:rPrChange>
        </w:rPr>
        <w:t xml:space="preserve"> around these border areas. This is not surprising</w:t>
      </w:r>
      <w:r w:rsidR="00A20FE1" w:rsidRPr="00190ED9">
        <w:rPr>
          <w:rFonts w:cs="Times New Roman"/>
          <w:color w:val="000000"/>
          <w:szCs w:val="24"/>
          <w:shd w:val="clear" w:color="auto" w:fill="FFFFFF"/>
          <w:rPrChange w:id="348" w:author="Ying Zhao" w:date="2024-04-11T09:12:00Z">
            <w:rPr>
              <w:rFonts w:ascii="Tahoma" w:hAnsi="Tahoma" w:cs="Tahoma"/>
              <w:color w:val="000000"/>
              <w:sz w:val="21"/>
              <w:szCs w:val="21"/>
              <w:shd w:val="clear" w:color="auto" w:fill="FFFFFF"/>
            </w:rPr>
          </w:rPrChange>
        </w:rPr>
        <w:t>:</w:t>
      </w:r>
      <w:r w:rsidR="0037279A" w:rsidRPr="00190ED9">
        <w:rPr>
          <w:rFonts w:cs="Times New Roman"/>
          <w:color w:val="000000"/>
          <w:szCs w:val="24"/>
          <w:shd w:val="clear" w:color="auto" w:fill="FFFFFF"/>
          <w:rPrChange w:id="349" w:author="Ying Zhao" w:date="2024-04-11T09:12:00Z">
            <w:rPr>
              <w:rFonts w:ascii="Tahoma" w:hAnsi="Tahoma" w:cs="Tahoma"/>
              <w:color w:val="000000"/>
              <w:sz w:val="21"/>
              <w:szCs w:val="21"/>
              <w:shd w:val="clear" w:color="auto" w:fill="FFFFFF"/>
            </w:rPr>
          </w:rPrChange>
        </w:rPr>
        <w:t xml:space="preserve"> the IM </w:t>
      </w:r>
      <w:r w:rsidR="00A20FE1" w:rsidRPr="00190ED9">
        <w:rPr>
          <w:rFonts w:cs="Times New Roman"/>
          <w:color w:val="000000"/>
          <w:szCs w:val="24"/>
          <w:shd w:val="clear" w:color="auto" w:fill="FFFFFF"/>
          <w:rPrChange w:id="350" w:author="Ying Zhao" w:date="2024-04-11T09:12:00Z">
            <w:rPr>
              <w:rFonts w:ascii="Tahoma" w:hAnsi="Tahoma" w:cs="Tahoma"/>
              <w:color w:val="000000"/>
              <w:sz w:val="21"/>
              <w:szCs w:val="21"/>
              <w:shd w:val="clear" w:color="auto" w:fill="FFFFFF"/>
            </w:rPr>
          </w:rPrChange>
        </w:rPr>
        <w:t>cannot</w:t>
      </w:r>
      <w:r w:rsidR="0037279A" w:rsidRPr="00190ED9">
        <w:rPr>
          <w:rFonts w:cs="Times New Roman"/>
          <w:color w:val="000000"/>
          <w:szCs w:val="24"/>
          <w:shd w:val="clear" w:color="auto" w:fill="FFFFFF"/>
          <w:rPrChange w:id="351" w:author="Ying Zhao" w:date="2024-04-11T09:12:00Z">
            <w:rPr>
              <w:rFonts w:ascii="Tahoma" w:hAnsi="Tahoma" w:cs="Tahoma"/>
              <w:color w:val="000000"/>
              <w:sz w:val="21"/>
              <w:szCs w:val="21"/>
              <w:shd w:val="clear" w:color="auto" w:fill="FFFFFF"/>
            </w:rPr>
          </w:rPrChange>
        </w:rPr>
        <w:t xml:space="preserve"> perfectly model these boundary granularities, but it does a good job at capturing the overall configuration.</w:t>
      </w:r>
    </w:p>
    <w:p w14:paraId="2305D34D" w14:textId="77777777" w:rsidR="005B7F48" w:rsidRDefault="0044348B" w:rsidP="007E7301">
      <w:pPr>
        <w:keepNext/>
        <w:jc w:val="both"/>
      </w:pPr>
      <w:r>
        <w:rPr>
          <w:noProof/>
          <w:szCs w:val="24"/>
        </w:rPr>
        <w:drawing>
          <wp:inline distT="0" distB="0" distL="0" distR="0" wp14:anchorId="61315F3E" wp14:editId="3E1FA557">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p>
    <w:p w14:paraId="2EAC762D" w14:textId="63E9C303" w:rsidR="0044348B" w:rsidRPr="007E7301" w:rsidRDefault="005B7F48" w:rsidP="007E7301">
      <w:pPr>
        <w:pStyle w:val="Caption"/>
        <w:rPr>
          <w:sz w:val="20"/>
          <w:szCs w:val="20"/>
        </w:rPr>
      </w:pPr>
      <w:bookmarkStart w:id="352" w:name="_Ref163329441"/>
      <w:r w:rsidRPr="007E7301">
        <w:rPr>
          <w:b w:val="0"/>
          <w:bCs w:val="0"/>
          <w:sz w:val="20"/>
          <w:szCs w:val="20"/>
        </w:rPr>
        <w:t xml:space="preserve">Figure </w:t>
      </w:r>
      <w:r w:rsidRPr="007E7301">
        <w:rPr>
          <w:b w:val="0"/>
          <w:bCs w:val="0"/>
          <w:sz w:val="20"/>
          <w:szCs w:val="20"/>
        </w:rPr>
        <w:fldChar w:fldCharType="begin"/>
      </w:r>
      <w:r w:rsidRPr="007E7301">
        <w:rPr>
          <w:b w:val="0"/>
          <w:bCs w:val="0"/>
          <w:sz w:val="20"/>
          <w:szCs w:val="20"/>
        </w:rPr>
        <w:instrText xml:space="preserve"> SEQ Figure \* ARABIC </w:instrText>
      </w:r>
      <w:r w:rsidRPr="007E7301">
        <w:rPr>
          <w:b w:val="0"/>
          <w:bCs w:val="0"/>
          <w:sz w:val="20"/>
          <w:szCs w:val="20"/>
        </w:rPr>
        <w:fldChar w:fldCharType="separate"/>
      </w:r>
      <w:r w:rsidR="00542E67">
        <w:rPr>
          <w:b w:val="0"/>
          <w:bCs w:val="0"/>
          <w:noProof/>
          <w:sz w:val="20"/>
          <w:szCs w:val="20"/>
        </w:rPr>
        <w:t>5</w:t>
      </w:r>
      <w:r w:rsidRPr="007E7301">
        <w:rPr>
          <w:b w:val="0"/>
          <w:bCs w:val="0"/>
          <w:sz w:val="20"/>
          <w:szCs w:val="20"/>
        </w:rPr>
        <w:fldChar w:fldCharType="end"/>
      </w:r>
      <w:bookmarkEnd w:id="352"/>
      <w:r w:rsidR="00A96699" w:rsidRPr="007E7301">
        <w:rPr>
          <w:b w:val="0"/>
          <w:bCs w:val="0"/>
          <w:sz w:val="20"/>
          <w:szCs w:val="20"/>
        </w:rPr>
        <w:t xml:space="preserve">: </w:t>
      </w:r>
      <w:bookmarkStart w:id="353" w:name="_Hlk163733966"/>
      <w:r w:rsidR="00A96699" w:rsidRPr="007E7301">
        <w:rPr>
          <w:b w:val="0"/>
          <w:bCs w:val="0"/>
          <w:sz w:val="20"/>
          <w:szCs w:val="20"/>
        </w:rPr>
        <w:t xml:space="preserve">(a) - (n) </w:t>
      </w:r>
      <w:ins w:id="354" w:author="Ying Zhao" w:date="2024-04-11T12:20:00Z">
        <w:r w:rsidR="002A3F52">
          <w:rPr>
            <w:b w:val="0"/>
            <w:bCs w:val="0"/>
            <w:sz w:val="20"/>
            <w:szCs w:val="20"/>
          </w:rPr>
          <w:t xml:space="preserve">are </w:t>
        </w:r>
      </w:ins>
      <w:del w:id="355" w:author="Ying Zhao" w:date="2024-04-11T12:20:00Z">
        <w:r w:rsidR="00A96699" w:rsidDel="002A3F52">
          <w:rPr>
            <w:b w:val="0"/>
            <w:bCs w:val="0"/>
            <w:sz w:val="20"/>
            <w:szCs w:val="20"/>
          </w:rPr>
          <w:delText>H</w:delText>
        </w:r>
      </w:del>
      <w:ins w:id="356" w:author="Ying Zhao" w:date="2024-04-11T12:20:00Z">
        <w:r w:rsidR="002A3F52">
          <w:rPr>
            <w:b w:val="0"/>
            <w:bCs w:val="0"/>
            <w:sz w:val="20"/>
            <w:szCs w:val="20"/>
          </w:rPr>
          <w:t>h</w:t>
        </w:r>
      </w:ins>
      <w:r w:rsidR="00A96699" w:rsidRPr="007E7301">
        <w:rPr>
          <w:b w:val="0"/>
          <w:bCs w:val="0"/>
          <w:sz w:val="20"/>
          <w:szCs w:val="20"/>
        </w:rPr>
        <w:t>eatmap</w:t>
      </w:r>
      <w:r w:rsidR="00A96699">
        <w:rPr>
          <w:b w:val="0"/>
          <w:bCs w:val="0"/>
          <w:sz w:val="20"/>
          <w:szCs w:val="20"/>
        </w:rPr>
        <w:t>s</w:t>
      </w:r>
      <w:r w:rsidR="00A96699" w:rsidRPr="007E7301">
        <w:rPr>
          <w:b w:val="0"/>
          <w:bCs w:val="0"/>
          <w:sz w:val="20"/>
          <w:szCs w:val="20"/>
        </w:rPr>
        <w:t xml:space="preserve"> </w:t>
      </w:r>
      <w:r w:rsidR="00A96699">
        <w:rPr>
          <w:b w:val="0"/>
          <w:bCs w:val="0"/>
          <w:sz w:val="20"/>
          <w:szCs w:val="20"/>
        </w:rPr>
        <w:t xml:space="preserve">illustrating </w:t>
      </w:r>
      <w:r w:rsidR="00A96699" w:rsidRPr="007E7301">
        <w:rPr>
          <w:b w:val="0"/>
          <w:bCs w:val="0"/>
          <w:sz w:val="20"/>
          <w:szCs w:val="20"/>
        </w:rPr>
        <w:t>the</w:t>
      </w:r>
      <w:r w:rsidR="00353FFF">
        <w:rPr>
          <w:b w:val="0"/>
          <w:bCs w:val="0"/>
          <w:sz w:val="20"/>
          <w:szCs w:val="20"/>
        </w:rPr>
        <w:t xml:space="preserve"> absolute </w:t>
      </w:r>
      <w:r w:rsidR="00A96699" w:rsidRPr="007E7301">
        <w:rPr>
          <w:b w:val="0"/>
          <w:bCs w:val="0"/>
          <w:sz w:val="20"/>
          <w:szCs w:val="20"/>
        </w:rPr>
        <w:t xml:space="preserve">difference </w:t>
      </w:r>
      <w:ins w:id="357" w:author="Ying Zhao" w:date="2024-04-11T13:05:00Z">
        <w:r w:rsidR="00B2276D">
          <w:rPr>
            <w:b w:val="0"/>
            <w:bCs w:val="0"/>
            <w:sz w:val="20"/>
            <w:szCs w:val="20"/>
          </w:rPr>
          <w:t xml:space="preserve">(between 0 and 1) </w:t>
        </w:r>
      </w:ins>
      <w:del w:id="358" w:author="Ying Zhao" w:date="2024-04-11T13:05:00Z">
        <w:r w:rsidR="00A96699" w:rsidRPr="007E7301" w:rsidDel="007100EE">
          <w:rPr>
            <w:b w:val="0"/>
            <w:bCs w:val="0"/>
            <w:sz w:val="20"/>
            <w:szCs w:val="20"/>
          </w:rPr>
          <w:delText>of</w:delText>
        </w:r>
      </w:del>
      <w:ins w:id="359" w:author="Ying Zhao" w:date="2024-04-11T13:05:00Z">
        <w:r w:rsidR="007100EE">
          <w:rPr>
            <w:b w:val="0"/>
            <w:bCs w:val="0"/>
            <w:sz w:val="20"/>
            <w:szCs w:val="20"/>
          </w:rPr>
          <w:t>in</w:t>
        </w:r>
      </w:ins>
      <w:r w:rsidR="00A96699" w:rsidRPr="007E7301">
        <w:rPr>
          <w:b w:val="0"/>
          <w:bCs w:val="0"/>
          <w:sz w:val="20"/>
          <w:szCs w:val="20"/>
        </w:rPr>
        <w:t xml:space="preserve"> the ice </w:t>
      </w:r>
      <w:ins w:id="360" w:author="Ying Zhao" w:date="2024-04-11T12:20:00Z">
        <w:r w:rsidR="002A3F52">
          <w:rPr>
            <w:b w:val="0"/>
            <w:bCs w:val="0"/>
            <w:sz w:val="20"/>
            <w:szCs w:val="20"/>
          </w:rPr>
          <w:t>coverage</w:t>
        </w:r>
      </w:ins>
      <w:ins w:id="361" w:author="Ying Zhao" w:date="2024-04-11T13:06:00Z">
        <w:r w:rsidR="007100EE">
          <w:rPr>
            <w:b w:val="0"/>
            <w:bCs w:val="0"/>
            <w:sz w:val="20"/>
            <w:szCs w:val="20"/>
          </w:rPr>
          <w:t>s</w:t>
        </w:r>
      </w:ins>
      <w:del w:id="362" w:author="Ying Zhao" w:date="2024-04-11T13:02:00Z">
        <w:r w:rsidR="00A96699" w:rsidRPr="007E7301" w:rsidDel="00B2276D">
          <w:rPr>
            <w:b w:val="0"/>
            <w:bCs w:val="0"/>
            <w:sz w:val="20"/>
            <w:szCs w:val="20"/>
          </w:rPr>
          <w:delText>percentag</w:delText>
        </w:r>
      </w:del>
      <w:del w:id="363" w:author="Ying Zhao" w:date="2024-04-11T13:01:00Z">
        <w:r w:rsidR="00A96699" w:rsidRPr="007E7301" w:rsidDel="00B2276D">
          <w:rPr>
            <w:b w:val="0"/>
            <w:bCs w:val="0"/>
            <w:sz w:val="20"/>
            <w:szCs w:val="20"/>
          </w:rPr>
          <w:delText>e</w:delText>
        </w:r>
      </w:del>
      <w:r w:rsidR="00A96699" w:rsidRPr="007E7301">
        <w:rPr>
          <w:b w:val="0"/>
          <w:bCs w:val="0"/>
          <w:sz w:val="20"/>
          <w:szCs w:val="20"/>
        </w:rPr>
        <w:t xml:space="preserve"> between </w:t>
      </w:r>
      <w:r w:rsidR="00392000">
        <w:rPr>
          <w:b w:val="0"/>
          <w:bCs w:val="0"/>
          <w:sz w:val="20"/>
          <w:szCs w:val="20"/>
        </w:rPr>
        <w:t>F</w:t>
      </w:r>
      <w:r w:rsidR="00A96699" w:rsidRPr="007E7301">
        <w:rPr>
          <w:b w:val="0"/>
          <w:bCs w:val="0"/>
          <w:sz w:val="20"/>
          <w:szCs w:val="20"/>
        </w:rPr>
        <w:t xml:space="preserve">igure 3 and </w:t>
      </w:r>
      <w:ins w:id="364" w:author="Ying Zhao" w:date="2024-04-11T13:06:00Z">
        <w:r w:rsidR="007100EE">
          <w:rPr>
            <w:b w:val="0"/>
            <w:bCs w:val="0"/>
            <w:sz w:val="20"/>
            <w:szCs w:val="20"/>
          </w:rPr>
          <w:t xml:space="preserve">Figure </w:t>
        </w:r>
      </w:ins>
      <w:r w:rsidR="00A96699" w:rsidRPr="007E7301">
        <w:rPr>
          <w:b w:val="0"/>
          <w:bCs w:val="0"/>
          <w:sz w:val="20"/>
          <w:szCs w:val="20"/>
        </w:rPr>
        <w:t>4</w:t>
      </w:r>
      <w:r w:rsidR="00A96699">
        <w:rPr>
          <w:b w:val="0"/>
          <w:bCs w:val="0"/>
          <w:sz w:val="20"/>
          <w:szCs w:val="20"/>
        </w:rPr>
        <w:t xml:space="preserve"> for each semi-monthly period, from (a) </w:t>
      </w:r>
      <w:r w:rsidR="00A96699" w:rsidRPr="00676DAB">
        <w:rPr>
          <w:b w:val="0"/>
          <w:bCs w:val="0"/>
          <w:sz w:val="20"/>
          <w:szCs w:val="20"/>
        </w:rPr>
        <w:t>Jun</w:t>
      </w:r>
      <w:ins w:id="365" w:author="Ying Zhao" w:date="2024-04-11T13:14:00Z">
        <w:r w:rsidR="007100EE">
          <w:rPr>
            <w:b w:val="0"/>
            <w:bCs w:val="0"/>
            <w:sz w:val="20"/>
            <w:szCs w:val="20"/>
          </w:rPr>
          <w:t>e</w:t>
        </w:r>
      </w:ins>
      <w:r w:rsidR="00A96699">
        <w:rPr>
          <w:b w:val="0"/>
          <w:bCs w:val="0"/>
          <w:sz w:val="20"/>
          <w:szCs w:val="20"/>
        </w:rPr>
        <w:t>.</w:t>
      </w:r>
      <w:r w:rsidR="00A96699" w:rsidRPr="00676DAB">
        <w:rPr>
          <w:b w:val="0"/>
          <w:bCs w:val="0"/>
          <w:sz w:val="20"/>
          <w:szCs w:val="20"/>
        </w:rPr>
        <w:t xml:space="preserve"> 16</w:t>
      </w:r>
      <w:r w:rsidR="00A96699" w:rsidRPr="00B85014">
        <w:rPr>
          <w:b w:val="0"/>
          <w:bCs w:val="0"/>
          <w:sz w:val="20"/>
          <w:szCs w:val="20"/>
          <w:vertAlign w:val="superscript"/>
        </w:rPr>
        <w:t>th</w:t>
      </w:r>
      <w:r w:rsidR="00A96699" w:rsidRPr="00676DAB">
        <w:rPr>
          <w:b w:val="0"/>
          <w:bCs w:val="0"/>
          <w:sz w:val="20"/>
          <w:szCs w:val="20"/>
        </w:rPr>
        <w:t>, 2022</w:t>
      </w:r>
      <w:r w:rsidR="00A96699">
        <w:rPr>
          <w:b w:val="0"/>
          <w:bCs w:val="0"/>
          <w:sz w:val="20"/>
          <w:szCs w:val="20"/>
        </w:rPr>
        <w:t xml:space="preserve"> to (n) Jan. 1</w:t>
      </w:r>
      <w:r w:rsidR="00A96699" w:rsidRPr="007E7301">
        <w:rPr>
          <w:b w:val="0"/>
          <w:bCs w:val="0"/>
          <w:sz w:val="20"/>
          <w:szCs w:val="20"/>
          <w:vertAlign w:val="superscript"/>
        </w:rPr>
        <w:t>st</w:t>
      </w:r>
      <w:r w:rsidR="00A96699">
        <w:rPr>
          <w:b w:val="0"/>
          <w:bCs w:val="0"/>
          <w:sz w:val="20"/>
          <w:szCs w:val="20"/>
        </w:rPr>
        <w:t xml:space="preserve">, 2023.  </w:t>
      </w:r>
      <w:ins w:id="366" w:author="Ying Zhao" w:date="2024-04-11T13:04:00Z">
        <w:r w:rsidR="00B2276D">
          <w:rPr>
            <w:b w:val="0"/>
            <w:bCs w:val="0"/>
            <w:sz w:val="20"/>
            <w:szCs w:val="20"/>
          </w:rPr>
          <w:t xml:space="preserve">Yellow color indicates </w:t>
        </w:r>
      </w:ins>
      <w:ins w:id="367" w:author="Ying Zhao" w:date="2024-04-11T13:17:00Z">
        <w:r w:rsidR="00CD54C0">
          <w:rPr>
            <w:b w:val="0"/>
            <w:bCs w:val="0"/>
            <w:sz w:val="20"/>
            <w:szCs w:val="20"/>
          </w:rPr>
          <w:t xml:space="preserve">a </w:t>
        </w:r>
      </w:ins>
      <w:ins w:id="368" w:author="Ying Zhao" w:date="2024-04-11T13:04:00Z">
        <w:r w:rsidR="00B2276D">
          <w:rPr>
            <w:b w:val="0"/>
            <w:bCs w:val="0"/>
            <w:sz w:val="20"/>
            <w:szCs w:val="20"/>
          </w:rPr>
          <w:t>good match and red</w:t>
        </w:r>
      </w:ins>
      <w:ins w:id="369" w:author="Ying Zhao" w:date="2024-04-11T13:18:00Z">
        <w:r w:rsidR="00CD54C0">
          <w:rPr>
            <w:b w:val="0"/>
            <w:bCs w:val="0"/>
            <w:sz w:val="20"/>
            <w:szCs w:val="20"/>
          </w:rPr>
          <w:t xml:space="preserve"> a</w:t>
        </w:r>
      </w:ins>
      <w:ins w:id="370" w:author="Ying Zhao" w:date="2024-04-11T13:07:00Z">
        <w:r w:rsidR="007100EE">
          <w:rPr>
            <w:b w:val="0"/>
            <w:bCs w:val="0"/>
            <w:sz w:val="20"/>
            <w:szCs w:val="20"/>
          </w:rPr>
          <w:t xml:space="preserve"> large difference, as shown by the scale on the right;</w:t>
        </w:r>
      </w:ins>
      <w:ins w:id="371" w:author="Ying Zhao" w:date="2024-04-11T13:04:00Z">
        <w:r w:rsidR="00B2276D">
          <w:rPr>
            <w:b w:val="0"/>
            <w:bCs w:val="0"/>
            <w:sz w:val="20"/>
            <w:szCs w:val="20"/>
          </w:rPr>
          <w:t xml:space="preserve"> </w:t>
        </w:r>
      </w:ins>
      <w:commentRangeStart w:id="372"/>
      <w:r w:rsidR="00A96699">
        <w:rPr>
          <w:b w:val="0"/>
          <w:bCs w:val="0"/>
          <w:sz w:val="20"/>
          <w:szCs w:val="20"/>
        </w:rPr>
        <w:t>(</w:t>
      </w:r>
      <w:ins w:id="373" w:author="Ying Zhao" w:date="2024-04-11T12:20:00Z">
        <w:r w:rsidR="002A3F52">
          <w:rPr>
            <w:b w:val="0"/>
            <w:bCs w:val="0"/>
            <w:sz w:val="20"/>
            <w:szCs w:val="20"/>
          </w:rPr>
          <w:t>o</w:t>
        </w:r>
      </w:ins>
      <w:del w:id="374" w:author="Ying Zhao" w:date="2024-04-11T12:20:00Z">
        <w:r w:rsidR="00A96699" w:rsidDel="002A3F52">
          <w:rPr>
            <w:b w:val="0"/>
            <w:bCs w:val="0"/>
            <w:sz w:val="20"/>
            <w:szCs w:val="20"/>
          </w:rPr>
          <w:delText>O</w:delText>
        </w:r>
      </w:del>
      <w:r w:rsidR="00A96699">
        <w:rPr>
          <w:b w:val="0"/>
          <w:bCs w:val="0"/>
          <w:sz w:val="20"/>
          <w:szCs w:val="20"/>
        </w:rPr>
        <w:t xml:space="preserve">) </w:t>
      </w:r>
      <w:commentRangeEnd w:id="372"/>
      <w:r w:rsidR="007100EE">
        <w:rPr>
          <w:rStyle w:val="CommentReference"/>
          <w:rFonts w:cstheme="minorBidi"/>
          <w:b w:val="0"/>
          <w:bCs w:val="0"/>
        </w:rPr>
        <w:commentReference w:id="372"/>
      </w:r>
      <w:ins w:id="375" w:author="Ying Zhao" w:date="2024-04-11T12:21:00Z">
        <w:r w:rsidR="002A3F52">
          <w:rPr>
            <w:b w:val="0"/>
            <w:bCs w:val="0"/>
            <w:sz w:val="20"/>
            <w:szCs w:val="20"/>
          </w:rPr>
          <w:t xml:space="preserve">is an </w:t>
        </w:r>
      </w:ins>
      <w:del w:id="376" w:author="Ying Zhao" w:date="2024-04-11T12:21:00Z">
        <w:r w:rsidR="00A96699" w:rsidDel="002A3F52">
          <w:rPr>
            <w:b w:val="0"/>
            <w:bCs w:val="0"/>
            <w:sz w:val="20"/>
            <w:szCs w:val="20"/>
          </w:rPr>
          <w:delText>E</w:delText>
        </w:r>
      </w:del>
      <w:ins w:id="377" w:author="Ying Zhao" w:date="2024-04-11T12:21:00Z">
        <w:r w:rsidR="002A3F52">
          <w:rPr>
            <w:b w:val="0"/>
            <w:bCs w:val="0"/>
            <w:sz w:val="20"/>
            <w:szCs w:val="20"/>
          </w:rPr>
          <w:t>e</w:t>
        </w:r>
      </w:ins>
      <w:r w:rsidR="00A96699" w:rsidRPr="007E7301">
        <w:rPr>
          <w:b w:val="0"/>
          <w:bCs w:val="0"/>
          <w:sz w:val="20"/>
          <w:szCs w:val="20"/>
        </w:rPr>
        <w:t xml:space="preserve">rror bar plot </w:t>
      </w:r>
      <w:r w:rsidR="00A96699">
        <w:rPr>
          <w:b w:val="0"/>
          <w:bCs w:val="0"/>
          <w:sz w:val="20"/>
          <w:szCs w:val="20"/>
        </w:rPr>
        <w:t xml:space="preserve">showing the </w:t>
      </w:r>
      <w:del w:id="378" w:author="Ying Zhao" w:date="2024-04-11T12:22:00Z">
        <w:r w:rsidR="00A96699" w:rsidDel="009824D8">
          <w:rPr>
            <w:b w:val="0"/>
            <w:bCs w:val="0"/>
            <w:sz w:val="20"/>
            <w:szCs w:val="20"/>
          </w:rPr>
          <w:delText xml:space="preserve">average </w:delText>
        </w:r>
      </w:del>
      <w:r w:rsidR="00A96699">
        <w:rPr>
          <w:b w:val="0"/>
          <w:bCs w:val="0"/>
          <w:sz w:val="20"/>
          <w:szCs w:val="20"/>
        </w:rPr>
        <w:t>ice</w:t>
      </w:r>
      <w:ins w:id="379" w:author="Ying Zhao" w:date="2024-04-11T12:22:00Z">
        <w:r w:rsidR="002A3F52">
          <w:rPr>
            <w:b w:val="0"/>
            <w:bCs w:val="0"/>
            <w:sz w:val="20"/>
            <w:szCs w:val="20"/>
          </w:rPr>
          <w:t xml:space="preserve"> coverage</w:t>
        </w:r>
      </w:ins>
      <w:r w:rsidR="00A96699">
        <w:rPr>
          <w:b w:val="0"/>
          <w:bCs w:val="0"/>
          <w:sz w:val="20"/>
          <w:szCs w:val="20"/>
        </w:rPr>
        <w:t xml:space="preserve"> </w:t>
      </w:r>
      <w:del w:id="380" w:author="Ying Zhao" w:date="2024-04-11T13:10:00Z">
        <w:r w:rsidR="00A96699" w:rsidDel="007100EE">
          <w:rPr>
            <w:b w:val="0"/>
            <w:bCs w:val="0"/>
            <w:sz w:val="20"/>
            <w:szCs w:val="20"/>
          </w:rPr>
          <w:delText>percentage</w:delText>
        </w:r>
        <w:r w:rsidR="00A96699" w:rsidRPr="007E7301" w:rsidDel="007100EE">
          <w:rPr>
            <w:b w:val="0"/>
            <w:bCs w:val="0"/>
            <w:sz w:val="20"/>
            <w:szCs w:val="20"/>
          </w:rPr>
          <w:delText xml:space="preserve"> </w:delText>
        </w:r>
      </w:del>
      <w:r w:rsidR="00A96699" w:rsidRPr="007E7301">
        <w:rPr>
          <w:b w:val="0"/>
          <w:bCs w:val="0"/>
          <w:sz w:val="20"/>
          <w:szCs w:val="20"/>
        </w:rPr>
        <w:t>differential</w:t>
      </w:r>
      <w:ins w:id="381" w:author="Ying Zhao" w:date="2024-04-11T13:10:00Z">
        <w:r w:rsidR="007100EE">
          <w:rPr>
            <w:b w:val="0"/>
            <w:bCs w:val="0"/>
            <w:sz w:val="20"/>
            <w:szCs w:val="20"/>
          </w:rPr>
          <w:t>s</w:t>
        </w:r>
      </w:ins>
      <w:r w:rsidR="00A96699" w:rsidRPr="007E7301">
        <w:rPr>
          <w:b w:val="0"/>
          <w:bCs w:val="0"/>
          <w:sz w:val="20"/>
          <w:szCs w:val="20"/>
        </w:rPr>
        <w:t xml:space="preserve"> </w:t>
      </w:r>
      <w:r w:rsidR="00A96699">
        <w:rPr>
          <w:b w:val="0"/>
          <w:bCs w:val="0"/>
          <w:sz w:val="20"/>
          <w:szCs w:val="20"/>
        </w:rPr>
        <w:t xml:space="preserve">over </w:t>
      </w:r>
      <w:ins w:id="382" w:author="Ying Zhao" w:date="2024-04-11T13:14:00Z">
        <w:r w:rsidR="007100EE">
          <w:rPr>
            <w:b w:val="0"/>
            <w:bCs w:val="0"/>
            <w:sz w:val="20"/>
            <w:szCs w:val="20"/>
          </w:rPr>
          <w:t xml:space="preserve">all </w:t>
        </w:r>
      </w:ins>
      <w:ins w:id="383" w:author="Ying Zhao" w:date="2024-04-11T13:16:00Z">
        <w:r w:rsidR="00CD54C0">
          <w:rPr>
            <w:b w:val="0"/>
            <w:bCs w:val="0"/>
            <w:sz w:val="20"/>
            <w:szCs w:val="20"/>
          </w:rPr>
          <w:t xml:space="preserve">these </w:t>
        </w:r>
      </w:ins>
      <w:ins w:id="384" w:author="Ying Zhao" w:date="2024-04-11T13:14:00Z">
        <w:r w:rsidR="007100EE">
          <w:rPr>
            <w:b w:val="0"/>
            <w:bCs w:val="0"/>
            <w:sz w:val="20"/>
            <w:szCs w:val="20"/>
          </w:rPr>
          <w:t>simulation periods.</w:t>
        </w:r>
      </w:ins>
      <w:bookmarkEnd w:id="353"/>
      <w:del w:id="385" w:author="Ying Zhao" w:date="2024-04-11T13:14:00Z">
        <w:r w:rsidR="00A96699" w:rsidDel="007100EE">
          <w:rPr>
            <w:b w:val="0"/>
            <w:bCs w:val="0"/>
            <w:sz w:val="20"/>
            <w:szCs w:val="20"/>
          </w:rPr>
          <w:delText>these periods.</w:delText>
        </w:r>
      </w:del>
    </w:p>
    <w:p w14:paraId="470E84EB" w14:textId="77777777" w:rsidR="0044348B" w:rsidRDefault="0044348B" w:rsidP="0040504D">
      <w:pPr>
        <w:jc w:val="both"/>
        <w:rPr>
          <w:szCs w:val="24"/>
        </w:rPr>
      </w:pPr>
    </w:p>
    <w:p w14:paraId="42486AE4" w14:textId="2316F982" w:rsidR="0040504D" w:rsidRDefault="00B96611" w:rsidP="0040504D">
      <w:pPr>
        <w:jc w:val="both"/>
        <w:rPr>
          <w:szCs w:val="24"/>
        </w:rPr>
      </w:pPr>
      <w:r>
        <w:rPr>
          <w:szCs w:val="24"/>
        </w:rPr>
        <w:t>We</w:t>
      </w:r>
      <w:r w:rsidR="0040504D">
        <w:rPr>
          <w:szCs w:val="24"/>
        </w:rPr>
        <w:t xml:space="preserve"> </w:t>
      </w:r>
      <w:r>
        <w:rPr>
          <w:szCs w:val="24"/>
        </w:rPr>
        <w:t xml:space="preserve">also </w:t>
      </w:r>
      <w:r w:rsidR="0040504D">
        <w:rPr>
          <w:szCs w:val="24"/>
        </w:rPr>
        <w:t>compute two key numerical measures for our focus area: the average ice coverage percentage, i.e., the mean of the ice coverage percentage over the lattice, and the ice extent, i.e., the percentage of areas that are covered by at least 15% ice. The comparison results are shown in</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r w:rsidR="00542E67" w:rsidRPr="007E7301">
        <w:rPr>
          <w:szCs w:val="24"/>
        </w:rPr>
        <w:t>Figure 6</w:t>
      </w:r>
      <w:r w:rsidR="0013007C">
        <w:rPr>
          <w:szCs w:val="24"/>
        </w:rPr>
        <w:fldChar w:fldCharType="end"/>
      </w:r>
      <w:r w:rsidR="0040504D">
        <w:rPr>
          <w:szCs w:val="24"/>
        </w:rPr>
        <w:t>. As anticipated, we see an excellent match in both figures as a result of the superior explanatory power of our IM, although the results do show marginal but non-trivial discrepancy</w:t>
      </w:r>
      <w:r w:rsidR="00444A1C">
        <w:rPr>
          <w:szCs w:val="24"/>
        </w:rPr>
        <w:t xml:space="preserve">, consistent </w:t>
      </w:r>
      <w:r w:rsidR="004B366E">
        <w:rPr>
          <w:szCs w:val="24"/>
        </w:rPr>
        <w:t>with</w:t>
      </w:r>
      <w:r w:rsidR="00444A1C">
        <w:rPr>
          <w:szCs w:val="24"/>
        </w:rPr>
        <w:t xml:space="preserve"> what is shown in </w:t>
      </w:r>
      <w:r w:rsidR="00444A1C">
        <w:rPr>
          <w:szCs w:val="24"/>
        </w:rPr>
        <w:fldChar w:fldCharType="begin"/>
      </w:r>
      <w:r w:rsidR="00444A1C">
        <w:rPr>
          <w:szCs w:val="24"/>
        </w:rPr>
        <w:instrText xml:space="preserve"> REF _Ref163329441 \h  \* MERGEFORMAT </w:instrText>
      </w:r>
      <w:r w:rsidR="00444A1C">
        <w:rPr>
          <w:szCs w:val="24"/>
        </w:rPr>
      </w:r>
      <w:r w:rsidR="00444A1C">
        <w:rPr>
          <w:szCs w:val="24"/>
        </w:rPr>
        <w:fldChar w:fldCharType="separate"/>
      </w:r>
      <w:r w:rsidR="00542E67" w:rsidRPr="007E7301">
        <w:rPr>
          <w:szCs w:val="24"/>
        </w:rPr>
        <w:t>Figure 5</w:t>
      </w:r>
      <w:r w:rsidR="00444A1C">
        <w:rPr>
          <w:szCs w:val="24"/>
        </w:rPr>
        <w:fldChar w:fldCharType="end"/>
      </w:r>
      <w:r w:rsidR="0040504D">
        <w:rPr>
          <w:szCs w:val="24"/>
        </w:rPr>
        <w:t xml:space="preserve">. It is interesting to note that the simulated average ice coverage is usually slightly higher than the actual measures,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lastRenderedPageBreak/>
        <w:drawing>
          <wp:inline distT="0" distB="0" distL="0" distR="0" wp14:anchorId="3F56EF6A" wp14:editId="3AD684B7">
            <wp:extent cx="5351228" cy="2771734"/>
            <wp:effectExtent l="0" t="0" r="1905" b="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22"/>
                    <a:stretch>
                      <a:fillRect/>
                    </a:stretch>
                  </pic:blipFill>
                  <pic:spPr>
                    <a:xfrm>
                      <a:off x="0" y="0"/>
                      <a:ext cx="5363734" cy="2778211"/>
                    </a:xfrm>
                    <a:prstGeom prst="rect">
                      <a:avLst/>
                    </a:prstGeom>
                  </pic:spPr>
                </pic:pic>
              </a:graphicData>
            </a:graphic>
          </wp:inline>
        </w:drawing>
      </w:r>
    </w:p>
    <w:p w14:paraId="6B94B8AC" w14:textId="27CDE243" w:rsidR="00D865FF" w:rsidRPr="00676DAB" w:rsidRDefault="00D865FF" w:rsidP="00D865FF">
      <w:pPr>
        <w:pStyle w:val="Caption"/>
        <w:jc w:val="both"/>
        <w:rPr>
          <w:b w:val="0"/>
          <w:bCs w:val="0"/>
          <w:sz w:val="20"/>
          <w:szCs w:val="20"/>
        </w:rPr>
      </w:pPr>
      <w:bookmarkStart w:id="386" w:name="_Ref155550379"/>
      <w:bookmarkStart w:id="387"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r w:rsidR="00542E67">
        <w:rPr>
          <w:b w:val="0"/>
          <w:bCs w:val="0"/>
          <w:noProof/>
          <w:sz w:val="20"/>
          <w:szCs w:val="20"/>
        </w:rPr>
        <w:t>6</w:t>
      </w:r>
      <w:r w:rsidRPr="00D865FF">
        <w:rPr>
          <w:b w:val="0"/>
          <w:bCs w:val="0"/>
          <w:sz w:val="20"/>
          <w:szCs w:val="20"/>
        </w:rPr>
        <w:fldChar w:fldCharType="end"/>
      </w:r>
      <w:bookmarkEnd w:id="386"/>
      <w:r w:rsidRPr="00676DAB">
        <w:rPr>
          <w:b w:val="0"/>
          <w:bCs w:val="0"/>
          <w:sz w:val="20"/>
          <w:szCs w:val="20"/>
        </w:rPr>
        <w:t xml:space="preserve">: (a) The </w:t>
      </w:r>
      <w:del w:id="388" w:author="Ying Zhao" w:date="2024-04-11T12:55:00Z">
        <w:r w:rsidRPr="00676DAB" w:rsidDel="00B2276D">
          <w:rPr>
            <w:b w:val="0"/>
            <w:bCs w:val="0"/>
            <w:sz w:val="20"/>
            <w:szCs w:val="20"/>
          </w:rPr>
          <w:delText xml:space="preserve">average </w:delText>
        </w:r>
      </w:del>
      <w:r w:rsidRPr="00676DAB">
        <w:rPr>
          <w:b w:val="0"/>
          <w:bCs w:val="0"/>
          <w:sz w:val="20"/>
          <w:szCs w:val="20"/>
        </w:rPr>
        <w:t xml:space="preserve">ice coverage percentage </w:t>
      </w:r>
      <w:ins w:id="389" w:author="Ying Zhao" w:date="2024-04-11T12:55:00Z">
        <w:r w:rsidR="00B2276D">
          <w:rPr>
            <w:b w:val="0"/>
            <w:bCs w:val="0"/>
            <w:sz w:val="20"/>
            <w:szCs w:val="20"/>
          </w:rPr>
          <w:t xml:space="preserve">(the average </w:t>
        </w:r>
      </w:ins>
      <w:ins w:id="390" w:author="Ying Zhao" w:date="2024-04-11T12:56:00Z">
        <w:r w:rsidR="00B2276D">
          <w:rPr>
            <w:b w:val="0"/>
            <w:bCs w:val="0"/>
            <w:sz w:val="20"/>
            <w:szCs w:val="20"/>
          </w:rPr>
          <w:t>of ice coverage</w:t>
        </w:r>
      </w:ins>
      <w:ins w:id="391" w:author="Ying Zhao" w:date="2024-04-11T12:55:00Z">
        <w:r w:rsidR="00B2276D">
          <w:rPr>
            <w:b w:val="0"/>
            <w:bCs w:val="0"/>
            <w:sz w:val="20"/>
            <w:szCs w:val="20"/>
          </w:rPr>
          <w:t>)</w:t>
        </w:r>
      </w:ins>
      <w:ins w:id="392" w:author="Ying Zhao" w:date="2024-04-11T12:57:00Z">
        <w:r w:rsidR="00B2276D">
          <w:rPr>
            <w:b w:val="0"/>
            <w:bCs w:val="0"/>
            <w:sz w:val="20"/>
            <w:szCs w:val="20"/>
          </w:rPr>
          <w:t xml:space="preserve"> </w:t>
        </w:r>
      </w:ins>
      <w:r w:rsidRPr="00676DAB">
        <w:rPr>
          <w:b w:val="0"/>
          <w:bCs w:val="0"/>
          <w:sz w:val="20"/>
          <w:szCs w:val="20"/>
        </w:rPr>
        <w:t>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387"/>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393" w:name="_Ref142816782"/>
      <w:bookmarkStart w:id="394" w:name="_Toc155644316"/>
      <w:r w:rsidRPr="00961214">
        <w:t>Daily sea ice evolution</w:t>
      </w:r>
      <w:bookmarkEnd w:id="393"/>
      <w:r w:rsidRPr="00961214">
        <w:t xml:space="preserve"> in 2022</w:t>
      </w:r>
      <w:bookmarkEnd w:id="394"/>
      <w:r w:rsidRPr="00961214">
        <w:t xml:space="preserve"> </w:t>
      </w:r>
    </w:p>
    <w:p w14:paraId="1BBC524F" w14:textId="028CD491" w:rsidR="0040504D" w:rsidRPr="00E7647F" w:rsidRDefault="0040504D" w:rsidP="0040504D">
      <w:pPr>
        <w:pStyle w:val="NoSpacing"/>
        <w:jc w:val="both"/>
      </w:pPr>
      <w:r>
        <w:t xml:space="preserve">Do our semi-monthly IM simulation results match the actual sea ice dynamics on a smaller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r w:rsidR="00542E67" w:rsidRPr="007E7301">
        <w:t>Table 1</w:t>
      </w:r>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r w:rsidR="00542E67" w:rsidRPr="007E7301">
        <w:t>Figure 7</w:t>
      </w:r>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r w:rsidR="00542E67" w:rsidRPr="007E7301">
        <w:t>Figure 8</w:t>
      </w:r>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r w:rsidR="00542E67" w:rsidRPr="007E7301">
        <w:t>Figure 9</w:t>
      </w:r>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r w:rsidR="00542E67" w:rsidRPr="007E7301">
        <w:t>Figure 10</w:t>
      </w:r>
      <w:r w:rsidR="001A7B69">
        <w:fldChar w:fldCharType="end"/>
      </w:r>
      <w:r w:rsidR="001A7B69">
        <w:t xml:space="preserve"> respectively.</w:t>
      </w:r>
      <w:r>
        <w:t xml:space="preserve"> The comparisons exhibit striking similarity across all the daily images in both periods, confirming that our IM preserves </w:t>
      </w:r>
      <w:r w:rsidR="0068676D">
        <w:t xml:space="preserve">the </w:t>
      </w:r>
      <w:r>
        <w:t>ice/water dynamics</w:t>
      </w:r>
      <w:r w:rsidR="0068676D">
        <w:t xml:space="preserve"> in shorter time scale.</w:t>
      </w:r>
    </w:p>
    <w:p w14:paraId="367C5EC1" w14:textId="77777777" w:rsidR="003F5F27" w:rsidRDefault="0040504D" w:rsidP="003F5F27">
      <w:pPr>
        <w:keepNext/>
        <w:jc w:val="center"/>
      </w:pPr>
      <w:r>
        <w:rPr>
          <w:noProof/>
        </w:rPr>
        <w:lastRenderedPageBreak/>
        <w:drawing>
          <wp:inline distT="0" distB="0" distL="0" distR="0" wp14:anchorId="2EADD1A9" wp14:editId="3658B63E">
            <wp:extent cx="4409085" cy="3321101"/>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23"/>
                    <a:stretch>
                      <a:fillRect/>
                    </a:stretch>
                  </pic:blipFill>
                  <pic:spPr>
                    <a:xfrm>
                      <a:off x="0" y="0"/>
                      <a:ext cx="4455648" cy="3356174"/>
                    </a:xfrm>
                    <a:prstGeom prst="rect">
                      <a:avLst/>
                    </a:prstGeom>
                  </pic:spPr>
                </pic:pic>
              </a:graphicData>
            </a:graphic>
          </wp:inline>
        </w:drawing>
      </w:r>
    </w:p>
    <w:p w14:paraId="696DF475" w14:textId="7D214E15" w:rsidR="0040504D" w:rsidRDefault="003F5F27" w:rsidP="007E7301">
      <w:pPr>
        <w:pStyle w:val="Caption"/>
        <w:jc w:val="both"/>
      </w:pPr>
      <w:bookmarkStart w:id="395" w:name="_Ref155550577"/>
      <w:bookmarkStart w:id="396" w:name="_Toc155551154"/>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7</w:t>
      </w:r>
      <w:r w:rsidRPr="003F5F27">
        <w:rPr>
          <w:b w:val="0"/>
          <w:bCs w:val="0"/>
          <w:sz w:val="20"/>
          <w:szCs w:val="20"/>
        </w:rPr>
        <w:fldChar w:fldCharType="end"/>
      </w:r>
      <w:bookmarkEnd w:id="395"/>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396"/>
    </w:p>
    <w:p w14:paraId="39613A9B" w14:textId="77777777" w:rsidR="003F5F27" w:rsidRDefault="0040504D" w:rsidP="003F5F27">
      <w:pPr>
        <w:keepNext/>
        <w:jc w:val="center"/>
      </w:pPr>
      <w:r>
        <w:rPr>
          <w:noProof/>
        </w:rPr>
        <w:drawing>
          <wp:inline distT="0" distB="0" distL="0" distR="0" wp14:anchorId="0AF546A5" wp14:editId="4797D5CD">
            <wp:extent cx="4379367" cy="3284525"/>
            <wp:effectExtent l="0" t="0" r="2540" b="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4"/>
                    <a:stretch>
                      <a:fillRect/>
                    </a:stretch>
                  </pic:blipFill>
                  <pic:spPr>
                    <a:xfrm>
                      <a:off x="0" y="0"/>
                      <a:ext cx="4425790" cy="3319342"/>
                    </a:xfrm>
                    <a:prstGeom prst="rect">
                      <a:avLst/>
                    </a:prstGeom>
                  </pic:spPr>
                </pic:pic>
              </a:graphicData>
            </a:graphic>
          </wp:inline>
        </w:drawing>
      </w:r>
    </w:p>
    <w:p w14:paraId="3A4818B3" w14:textId="01BD6EB9" w:rsidR="0040504D" w:rsidRPr="003F5F27" w:rsidRDefault="003F5F27" w:rsidP="003F5F27">
      <w:pPr>
        <w:pStyle w:val="Caption"/>
        <w:rPr>
          <w:b w:val="0"/>
          <w:bCs w:val="0"/>
          <w:sz w:val="20"/>
          <w:szCs w:val="20"/>
        </w:rPr>
      </w:pPr>
      <w:bookmarkStart w:id="397" w:name="_Ref155550580"/>
      <w:bookmarkStart w:id="398"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8</w:t>
      </w:r>
      <w:r w:rsidRPr="003F5F27">
        <w:rPr>
          <w:b w:val="0"/>
          <w:bCs w:val="0"/>
          <w:sz w:val="20"/>
          <w:szCs w:val="20"/>
        </w:rPr>
        <w:fldChar w:fldCharType="end"/>
      </w:r>
      <w:bookmarkEnd w:id="397"/>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evolution</w:t>
      </w:r>
      <w:r>
        <w:rPr>
          <w:b w:val="0"/>
          <w:bCs w:val="0"/>
          <w:sz w:val="20"/>
          <w:szCs w:val="20"/>
        </w:rPr>
        <w:t xml:space="preserve"> of sea ice</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for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398"/>
    </w:p>
    <w:p w14:paraId="4C3407CD" w14:textId="46EF3B25" w:rsidR="00EC6289" w:rsidRDefault="00EC6289"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5"/>
                    <a:stretch>
                      <a:fillRect/>
                    </a:stretch>
                  </pic:blipFill>
                  <pic:spPr>
                    <a:xfrm>
                      <a:off x="0" y="0"/>
                      <a:ext cx="4311081" cy="3247280"/>
                    </a:xfrm>
                    <a:prstGeom prst="rect">
                      <a:avLst/>
                    </a:prstGeom>
                  </pic:spPr>
                </pic:pic>
              </a:graphicData>
            </a:graphic>
          </wp:inline>
        </w:drawing>
      </w:r>
    </w:p>
    <w:p w14:paraId="411ADD26" w14:textId="21785951" w:rsidR="0040504D" w:rsidRDefault="003F5F27" w:rsidP="003F5F27">
      <w:pPr>
        <w:pStyle w:val="Caption"/>
      </w:pPr>
      <w:bookmarkStart w:id="399" w:name="_Ref155550592"/>
      <w:bookmarkStart w:id="400"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9</w:t>
      </w:r>
      <w:r w:rsidRPr="003F5F27">
        <w:rPr>
          <w:b w:val="0"/>
          <w:bCs w:val="0"/>
          <w:sz w:val="20"/>
          <w:szCs w:val="20"/>
        </w:rPr>
        <w:fldChar w:fldCharType="end"/>
      </w:r>
      <w:bookmarkEnd w:id="399"/>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400"/>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6"/>
                    <a:stretch>
                      <a:fillRect/>
                    </a:stretch>
                  </pic:blipFill>
                  <pic:spPr>
                    <a:xfrm>
                      <a:off x="0" y="0"/>
                      <a:ext cx="4338742" cy="3254056"/>
                    </a:xfrm>
                    <a:prstGeom prst="rect">
                      <a:avLst/>
                    </a:prstGeom>
                  </pic:spPr>
                </pic:pic>
              </a:graphicData>
            </a:graphic>
          </wp:inline>
        </w:drawing>
      </w:r>
    </w:p>
    <w:p w14:paraId="1F2FAD17" w14:textId="69DF8309" w:rsidR="0040504D" w:rsidRPr="003F5F27" w:rsidRDefault="003F5F27" w:rsidP="003F5F27">
      <w:pPr>
        <w:pStyle w:val="Caption"/>
        <w:rPr>
          <w:b w:val="0"/>
          <w:bCs w:val="0"/>
          <w:sz w:val="20"/>
          <w:szCs w:val="20"/>
        </w:rPr>
      </w:pPr>
      <w:bookmarkStart w:id="401" w:name="_Ref155550584"/>
      <w:bookmarkStart w:id="402"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10</w:t>
      </w:r>
      <w:r w:rsidRPr="003F5F27">
        <w:rPr>
          <w:b w:val="0"/>
          <w:bCs w:val="0"/>
          <w:sz w:val="20"/>
          <w:szCs w:val="20"/>
        </w:rPr>
        <w:fldChar w:fldCharType="end"/>
      </w:r>
      <w:bookmarkEnd w:id="401"/>
      <w:r w:rsidRPr="00676DAB">
        <w:rPr>
          <w:b w:val="0"/>
          <w:bCs w:val="0"/>
          <w:sz w:val="20"/>
          <w:szCs w:val="20"/>
        </w:rPr>
        <w:t xml:space="preserve">: </w:t>
      </w:r>
      <w:r>
        <w:rPr>
          <w:b w:val="0"/>
          <w:bCs w:val="0"/>
          <w:sz w:val="20"/>
          <w:szCs w:val="20"/>
        </w:rPr>
        <w:t xml:space="preserve">The simulated </w:t>
      </w:r>
      <w:r w:rsidRPr="00676DAB">
        <w:rPr>
          <w:b w:val="0"/>
          <w:bCs w:val="0"/>
          <w:sz w:val="20"/>
          <w:szCs w:val="20"/>
        </w:rPr>
        <w:t>daily evolution</w:t>
      </w:r>
      <w:r>
        <w:rPr>
          <w:b w:val="0"/>
          <w:bCs w:val="0"/>
          <w:sz w:val="20"/>
          <w:szCs w:val="20"/>
        </w:rPr>
        <w:t xml:space="preserve"> of sea ice</w:t>
      </w:r>
      <w:r w:rsidRPr="00676DAB">
        <w:rPr>
          <w:b w:val="0"/>
          <w:bCs w:val="0"/>
          <w:sz w:val="20"/>
          <w:szCs w:val="20"/>
        </w:rPr>
        <w:t xml:space="preserve">, based on the semi-month </w:t>
      </w:r>
      <w:r>
        <w:rPr>
          <w:b w:val="0"/>
          <w:bCs w:val="0"/>
          <w:sz w:val="20"/>
          <w:szCs w:val="20"/>
        </w:rPr>
        <w:t>Ising</w:t>
      </w:r>
      <w:r w:rsidRPr="00676DAB">
        <w:rPr>
          <w:b w:val="0"/>
          <w:bCs w:val="0"/>
          <w:sz w:val="20"/>
          <w:szCs w:val="20"/>
        </w:rPr>
        <w:t xml:space="preserve"> parameters, for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402"/>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403" w:name="_Toc155644317"/>
      <w:r w:rsidRPr="00961214">
        <w:t>Simulation results for 2023</w:t>
      </w:r>
      <w:bookmarkEnd w:id="403"/>
    </w:p>
    <w:p w14:paraId="68B70C48" w14:textId="2F77BCB4" w:rsidR="0040504D" w:rsidRDefault="0040504D" w:rsidP="0040504D">
      <w:pPr>
        <w:jc w:val="both"/>
        <w:rPr>
          <w:szCs w:val="24"/>
        </w:rPr>
      </w:pPr>
      <w:r>
        <w:rPr>
          <w:szCs w:val="24"/>
        </w:rPr>
        <w:lastRenderedPageBreak/>
        <w:t xml:space="preserve">2023 </w:t>
      </w:r>
      <w:r w:rsidR="00375064">
        <w:rPr>
          <w:szCs w:val="24"/>
        </w:rPr>
        <w:t xml:space="preserve">has recorded </w:t>
      </w:r>
      <w:r>
        <w:rPr>
          <w:szCs w:val="24"/>
        </w:rPr>
        <w:t xml:space="preserve"> the hottest year on record </w:t>
      </w:r>
      <w:sdt>
        <w:sdtPr>
          <w:rPr>
            <w:szCs w:val="24"/>
          </w:rPr>
          <w:id w:val="-750587266"/>
          <w:citation/>
        </w:sdtPr>
        <w:sdtContent>
          <w:r w:rsidR="004C3626">
            <w:rPr>
              <w:szCs w:val="24"/>
            </w:rPr>
            <w:fldChar w:fldCharType="begin"/>
          </w:r>
          <w:r w:rsidR="004C3626">
            <w:rPr>
              <w:szCs w:val="24"/>
            </w:rPr>
            <w:instrText xml:space="preserve"> CITATION NOA24 \l 1033 </w:instrText>
          </w:r>
          <w:r w:rsidR="004C3626">
            <w:rPr>
              <w:szCs w:val="24"/>
            </w:rPr>
            <w:fldChar w:fldCharType="separate"/>
          </w:r>
          <w:r w:rsidR="00515E06" w:rsidRPr="00515E06">
            <w:rPr>
              <w:noProof/>
              <w:szCs w:val="24"/>
            </w:rPr>
            <w:t>[1]</w:t>
          </w:r>
          <w:r w:rsidR="004C3626">
            <w:rPr>
              <w:szCs w:val="24"/>
            </w:rPr>
            <w:fldChar w:fldCharType="end"/>
          </w:r>
        </w:sdtContent>
      </w:sdt>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[38]</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r w:rsidR="00542E67" w:rsidRPr="007E7301">
        <w:rPr>
          <w:szCs w:val="24"/>
        </w:rPr>
        <w:t>Figure 11</w:t>
      </w:r>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Dec 1</w:t>
      </w:r>
      <w:r w:rsidR="00EA3091" w:rsidRPr="00EA3091">
        <w:rPr>
          <w:szCs w:val="24"/>
          <w:vertAlign w:val="superscript"/>
        </w:rPr>
        <w:t>st</w:t>
      </w:r>
      <w:r>
        <w:rPr>
          <w:szCs w:val="24"/>
        </w:rPr>
        <w:t xml:space="preserve"> in 2023 for our focus area. New data can certainly be included in this study in the future once it is collected. It can be observed that water covered approximately 75% of the area in peak September this year.  </w:t>
      </w:r>
    </w:p>
    <w:p w14:paraId="15D257EB" w14:textId="77777777" w:rsidR="001A7B69" w:rsidRDefault="00B51389" w:rsidP="001A7B69">
      <w:pPr>
        <w:keepNext/>
        <w:jc w:val="center"/>
      </w:pPr>
      <w:r>
        <w:rPr>
          <w:noProof/>
        </w:rPr>
        <w:drawing>
          <wp:inline distT="0" distB="0" distL="0" distR="0" wp14:anchorId="4288AFF2" wp14:editId="58E40A48">
            <wp:extent cx="4505553" cy="2854519"/>
            <wp:effectExtent l="0" t="0" r="0" b="3175"/>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7"/>
                    <a:stretch>
                      <a:fillRect/>
                    </a:stretch>
                  </pic:blipFill>
                  <pic:spPr>
                    <a:xfrm>
                      <a:off x="0" y="0"/>
                      <a:ext cx="4512191" cy="2858724"/>
                    </a:xfrm>
                    <a:prstGeom prst="rect">
                      <a:avLst/>
                    </a:prstGeom>
                  </pic:spPr>
                </pic:pic>
              </a:graphicData>
            </a:graphic>
          </wp:inline>
        </w:drawing>
      </w:r>
    </w:p>
    <w:p w14:paraId="515F1CB1" w14:textId="67A8DFCB" w:rsidR="0040504D" w:rsidRPr="001A7B69" w:rsidRDefault="001A7B69" w:rsidP="001A7B69">
      <w:pPr>
        <w:pStyle w:val="Caption"/>
        <w:rPr>
          <w:b w:val="0"/>
          <w:bCs w:val="0"/>
          <w:sz w:val="20"/>
          <w:szCs w:val="20"/>
        </w:rPr>
      </w:pPr>
      <w:bookmarkStart w:id="404" w:name="_Ref155550673"/>
      <w:bookmarkStart w:id="405"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r w:rsidR="00542E67">
        <w:rPr>
          <w:b w:val="0"/>
          <w:bCs w:val="0"/>
          <w:noProof/>
          <w:sz w:val="20"/>
          <w:szCs w:val="20"/>
        </w:rPr>
        <w:t>11</w:t>
      </w:r>
      <w:r w:rsidRPr="001A7B69">
        <w:rPr>
          <w:b w:val="0"/>
          <w:bCs w:val="0"/>
          <w:sz w:val="20"/>
          <w:szCs w:val="20"/>
        </w:rPr>
        <w:fldChar w:fldCharType="end"/>
      </w:r>
      <w:bookmarkEnd w:id="404"/>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405"/>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668F9E18" w:rsidR="0040504D" w:rsidRPr="00794E89" w:rsidRDefault="0040504D" w:rsidP="0040504D">
      <w:pPr>
        <w:jc w:val="both"/>
        <w:rPr>
          <w:szCs w:val="24"/>
        </w:rPr>
      </w:pPr>
      <w:r>
        <w:rPr>
          <w:szCs w:val="24"/>
        </w:rPr>
        <w:t>Following the same steps as in Section</w:t>
      </w:r>
      <w:r w:rsidR="00941CDA">
        <w:rPr>
          <w:szCs w:val="24"/>
        </w:rPr>
        <w:t xml:space="preserve"> V.</w:t>
      </w:r>
      <w:r w:rsidR="009B23CC">
        <w:rPr>
          <w:szCs w:val="24"/>
        </w:rPr>
        <w:t>A</w:t>
      </w:r>
      <w:r>
        <w:rPr>
          <w:szCs w:val="24"/>
        </w:rPr>
        <w:t xml:space="preserve">, IM simulations are conducted for 2023 for the focus area.  The </w:t>
      </w:r>
      <w:r w:rsidR="00F47E1F">
        <w:rPr>
          <w:szCs w:val="24"/>
        </w:rPr>
        <w:t>best-fit</w:t>
      </w:r>
      <w:r>
        <w:rPr>
          <w:szCs w:val="24"/>
        </w:rPr>
        <w:t xml:space="preserve"> Ising parameters are listed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r w:rsidR="00542E67" w:rsidRPr="007E7301">
        <w:rPr>
          <w:szCs w:val="24"/>
        </w:rPr>
        <w:t>Table 2</w:t>
      </w:r>
      <w:r w:rsidR="00F2054D">
        <w:rPr>
          <w:szCs w:val="24"/>
        </w:rPr>
        <w:fldChar w:fldCharType="end"/>
      </w:r>
      <w:r>
        <w:rPr>
          <w:szCs w:val="24"/>
        </w:rPr>
        <w:t>, the simulated images shown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r w:rsidR="00542E67" w:rsidRPr="007E7301">
        <w:rPr>
          <w:szCs w:val="24"/>
        </w:rPr>
        <w:t>Figure 12</w:t>
      </w:r>
      <w:r w:rsidR="00EE10E4">
        <w:rPr>
          <w:szCs w:val="24"/>
        </w:rPr>
        <w:fldChar w:fldCharType="end"/>
      </w:r>
      <w:r>
        <w:rPr>
          <w:szCs w:val="24"/>
        </w:rPr>
        <w:t>, and the comparisons for the average ice coverage percentage and the ice extent illustrated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r w:rsidR="00542E67" w:rsidRPr="007E7301">
        <w:rPr>
          <w:szCs w:val="24"/>
        </w:rPr>
        <w:t>Figure 13</w:t>
      </w:r>
      <w:r w:rsidR="00EE10E4">
        <w:rPr>
          <w:szCs w:val="24"/>
        </w:rPr>
        <w:fldChar w:fldCharType="end"/>
      </w:r>
      <w:r>
        <w:rPr>
          <w:szCs w:val="24"/>
        </w:rPr>
        <w:t>. Like the 2022 results in Section</w:t>
      </w:r>
      <w:r w:rsidR="00941CDA">
        <w:rPr>
          <w:szCs w:val="24"/>
        </w:rPr>
        <w:t xml:space="preserve"> V.</w:t>
      </w:r>
      <w:r w:rsidR="009B23CC">
        <w:rPr>
          <w:szCs w:val="24"/>
        </w:rPr>
        <w:t>A</w:t>
      </w:r>
      <w:r>
        <w:rPr>
          <w:szCs w:val="24"/>
        </w:rPr>
        <w:t>, excellent match is observed between the IM simulation and the actual sea ice evolution. As can be seen, the simulated sea ice extent drops to nearly 30% in Sept 2023 for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r w:rsidR="00542E67" w:rsidRPr="007E7301">
        <w:rPr>
          <w:szCs w:val="24"/>
        </w:rPr>
        <w:t>Figure 6</w:t>
      </w:r>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39107046" w:rsidR="00F2054D" w:rsidRPr="00F2054D" w:rsidRDefault="00F2054D">
      <w:pPr>
        <w:pStyle w:val="Caption"/>
        <w:rPr>
          <w:b w:val="0"/>
          <w:bCs w:val="0"/>
          <w:sz w:val="20"/>
          <w:szCs w:val="20"/>
        </w:rPr>
      </w:pPr>
      <w:bookmarkStart w:id="406" w:name="_Ref155550737"/>
      <w:bookmarkStart w:id="407" w:name="_Toc155551148"/>
      <w:bookmarkStart w:id="408" w:name="_Ref153390431"/>
      <w:bookmarkStart w:id="409"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542E67">
        <w:rPr>
          <w:b w:val="0"/>
          <w:bCs w:val="0"/>
          <w:noProof/>
          <w:sz w:val="20"/>
          <w:szCs w:val="20"/>
        </w:rPr>
        <w:t>2</w:t>
      </w:r>
      <w:r w:rsidRPr="00F2054D">
        <w:rPr>
          <w:b w:val="0"/>
          <w:bCs w:val="0"/>
          <w:sz w:val="20"/>
          <w:szCs w:val="20"/>
        </w:rPr>
        <w:fldChar w:fldCharType="end"/>
      </w:r>
      <w:bookmarkEnd w:id="406"/>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407"/>
    </w:p>
    <w:bookmarkEnd w:id="408"/>
    <w:bookmarkEnd w:id="409"/>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13F6FF3E">
            <wp:extent cx="4769019" cy="3021496"/>
            <wp:effectExtent l="0" t="0" r="0" b="762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8"/>
                    <a:stretch>
                      <a:fillRect/>
                    </a:stretch>
                  </pic:blipFill>
                  <pic:spPr>
                    <a:xfrm>
                      <a:off x="0" y="0"/>
                      <a:ext cx="4772610" cy="3023771"/>
                    </a:xfrm>
                    <a:prstGeom prst="rect">
                      <a:avLst/>
                    </a:prstGeom>
                  </pic:spPr>
                </pic:pic>
              </a:graphicData>
            </a:graphic>
          </wp:inline>
        </w:drawing>
      </w:r>
    </w:p>
    <w:p w14:paraId="7AAE93DE" w14:textId="2EB0DE41" w:rsidR="0040504D" w:rsidRPr="00F2054D" w:rsidRDefault="00F2054D" w:rsidP="00F2054D">
      <w:pPr>
        <w:pStyle w:val="Caption"/>
        <w:rPr>
          <w:b w:val="0"/>
          <w:bCs w:val="0"/>
          <w:sz w:val="20"/>
          <w:szCs w:val="20"/>
        </w:rPr>
      </w:pPr>
      <w:bookmarkStart w:id="410" w:name="_Ref155550828"/>
      <w:bookmarkStart w:id="411"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542E67">
        <w:rPr>
          <w:b w:val="0"/>
          <w:bCs w:val="0"/>
          <w:noProof/>
          <w:sz w:val="20"/>
          <w:szCs w:val="20"/>
        </w:rPr>
        <w:t>12</w:t>
      </w:r>
      <w:r w:rsidRPr="00F2054D">
        <w:rPr>
          <w:b w:val="0"/>
          <w:bCs w:val="0"/>
          <w:sz w:val="20"/>
          <w:szCs w:val="20"/>
        </w:rPr>
        <w:fldChar w:fldCharType="end"/>
      </w:r>
      <w:bookmarkEnd w:id="410"/>
      <w:r w:rsidRPr="002C7BA4">
        <w:rPr>
          <w:b w:val="0"/>
          <w:bCs w:val="0"/>
          <w:sz w:val="20"/>
          <w:szCs w:val="20"/>
        </w:rPr>
        <w:t>: The simulated semi-monthly evolution of sea ice in our focus area arctic sea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End w:id="411"/>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4B69042">
            <wp:extent cx="5001370" cy="2590520"/>
            <wp:effectExtent l="0" t="0" r="8890" b="635"/>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9"/>
                    <a:stretch>
                      <a:fillRect/>
                    </a:stretch>
                  </pic:blipFill>
                  <pic:spPr>
                    <a:xfrm>
                      <a:off x="0" y="0"/>
                      <a:ext cx="5017559" cy="2598905"/>
                    </a:xfrm>
                    <a:prstGeom prst="rect">
                      <a:avLst/>
                    </a:prstGeom>
                  </pic:spPr>
                </pic:pic>
              </a:graphicData>
            </a:graphic>
          </wp:inline>
        </w:drawing>
      </w:r>
    </w:p>
    <w:p w14:paraId="57D94085" w14:textId="66FDEA10" w:rsidR="0040504D" w:rsidRPr="00F2054D" w:rsidRDefault="00F2054D" w:rsidP="00F2054D">
      <w:pPr>
        <w:pStyle w:val="Caption"/>
        <w:rPr>
          <w:b w:val="0"/>
          <w:bCs w:val="0"/>
          <w:sz w:val="20"/>
          <w:szCs w:val="20"/>
        </w:rPr>
      </w:pPr>
      <w:bookmarkStart w:id="412" w:name="_Ref155550838"/>
      <w:bookmarkStart w:id="413"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542E67">
        <w:rPr>
          <w:b w:val="0"/>
          <w:bCs w:val="0"/>
          <w:noProof/>
          <w:sz w:val="20"/>
          <w:szCs w:val="20"/>
        </w:rPr>
        <w:t>13</w:t>
      </w:r>
      <w:r w:rsidRPr="00F2054D">
        <w:rPr>
          <w:b w:val="0"/>
          <w:bCs w:val="0"/>
          <w:sz w:val="20"/>
          <w:szCs w:val="20"/>
        </w:rPr>
        <w:fldChar w:fldCharType="end"/>
      </w:r>
      <w:bookmarkEnd w:id="412"/>
      <w:r w:rsidRPr="00C61849">
        <w:rPr>
          <w:b w:val="0"/>
          <w:bCs w:val="0"/>
          <w:sz w:val="20"/>
          <w:szCs w:val="20"/>
        </w:rPr>
        <w:t xml:space="preserve">: </w:t>
      </w:r>
      <w:r w:rsidRPr="00676DAB">
        <w:rPr>
          <w:b w:val="0"/>
          <w:bCs w:val="0"/>
          <w:sz w:val="20"/>
          <w:szCs w:val="20"/>
        </w:rPr>
        <w:t xml:space="preserve">(a) The </w:t>
      </w:r>
      <w:del w:id="414" w:author="Ying Zhao" w:date="2024-04-11T12:57:00Z">
        <w:r w:rsidRPr="00676DAB" w:rsidDel="00B2276D">
          <w:rPr>
            <w:b w:val="0"/>
            <w:bCs w:val="0"/>
            <w:sz w:val="20"/>
            <w:szCs w:val="20"/>
          </w:rPr>
          <w:delText xml:space="preserve">average </w:delText>
        </w:r>
      </w:del>
      <w:r w:rsidRPr="00676DAB">
        <w:rPr>
          <w:b w:val="0"/>
          <w:bCs w:val="0"/>
          <w:sz w:val="20"/>
          <w:szCs w:val="20"/>
        </w:rPr>
        <w:t>ice coverage percentage</w:t>
      </w:r>
      <w:ins w:id="415" w:author="Ying Zhao" w:date="2024-04-11T12:57:00Z">
        <w:r w:rsidR="00B2276D">
          <w:rPr>
            <w:b w:val="0"/>
            <w:bCs w:val="0"/>
            <w:sz w:val="20"/>
            <w:szCs w:val="20"/>
          </w:rPr>
          <w:t xml:space="preserve"> </w:t>
        </w:r>
        <w:r w:rsidR="00B2276D">
          <w:rPr>
            <w:b w:val="0"/>
            <w:bCs w:val="0"/>
            <w:sz w:val="20"/>
            <w:szCs w:val="20"/>
          </w:rPr>
          <w:t xml:space="preserve">(the average of ice coverage) </w:t>
        </w:r>
      </w:ins>
      <w:del w:id="416" w:author="Ying Zhao" w:date="2024-04-11T12:58:00Z">
        <w:r w:rsidRPr="00676DAB" w:rsidDel="00B2276D">
          <w:rPr>
            <w:b w:val="0"/>
            <w:bCs w:val="0"/>
            <w:sz w:val="20"/>
            <w:szCs w:val="20"/>
          </w:rPr>
          <w:delText xml:space="preserve"> </w:delText>
        </w:r>
      </w:del>
      <w:r w:rsidRPr="00676DAB">
        <w:rPr>
          <w:b w:val="0"/>
          <w:bCs w:val="0"/>
          <w:sz w:val="20"/>
          <w:szCs w:val="20"/>
        </w:rPr>
        <w:t xml:space="preserve">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413"/>
    </w:p>
    <w:p w14:paraId="722570B3" w14:textId="77777777" w:rsidR="0040504D" w:rsidRDefault="0040504D" w:rsidP="0040504D">
      <w:pPr>
        <w:jc w:val="both"/>
        <w:rPr>
          <w:szCs w:val="24"/>
        </w:rPr>
      </w:pPr>
    </w:p>
    <w:p w14:paraId="216179F1" w14:textId="77777777" w:rsidR="0040504D" w:rsidRPr="00961214" w:rsidRDefault="0040504D" w:rsidP="00961214">
      <w:pPr>
        <w:pStyle w:val="Heading2"/>
        <w:numPr>
          <w:ilvl w:val="0"/>
          <w:numId w:val="34"/>
        </w:numPr>
        <w:jc w:val="both"/>
      </w:pPr>
      <w:bookmarkStart w:id="417" w:name="_Toc155644318"/>
      <w:r w:rsidRPr="00961214">
        <w:t>Comparison of sea ice extent between 2023 and 2012</w:t>
      </w:r>
      <w:bookmarkEnd w:id="417"/>
    </w:p>
    <w:p w14:paraId="338FD038" w14:textId="3942D5A6"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515E06">
            <w:rPr>
              <w:noProof/>
              <w:color w:val="000000"/>
              <w:szCs w:val="24"/>
              <w:vertAlign w:val="superscript"/>
            </w:rPr>
            <w:t xml:space="preserve"> </w:t>
          </w:r>
          <w:r w:rsidR="00515E06" w:rsidRPr="00515E06">
            <w:rPr>
              <w:noProof/>
              <w:color w:val="000000"/>
              <w:szCs w:val="24"/>
            </w:rPr>
            <w:t>[46]</w:t>
          </w:r>
          <w:r>
            <w:rPr>
              <w:szCs w:val="24"/>
            </w:rPr>
            <w:fldChar w:fldCharType="end"/>
          </w:r>
        </w:sdtContent>
      </w:sdt>
      <w:r>
        <w:rPr>
          <w:szCs w:val="24"/>
        </w:rPr>
        <w:t>, while 2023 witnessed the hottest July and is projected to be the hottest year. It would be an interesting experiment to compare the 2023 sea ice extent to that in 2012.</w:t>
      </w:r>
    </w:p>
    <w:p w14:paraId="2F33BAA1" w14:textId="7AB618B3"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 which can be found in the Supplementary Material</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r w:rsidR="00542E67" w:rsidRPr="007E7301">
        <w:rPr>
          <w:szCs w:val="24"/>
        </w:rPr>
        <w:t>Figure 14</w:t>
      </w:r>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265B59C1">
            <wp:extent cx="5279666" cy="2730135"/>
            <wp:effectExtent l="0" t="0" r="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30"/>
                    <a:stretch>
                      <a:fillRect/>
                    </a:stretch>
                  </pic:blipFill>
                  <pic:spPr>
                    <a:xfrm>
                      <a:off x="0" y="0"/>
                      <a:ext cx="5290065" cy="2735513"/>
                    </a:xfrm>
                    <a:prstGeom prst="rect">
                      <a:avLst/>
                    </a:prstGeom>
                  </pic:spPr>
                </pic:pic>
              </a:graphicData>
            </a:graphic>
          </wp:inline>
        </w:drawing>
      </w:r>
    </w:p>
    <w:p w14:paraId="6E8B747F" w14:textId="36DE8815" w:rsidR="0040504D" w:rsidRPr="00EE10E4" w:rsidRDefault="00EE10E4" w:rsidP="00EE10E4">
      <w:pPr>
        <w:pStyle w:val="Caption"/>
        <w:rPr>
          <w:b w:val="0"/>
          <w:bCs w:val="0"/>
          <w:sz w:val="20"/>
          <w:szCs w:val="20"/>
        </w:rPr>
      </w:pPr>
      <w:bookmarkStart w:id="418" w:name="_Ref155550941"/>
      <w:bookmarkStart w:id="419"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r w:rsidR="00542E67">
        <w:rPr>
          <w:b w:val="0"/>
          <w:bCs w:val="0"/>
          <w:noProof/>
          <w:sz w:val="20"/>
          <w:szCs w:val="20"/>
        </w:rPr>
        <w:t>14</w:t>
      </w:r>
      <w:r w:rsidRPr="00EE10E4">
        <w:rPr>
          <w:b w:val="0"/>
          <w:bCs w:val="0"/>
          <w:sz w:val="20"/>
          <w:szCs w:val="20"/>
        </w:rPr>
        <w:fldChar w:fldCharType="end"/>
      </w:r>
      <w:bookmarkEnd w:id="418"/>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419"/>
    </w:p>
    <w:p w14:paraId="0334359A" w14:textId="0131D111" w:rsidR="0040504D" w:rsidRDefault="0040504D" w:rsidP="0040504D">
      <w:pPr>
        <w:pStyle w:val="NoSpacing"/>
        <w:jc w:val="both"/>
      </w:pPr>
    </w:p>
    <w:p w14:paraId="04F8F8D7" w14:textId="43EC32F5"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r w:rsidR="00542E67" w:rsidRPr="007E7301">
        <w:t>Figure 13</w:t>
      </w:r>
      <w:r w:rsidR="00FA5DF1">
        <w:fldChar w:fldCharType="end"/>
      </w:r>
      <w:r>
        <w:t xml:space="preserve"> with </w:t>
      </w:r>
      <w:r w:rsidR="00FA5DF1">
        <w:fldChar w:fldCharType="begin"/>
      </w:r>
      <w:r w:rsidR="00FA5DF1">
        <w:instrText xml:space="preserve"> REF _Ref155550941 \h  \* MERGEFORMAT </w:instrText>
      </w:r>
      <w:r w:rsidR="00FA5DF1">
        <w:fldChar w:fldCharType="separate"/>
      </w:r>
      <w:r w:rsidR="00542E67" w:rsidRPr="007E7301">
        <w:t>Figure 14</w:t>
      </w:r>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515E06" w:rsidRPr="00515E06">
            <w:rPr>
              <w:noProof/>
              <w:color w:val="000000"/>
              <w:szCs w:val="24"/>
            </w:rPr>
            <w:t>[47]</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w:t>
      </w:r>
      <w:r w:rsidR="000678E3">
        <w:rPr>
          <w:szCs w:val="24"/>
        </w:rPr>
        <w:t xml:space="preserve"> </w:t>
      </w:r>
      <w:sdt>
        <w:sdtPr>
          <w:rPr>
            <w:szCs w:val="24"/>
          </w:rPr>
          <w:id w:val="1958212167"/>
          <w:citation/>
        </w:sdtPr>
        <w:sdtContent>
          <w:r w:rsidR="00EE117B">
            <w:rPr>
              <w:szCs w:val="24"/>
            </w:rPr>
            <w:fldChar w:fldCharType="begin"/>
          </w:r>
          <w:r w:rsidR="00EE117B">
            <w:rPr>
              <w:szCs w:val="24"/>
            </w:rPr>
            <w:instrText xml:space="preserve"> CITATION Kim23 \l 1033 </w:instrText>
          </w:r>
          <w:r w:rsidR="00EE117B">
            <w:rPr>
              <w:szCs w:val="24"/>
            </w:rPr>
            <w:fldChar w:fldCharType="separate"/>
          </w:r>
          <w:r w:rsidR="00515E06" w:rsidRPr="00515E06">
            <w:rPr>
              <w:noProof/>
              <w:szCs w:val="24"/>
            </w:rPr>
            <w:t>[48]</w:t>
          </w:r>
          <w:r w:rsidR="00EE117B">
            <w:rPr>
              <w:szCs w:val="24"/>
            </w:rPr>
            <w:fldChar w:fldCharType="end"/>
          </w:r>
        </w:sdtContent>
      </w:sdt>
      <w:r w:rsidR="00EE117B">
        <w:rPr>
          <w:szCs w:val="24"/>
        </w:rPr>
        <w:t xml:space="preserve"> </w:t>
      </w:r>
      <w:sdt>
        <w:sdtPr>
          <w:rPr>
            <w:szCs w:val="24"/>
          </w:rPr>
          <w:id w:val="-1041284422"/>
          <w:citation/>
        </w:sdtPr>
        <w:sdtContent>
          <w:r w:rsidR="00EE117B">
            <w:rPr>
              <w:szCs w:val="24"/>
            </w:rPr>
            <w:fldChar w:fldCharType="begin"/>
          </w:r>
          <w:r w:rsidR="00EE117B">
            <w:rPr>
              <w:szCs w:val="24"/>
            </w:rPr>
            <w:instrText xml:space="preserve"> CITATION Pen201 \l 1033 </w:instrText>
          </w:r>
          <w:r w:rsidR="00EE117B">
            <w:rPr>
              <w:szCs w:val="24"/>
            </w:rPr>
            <w:fldChar w:fldCharType="separate"/>
          </w:r>
          <w:r w:rsidR="00515E06" w:rsidRPr="00515E06">
            <w:rPr>
              <w:noProof/>
              <w:szCs w:val="24"/>
            </w:rPr>
            <w:t>[49]</w:t>
          </w:r>
          <w:r w:rsidR="00EE117B">
            <w:rPr>
              <w:szCs w:val="24"/>
            </w:rPr>
            <w:fldChar w:fldCharType="end"/>
          </w:r>
        </w:sdtContent>
      </w:sdt>
      <w:r>
        <w:rPr>
          <w:szCs w:val="24"/>
        </w:rPr>
        <w:t>. Although predicting the sea ice extent for the future years is beyond the scope of our current study, we will discuss the possibilities and issues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420" w:name="_Toc155644319"/>
      <w:r>
        <w:t>Discussion and future work</w:t>
      </w:r>
      <w:bookmarkEnd w:id="420"/>
    </w:p>
    <w:p w14:paraId="137FC15E" w14:textId="13F33C01" w:rsidR="0040504D" w:rsidRDefault="0040504D" w:rsidP="0040504D">
      <w:pPr>
        <w:jc w:val="both"/>
      </w:pPr>
      <w:r>
        <w:t xml:space="preserve">In this paper, we innovatively introduce continuous spin values and an inertia factor to a classical 2-D IM, which is utilized to simulate the dynamics of the sea ice evolution in the Arctic region by employing the Metropolis-Hastings algorithm. Our results show excellent similarity with the actual sea ice dynamics, based on the ice configuration images and the numerical measures including the average </w:t>
      </w:r>
      <w:r>
        <w:lastRenderedPageBreak/>
        <w:t xml:space="preserve">ice coverage and the ice extent. </w:t>
      </w:r>
      <w:r w:rsidR="00F63241">
        <w:t xml:space="preserve">This demonstrates </w:t>
      </w:r>
      <w:r>
        <w:t xml:space="preserve">that the 100-year-old classical Ising model </w:t>
      </w:r>
      <w:r w:rsidR="00F63241">
        <w:t xml:space="preserve">can be applied to significantly contribute </w:t>
      </w:r>
      <w:r>
        <w:t>towards climate change research and other applied science studies.</w:t>
      </w:r>
    </w:p>
    <w:p w14:paraId="44493C6F" w14:textId="77777777" w:rsidR="00633AE2" w:rsidRDefault="00633AE2" w:rsidP="0040504D">
      <w:pPr>
        <w:jc w:val="both"/>
      </w:pPr>
    </w:p>
    <w:p w14:paraId="507E430F" w14:textId="3EB38AB4" w:rsidR="0066789D" w:rsidRDefault="00A24B76" w:rsidP="00961214">
      <w:pPr>
        <w:pStyle w:val="Heading2"/>
        <w:numPr>
          <w:ilvl w:val="0"/>
          <w:numId w:val="36"/>
        </w:numPr>
        <w:jc w:val="both"/>
      </w:pPr>
      <w:bookmarkStart w:id="421" w:name="_Toc155644320"/>
      <w:r>
        <w:t xml:space="preserve">Discussions on the </w:t>
      </w:r>
      <w:r w:rsidR="0066789D">
        <w:t xml:space="preserve">Ising model </w:t>
      </w:r>
      <w:r>
        <w:t>methodology</w:t>
      </w:r>
    </w:p>
    <w:p w14:paraId="48102694" w14:textId="0931CDEF" w:rsidR="00644362" w:rsidRDefault="00063FC5" w:rsidP="00F26168">
      <w:r>
        <w:t>How is the</w:t>
      </w:r>
      <w:r w:rsidR="0066789D">
        <w:t xml:space="preserve"> extrapolation ability of the model</w:t>
      </w:r>
      <w:r w:rsidR="008B30DF">
        <w:t>? In other words, how does</w:t>
      </w:r>
      <w:r w:rsidR="00F26168">
        <w:t xml:space="preserve"> the model </w:t>
      </w:r>
      <w:r w:rsidR="008B30DF">
        <w:t xml:space="preserve">perform </w:t>
      </w:r>
      <w:r w:rsidR="00F26168">
        <w:t xml:space="preserve">if </w:t>
      </w:r>
      <w:r w:rsidR="00644362">
        <w:t>applying</w:t>
      </w:r>
      <w:r w:rsidR="00F26168">
        <w:t xml:space="preserve"> the Ising </w:t>
      </w:r>
      <w:r w:rsidR="00F26168" w:rsidRPr="007E7301">
        <w:t xml:space="preserve">parameters fitted from one year to </w:t>
      </w:r>
      <w:r w:rsidR="002B4ABB">
        <w:t xml:space="preserve">the data of </w:t>
      </w:r>
      <w:r w:rsidR="00F26168" w:rsidRPr="007E7301">
        <w:t>another year</w:t>
      </w:r>
      <w:r>
        <w:t>?</w:t>
      </w:r>
      <w:r w:rsidR="00F26168" w:rsidRPr="007E7301">
        <w:t xml:space="preserve"> For this purpose, we tested the projection of Sept. to Dec. 2023 based on Aug. 2023 ice configuration and the 2022 best-fit parameters</w:t>
      </w:r>
      <w:r w:rsidR="00644362" w:rsidRPr="007E7301">
        <w:t xml:space="preserve"> in </w:t>
      </w:r>
      <w:r w:rsidR="00644362" w:rsidRPr="007E7301">
        <w:fldChar w:fldCharType="begin"/>
      </w:r>
      <w:r w:rsidR="00644362" w:rsidRPr="007E7301">
        <w:instrText xml:space="preserve"> REF _Ref155550078 \h </w:instrText>
      </w:r>
      <w:r w:rsidR="00644362">
        <w:instrText xml:space="preserve"> \* MERGEFORMAT </w:instrText>
      </w:r>
      <w:r w:rsidR="00644362" w:rsidRPr="007E7301">
        <w:fldChar w:fldCharType="separate"/>
      </w:r>
      <w:r w:rsidR="00542E67" w:rsidRPr="007E7301">
        <w:t>Table 1</w:t>
      </w:r>
      <w:r w:rsidR="00644362" w:rsidRPr="007E7301">
        <w:fldChar w:fldCharType="end"/>
      </w:r>
      <w:r w:rsidR="00F26168" w:rsidRPr="007E7301">
        <w:t>.</w:t>
      </w:r>
      <w:r w:rsidR="00644362" w:rsidRPr="007E7301">
        <w:t xml:space="preserve"> </w:t>
      </w:r>
      <w:r w:rsidR="00644362">
        <w:t>Th</w:t>
      </w:r>
      <w:r w:rsidR="000254A9">
        <w:t xml:space="preserve">e extrapolating </w:t>
      </w:r>
      <w:r w:rsidR="00644362">
        <w:t>results show slightly l</w:t>
      </w:r>
      <w:r w:rsidR="00644362" w:rsidRPr="007E7301">
        <w:t xml:space="preserve">arger variances </w:t>
      </w:r>
      <w:r w:rsidR="00644362">
        <w:t xml:space="preserve">compare to </w:t>
      </w:r>
      <w:r w:rsidR="00644362">
        <w:fldChar w:fldCharType="begin"/>
      </w:r>
      <w:r w:rsidR="00644362">
        <w:instrText xml:space="preserve"> REF _Ref155550828 \h  \* MERGEFORMAT </w:instrText>
      </w:r>
      <w:r w:rsidR="00644362">
        <w:fldChar w:fldCharType="separate"/>
      </w:r>
      <w:r w:rsidR="00542E67" w:rsidRPr="007E7301">
        <w:t>Figure 12</w:t>
      </w:r>
      <w:r w:rsidR="00644362">
        <w:fldChar w:fldCharType="end"/>
      </w:r>
      <w:r w:rsidR="00644362">
        <w:t xml:space="preserve">, because </w:t>
      </w:r>
      <w:r w:rsidR="00644362" w:rsidRPr="007E7301">
        <w:t>The idiosyncratic intra-year configurations will not be fully reproduced by the Ising parameters from a</w:t>
      </w:r>
      <w:r w:rsidR="00713C09">
        <w:t xml:space="preserve"> </w:t>
      </w:r>
      <w:r w:rsidR="00644362" w:rsidRPr="007E7301">
        <w:t xml:space="preserve">different year. However, the ice percentage and extent metrics have correctly predicted that Sept 2023 would experience the second lowest ice extent in history for our focus Arctic sea ice area. This shows that recycling the Ising parameters, even though far from perfect, can </w:t>
      </w:r>
      <w:r w:rsidR="0008730B">
        <w:t>provide</w:t>
      </w:r>
      <w:r w:rsidR="00644362" w:rsidRPr="007E7301">
        <w:t xml:space="preserve"> us</w:t>
      </w:r>
      <w:r w:rsidR="00F0706E">
        <w:t xml:space="preserve"> with</w:t>
      </w:r>
      <w:r w:rsidR="00644362" w:rsidRPr="007E7301">
        <w:t xml:space="preserve"> a lot of insights across different years.</w:t>
      </w:r>
      <w:r w:rsidR="00644362">
        <w:t xml:space="preserve"> </w:t>
      </w:r>
    </w:p>
    <w:p w14:paraId="0E302F1F" w14:textId="56B3D81C" w:rsidR="00644362" w:rsidRDefault="00644362" w:rsidP="00F26168">
      <w:r>
        <w:t xml:space="preserve">Also interesting is </w:t>
      </w:r>
      <w:r w:rsidR="00E13A71">
        <w:t>the effect of</w:t>
      </w:r>
      <w:r>
        <w:t xml:space="preserve"> </w:t>
      </w:r>
      <w:r w:rsidR="00E13A71">
        <w:t>introducing the</w:t>
      </w:r>
      <w:r>
        <w:t xml:space="preserve"> inertia </w:t>
      </w:r>
      <w:r w:rsidR="00E13A71">
        <w:t xml:space="preserve">factor </w:t>
      </w:r>
      <w:r w:rsidR="00E13A71" w:rsidRPr="007E7301">
        <w:rPr>
          <w:i/>
          <w:iCs/>
        </w:rPr>
        <w:t>I</w:t>
      </w:r>
      <w:r>
        <w:t xml:space="preserve">. </w:t>
      </w:r>
      <w:r w:rsidR="00E13A71">
        <w:t xml:space="preserve">For this, we have </w:t>
      </w:r>
      <w:r w:rsidR="00E13A71" w:rsidRPr="007E7301">
        <w:t xml:space="preserve">explored the vanilla Ising model without the inertia term; the corresponding simulation results significantly underperform the results with the inertia term in Section V. This demonstrates that the inertia term has significant strength toward sea ice modeling, </w:t>
      </w:r>
      <w:bookmarkStart w:id="422" w:name="_Hlk163510888"/>
      <w:r w:rsidR="00E13A71" w:rsidRPr="007E7301">
        <w:t>indicating that Arctic sea ice and water have a tendency to stay unchanged</w:t>
      </w:r>
      <w:bookmarkEnd w:id="422"/>
      <w:r w:rsidR="00E13A71" w:rsidRPr="007E7301">
        <w:t xml:space="preserve">. However, this does not mean that the inertia factor is a must-have; it </w:t>
      </w:r>
      <w:r w:rsidR="00402395" w:rsidRPr="007E7301">
        <w:t>could be</w:t>
      </w:r>
      <w:r w:rsidR="00E13A71" w:rsidRPr="007E7301">
        <w:t xml:space="preserve"> possible to improve the Ising model performance via other routes</w:t>
      </w:r>
      <w:r w:rsidR="00F01741" w:rsidRPr="007E7301">
        <w:t>,</w:t>
      </w:r>
      <w:r w:rsidR="00E13A71" w:rsidRPr="007E7301">
        <w:t xml:space="preserve"> e.g. </w:t>
      </w:r>
      <w:r w:rsidR="00F01741" w:rsidRPr="007E7301">
        <w:t xml:space="preserve">further </w:t>
      </w:r>
      <w:r w:rsidR="00E13A71" w:rsidRPr="007E7301">
        <w:t>enrich</w:t>
      </w:r>
      <w:r w:rsidR="00611C6A" w:rsidRPr="007E7301">
        <w:t>ing</w:t>
      </w:r>
      <w:r w:rsidR="00E13A71" w:rsidRPr="007E7301">
        <w:t xml:space="preserve"> the functional forms of</w:t>
      </w:r>
      <w:r w:rsidR="00F01741" w:rsidRPr="007E7301">
        <w:t xml:space="preserve"> the</w:t>
      </w:r>
      <w:r w:rsidR="00E13A71" w:rsidRPr="007E7301">
        <w:t xml:space="preserve"> </w:t>
      </w:r>
      <w:r w:rsidR="00F01741" w:rsidRPr="007E7301">
        <w:t xml:space="preserve">external force </w:t>
      </w:r>
      <w:r w:rsidR="00E13A71" w:rsidRPr="007E7301">
        <w:rPr>
          <w:i/>
          <w:iCs/>
        </w:rPr>
        <w:t>B</w:t>
      </w:r>
      <w:r w:rsidR="00E13A71" w:rsidRPr="007E7301">
        <w:t xml:space="preserve">, which is out of scope </w:t>
      </w:r>
      <w:r w:rsidR="008575A1" w:rsidRPr="007E7301">
        <w:t>of this</w:t>
      </w:r>
      <w:r w:rsidR="00E13A71" w:rsidRPr="007E7301">
        <w:t xml:space="preserve"> paper</w:t>
      </w:r>
      <w:r w:rsidR="00F01741" w:rsidRPr="007E7301">
        <w:t>.</w:t>
      </w:r>
    </w:p>
    <w:p w14:paraId="192A6E8A" w14:textId="0A7325EA" w:rsidR="00A24B76" w:rsidRDefault="00644362">
      <w:r>
        <w:t>Details of</w:t>
      </w:r>
      <w:r w:rsidR="00BE3B21">
        <w:t xml:space="preserve"> the</w:t>
      </w:r>
      <w:r>
        <w:t xml:space="preserve"> above analys</w:t>
      </w:r>
      <w:r w:rsidR="00B71859">
        <w:t xml:space="preserve">es </w:t>
      </w:r>
      <w:r>
        <w:t>are not included due to the length constraints of the paper, but will be provided upon reasonable request.</w:t>
      </w:r>
    </w:p>
    <w:p w14:paraId="1E56F90B" w14:textId="77777777" w:rsidR="008D772E" w:rsidRPr="00A24B76" w:rsidRDefault="008D772E" w:rsidP="007E7301"/>
    <w:p w14:paraId="2729F0F7" w14:textId="59A57C7C" w:rsidR="0040504D" w:rsidRPr="00961214" w:rsidRDefault="0040504D" w:rsidP="00961214">
      <w:pPr>
        <w:pStyle w:val="Heading2"/>
        <w:numPr>
          <w:ilvl w:val="0"/>
          <w:numId w:val="36"/>
        </w:numPr>
        <w:jc w:val="both"/>
      </w:pPr>
      <w:r w:rsidRPr="00961214">
        <w:t>Will a “Blue Ocean Event” happen? If so, when will it be?</w:t>
      </w:r>
      <w:bookmarkEnd w:id="421"/>
    </w:p>
    <w:p w14:paraId="0F0E07F4" w14:textId="699EC8C4" w:rsidR="0040504D" w:rsidRDefault="00724EB9" w:rsidP="0040504D">
      <w:pPr>
        <w:jc w:val="both"/>
      </w:pPr>
      <w:r>
        <w:t>Arctic sea ice extent in September 2023 was near the historic minimum achieved in 2012</w:t>
      </w:r>
      <w:r w:rsidR="0040504D">
        <w:t xml:space="preserve">. As the Arctic sea ice continues to shrink, will a “Blue Ocean Event” happen, i.e., will we see an “ice-free” Arctic Ocean? Some research predicts that this can happen in the 2030s </w:t>
      </w:r>
      <w:sdt>
        <w:sdtPr>
          <w:id w:val="-781189220"/>
          <w:citation/>
        </w:sdtPr>
        <w:sdtContent>
          <w:r w:rsidR="0040504D">
            <w:fldChar w:fldCharType="begin"/>
          </w:r>
          <w:r w:rsidR="0043548F">
            <w:rPr>
              <w:color w:val="000000"/>
              <w:vertAlign w:val="superscript"/>
            </w:rPr>
            <w:instrText xml:space="preserve">CITATION Kim23 \l 1033 </w:instrText>
          </w:r>
          <w:r w:rsidR="0040504D">
            <w:fldChar w:fldCharType="separate"/>
          </w:r>
          <w:r w:rsidR="00515E06" w:rsidRPr="00515E06">
            <w:rPr>
              <w:noProof/>
              <w:color w:val="000000"/>
            </w:rPr>
            <w:t>[48]</w:t>
          </w:r>
          <w:r w:rsidR="0040504D">
            <w:fldChar w:fldCharType="end"/>
          </w:r>
        </w:sdtContent>
      </w:sdt>
      <w:r w:rsidR="0040504D">
        <w:t xml:space="preserve">. </w:t>
      </w:r>
    </w:p>
    <w:p w14:paraId="2853D56A" w14:textId="7D00A96F"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r w:rsidR="00542E67" w:rsidRPr="007E7301">
        <w:t>Table 1</w:t>
      </w:r>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r w:rsidR="00542E67" w:rsidRPr="007E7301">
        <w:t>Table 2</w:t>
      </w:r>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actual environmental factors in climate change modeling, the IM framework may prove its strength in offering the “Ising </w:t>
      </w:r>
      <w:r w:rsidR="00205D21">
        <w:t>m</w:t>
      </w:r>
      <w:r>
        <w:t xml:space="preserve">odel Prediction” to answer the “Blue Ocean Event” question. </w:t>
      </w:r>
    </w:p>
    <w:p w14:paraId="349C2330" w14:textId="77777777" w:rsidR="0040504D" w:rsidRPr="00B820C2" w:rsidRDefault="0040504D" w:rsidP="0040504D">
      <w:pPr>
        <w:jc w:val="both"/>
      </w:pPr>
    </w:p>
    <w:p w14:paraId="64FEAFEB" w14:textId="1D70F3D3" w:rsidR="0040504D" w:rsidRPr="00961214" w:rsidRDefault="0040504D" w:rsidP="00961214">
      <w:pPr>
        <w:pStyle w:val="Heading2"/>
        <w:numPr>
          <w:ilvl w:val="0"/>
          <w:numId w:val="36"/>
        </w:numPr>
        <w:jc w:val="both"/>
      </w:pPr>
      <w:bookmarkStart w:id="423" w:name="_Toc155644321"/>
      <w:r w:rsidRPr="00961214">
        <w:t xml:space="preserve">Quantum Ising </w:t>
      </w:r>
      <w:r w:rsidR="00205D21">
        <w:t>m</w:t>
      </w:r>
      <w:r w:rsidRPr="00961214">
        <w:t>odel</w:t>
      </w:r>
      <w:bookmarkEnd w:id="423"/>
    </w:p>
    <w:p w14:paraId="19AFAF27" w14:textId="1C97BB29" w:rsidR="0040504D" w:rsidRDefault="0040504D" w:rsidP="0040504D">
      <w:pPr>
        <w:jc w:val="both"/>
      </w:pPr>
      <w:r>
        <w:t>Our study sets the stage for future Ising model research on sea ice evolution. Methodologically, we generalize the classical Ising model with continuous spin values to incorporate varying ice/water percentages across the Ising lattice. A</w:t>
      </w:r>
      <w:r w:rsidR="00F8216B">
        <w:t>nother possible but</w:t>
      </w:r>
      <w:r>
        <w:t xml:space="preserve"> more complicated idea to be explored in future research is the </w:t>
      </w:r>
      <w:r w:rsidR="00F569FC">
        <w:t>q</w:t>
      </w:r>
      <w:r>
        <w:t xml:space="preserve">uantum Ising </w:t>
      </w:r>
      <w:r w:rsidR="00F569FC">
        <w:t>m</w:t>
      </w:r>
      <w:r>
        <w:t xml:space="preserve">odel (QIM), or the so-called </w:t>
      </w:r>
      <w:r w:rsidR="00F569FC">
        <w:t>t</w:t>
      </w:r>
      <w:r>
        <w:t xml:space="preserve">ransverse </w:t>
      </w:r>
      <w:r w:rsidR="00F569FC">
        <w:t>f</w:t>
      </w:r>
      <w:r>
        <w:t xml:space="preserve">ield Ising </w:t>
      </w:r>
      <w:r w:rsidR="00F569FC">
        <w:t>m</w:t>
      </w:r>
      <w:r>
        <w:t xml:space="preserve">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515E06" w:rsidRPr="00515E06">
            <w:rPr>
              <w:noProof/>
              <w:color w:val="000000"/>
            </w:rPr>
            <w:t>[50]</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515E06">
            <w:rPr>
              <w:noProof/>
              <w:color w:val="000000"/>
              <w:vertAlign w:val="superscript"/>
            </w:rPr>
            <w:t xml:space="preserve"> </w:t>
          </w:r>
          <w:r w:rsidR="00515E06" w:rsidRPr="00515E06">
            <w:rPr>
              <w:noProof/>
              <w:color w:val="000000"/>
            </w:rPr>
            <w:lastRenderedPageBreak/>
            <w:t>[51]</w:t>
          </w:r>
          <w:r>
            <w:fldChar w:fldCharType="end"/>
          </w:r>
        </w:sdtContent>
      </w:sdt>
      <w:r>
        <w:t xml:space="preserve">. With quantum computers, the continuous spin values can be naturally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515E06" w:rsidRPr="00515E06">
            <w:rPr>
              <w:noProof/>
              <w:color w:val="000000"/>
            </w:rPr>
            <w:t>[52]</w:t>
          </w:r>
          <w:r>
            <w:fldChar w:fldCharType="end"/>
          </w:r>
        </w:sdtContent>
      </w:sdt>
      <w:r>
        <w:t xml:space="preserve">. Large quantum computers are inaccessible for personal usage currently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515E06" w:rsidRPr="00515E06">
            <w:rPr>
              <w:noProof/>
              <w:color w:val="000000"/>
            </w:rPr>
            <w:t>[53]</w:t>
          </w:r>
          <w:r>
            <w:fldChar w:fldCharType="end"/>
          </w:r>
        </w:sdtContent>
      </w:sdt>
      <w:r>
        <w:t>; but once they are reachable, 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424" w:name="_Toc143414195"/>
          <w:bookmarkStart w:id="425" w:name="_Toc155644322"/>
          <w:r>
            <w:t>Acknowledgements</w:t>
          </w:r>
          <w:bookmarkEnd w:id="424"/>
          <w:bookmarkEnd w:id="425"/>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47720C6D"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31"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used in this paper can also be provided from the corresponding author upon reasonable request.</w:t>
          </w:r>
          <w:r w:rsidR="0040504D">
            <w:br w:type="page"/>
          </w:r>
        </w:p>
        <w:sdt>
          <w:sdtPr>
            <w:rPr>
              <w:rFonts w:eastAsiaTheme="minorHAnsi" w:cstheme="minorBidi"/>
              <w:b w:val="0"/>
              <w:szCs w:val="22"/>
            </w:rPr>
            <w:id w:val="526454116"/>
            <w:docPartObj>
              <w:docPartGallery w:val="Bibliographies"/>
              <w:docPartUnique/>
            </w:docPartObj>
          </w:sdtPr>
          <w:sdtContent>
            <w:p w14:paraId="3BF15EFF" w14:textId="2463473D" w:rsidR="000C4597" w:rsidRPr="00BE74EF" w:rsidRDefault="000C4597" w:rsidP="000C4597">
              <w:pPr>
                <w:pStyle w:val="Heading1"/>
                <w:numPr>
                  <w:ilvl w:val="0"/>
                  <w:numId w:val="0"/>
                </w:numPr>
              </w:pPr>
              <w:r w:rsidRPr="00BE74EF">
                <w:t>References</w:t>
              </w:r>
            </w:p>
            <w:sdt>
              <w:sdtPr>
                <w:rPr>
                  <w:szCs w:val="24"/>
                </w:rPr>
                <w:id w:val="-573587230"/>
                <w:bibliography/>
              </w:sdtPr>
              <w:sdtContent>
                <w:p w14:paraId="0F697A23" w14:textId="77777777" w:rsidR="00515E06" w:rsidRDefault="000C4597">
                  <w:pPr>
                    <w:rPr>
                      <w:rFonts w:asciiTheme="majorHAnsi" w:hAnsiTheme="majorHAnsi"/>
                      <w:noProof/>
                      <w:sz w:val="22"/>
                    </w:rPr>
                  </w:pPr>
                  <w:r w:rsidRPr="00BE74EF">
                    <w:rPr>
                      <w:szCs w:val="24"/>
                    </w:rPr>
                    <w:fldChar w:fldCharType="begin"/>
                  </w:r>
                  <w:r w:rsidRPr="00BE74EF">
                    <w:rPr>
                      <w:szCs w:val="24"/>
                    </w:rPr>
                    <w:instrText xml:space="preserve"> BIBLIOGRAPHY </w:instrText>
                  </w:r>
                  <w:r w:rsidRPr="00BE74EF">
                    <w:rPr>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9386"/>
                  </w:tblGrid>
                  <w:tr w:rsidR="00515E06" w14:paraId="2CB8C079" w14:textId="77777777">
                    <w:trPr>
                      <w:divId w:val="319776572"/>
                      <w:tblCellSpacing w:w="15" w:type="dxa"/>
                    </w:trPr>
                    <w:tc>
                      <w:tcPr>
                        <w:tcW w:w="50" w:type="pct"/>
                        <w:hideMark/>
                      </w:tcPr>
                      <w:p w14:paraId="1DCCD49E" w14:textId="35C2DB72" w:rsidR="00515E06" w:rsidRDefault="00515E06">
                        <w:pPr>
                          <w:pStyle w:val="Bibliography"/>
                          <w:rPr>
                            <w:noProof/>
                            <w:szCs w:val="24"/>
                          </w:rPr>
                        </w:pPr>
                        <w:r>
                          <w:rPr>
                            <w:noProof/>
                          </w:rPr>
                          <w:t xml:space="preserve">[1] </w:t>
                        </w:r>
                      </w:p>
                    </w:tc>
                    <w:tc>
                      <w:tcPr>
                        <w:tcW w:w="0" w:type="auto"/>
                        <w:hideMark/>
                      </w:tcPr>
                      <w:p w14:paraId="5605847E" w14:textId="77777777" w:rsidR="00515E06" w:rsidRDefault="00515E06">
                        <w:pPr>
                          <w:pStyle w:val="Bibliography"/>
                          <w:rPr>
                            <w:noProof/>
                          </w:rPr>
                        </w:pPr>
                        <w:r>
                          <w:rPr>
                            <w:noProof/>
                          </w:rPr>
                          <w:t>NOAA National Centers for Environmental Information, "Climate.gov," Januray 2024. [Online]. Available: https://www.climate.gov/news-features/featured-images/2023-was-warmest-year-modern-temperature-record#:~:text=The%20year%202023%20was%20the,decade%20(2014%E2%80%932023).</w:t>
                        </w:r>
                      </w:p>
                    </w:tc>
                  </w:tr>
                  <w:tr w:rsidR="00515E06" w14:paraId="7F74CF49" w14:textId="77777777">
                    <w:trPr>
                      <w:divId w:val="319776572"/>
                      <w:tblCellSpacing w:w="15" w:type="dxa"/>
                    </w:trPr>
                    <w:tc>
                      <w:tcPr>
                        <w:tcW w:w="50" w:type="pct"/>
                        <w:hideMark/>
                      </w:tcPr>
                      <w:p w14:paraId="46BCAE9C" w14:textId="77777777" w:rsidR="00515E06" w:rsidRDefault="00515E06">
                        <w:pPr>
                          <w:pStyle w:val="Bibliography"/>
                          <w:rPr>
                            <w:noProof/>
                          </w:rPr>
                        </w:pPr>
                        <w:r>
                          <w:rPr>
                            <w:noProof/>
                          </w:rPr>
                          <w:t xml:space="preserve">[2] </w:t>
                        </w:r>
                      </w:p>
                    </w:tc>
                    <w:tc>
                      <w:tcPr>
                        <w:tcW w:w="0" w:type="auto"/>
                        <w:hideMark/>
                      </w:tcPr>
                      <w:p w14:paraId="4F83698B" w14:textId="77777777" w:rsidR="00515E06" w:rsidRDefault="00515E06">
                        <w:pPr>
                          <w:pStyle w:val="Bibliography"/>
                          <w:rPr>
                            <w:noProof/>
                          </w:rPr>
                        </w:pPr>
                        <w:r>
                          <w:rPr>
                            <w:noProof/>
                          </w:rPr>
                          <w:t xml:space="preserve">G. S. Sylvester and H. van Beijeren, "Phase Transitions for Continous-Spin Ising Ferromagnets," </w:t>
                        </w:r>
                        <w:r>
                          <w:rPr>
                            <w:i/>
                            <w:iCs/>
                            <w:noProof/>
                          </w:rPr>
                          <w:t xml:space="preserve">Journal of Functional Analysis, </w:t>
                        </w:r>
                        <w:r>
                          <w:rPr>
                            <w:noProof/>
                          </w:rPr>
                          <w:t xml:space="preserve">vol. 28, pp. 145-167, 1978. </w:t>
                        </w:r>
                      </w:p>
                    </w:tc>
                  </w:tr>
                  <w:tr w:rsidR="00515E06" w14:paraId="1E59A155" w14:textId="77777777">
                    <w:trPr>
                      <w:divId w:val="319776572"/>
                      <w:tblCellSpacing w:w="15" w:type="dxa"/>
                    </w:trPr>
                    <w:tc>
                      <w:tcPr>
                        <w:tcW w:w="50" w:type="pct"/>
                        <w:hideMark/>
                      </w:tcPr>
                      <w:p w14:paraId="3F4122E6" w14:textId="77777777" w:rsidR="00515E06" w:rsidRDefault="00515E06">
                        <w:pPr>
                          <w:pStyle w:val="Bibliography"/>
                          <w:rPr>
                            <w:noProof/>
                          </w:rPr>
                        </w:pPr>
                        <w:r>
                          <w:rPr>
                            <w:noProof/>
                          </w:rPr>
                          <w:t xml:space="preserve">[3] </w:t>
                        </w:r>
                      </w:p>
                    </w:tc>
                    <w:tc>
                      <w:tcPr>
                        <w:tcW w:w="0" w:type="auto"/>
                        <w:hideMark/>
                      </w:tcPr>
                      <w:p w14:paraId="40E4A34D" w14:textId="77777777" w:rsidR="00515E06" w:rsidRDefault="00515E06">
                        <w:pPr>
                          <w:pStyle w:val="Bibliography"/>
                          <w:rPr>
                            <w:noProof/>
                          </w:rPr>
                        </w:pPr>
                        <w:r>
                          <w:rPr>
                            <w:noProof/>
                          </w:rPr>
                          <w:t xml:space="preserve">E. Bayong and H. T. Diep, "Effect of long-range interactions on the critical behavior of the continuous Ising model," </w:t>
                        </w:r>
                        <w:r>
                          <w:rPr>
                            <w:i/>
                            <w:iCs/>
                            <w:noProof/>
                          </w:rPr>
                          <w:t xml:space="preserve">Physical Review B, </w:t>
                        </w:r>
                        <w:r>
                          <w:rPr>
                            <w:noProof/>
                          </w:rPr>
                          <w:t xml:space="preserve">vol. 59, no. 18, p. 11919, 1999. </w:t>
                        </w:r>
                      </w:p>
                    </w:tc>
                  </w:tr>
                  <w:tr w:rsidR="00515E06" w14:paraId="673F034D" w14:textId="77777777">
                    <w:trPr>
                      <w:divId w:val="319776572"/>
                      <w:tblCellSpacing w:w="15" w:type="dxa"/>
                    </w:trPr>
                    <w:tc>
                      <w:tcPr>
                        <w:tcW w:w="50" w:type="pct"/>
                        <w:hideMark/>
                      </w:tcPr>
                      <w:p w14:paraId="6F8F03FB" w14:textId="77777777" w:rsidR="00515E06" w:rsidRDefault="00515E06">
                        <w:pPr>
                          <w:pStyle w:val="Bibliography"/>
                          <w:rPr>
                            <w:noProof/>
                          </w:rPr>
                        </w:pPr>
                        <w:r>
                          <w:rPr>
                            <w:noProof/>
                          </w:rPr>
                          <w:t xml:space="preserve">[4] </w:t>
                        </w:r>
                      </w:p>
                    </w:tc>
                    <w:tc>
                      <w:tcPr>
                        <w:tcW w:w="0" w:type="auto"/>
                        <w:hideMark/>
                      </w:tcPr>
                      <w:p w14:paraId="5C98A6AC" w14:textId="77777777" w:rsidR="00515E06" w:rsidRDefault="00515E06">
                        <w:pPr>
                          <w:pStyle w:val="Bibliography"/>
                          <w:rPr>
                            <w:noProof/>
                          </w:rPr>
                        </w:pPr>
                        <w:r>
                          <w:rPr>
                            <w:noProof/>
                          </w:rPr>
                          <w:t xml:space="preserve">N. Metropolis, A. W. Rosenbluth, M. N. Rosenbluth, A. H. Teller and E. Teller, "Equation of State Calculations by Fast Computing Machines," </w:t>
                        </w:r>
                        <w:r>
                          <w:rPr>
                            <w:i/>
                            <w:iCs/>
                            <w:noProof/>
                          </w:rPr>
                          <w:t xml:space="preserve">J. Chem Phys, </w:t>
                        </w:r>
                        <w:r>
                          <w:rPr>
                            <w:noProof/>
                          </w:rPr>
                          <w:t xml:space="preserve">vol. 21, no. 6, p. 1087, 1953. </w:t>
                        </w:r>
                      </w:p>
                    </w:tc>
                  </w:tr>
                  <w:tr w:rsidR="00515E06" w14:paraId="72797411" w14:textId="77777777">
                    <w:trPr>
                      <w:divId w:val="319776572"/>
                      <w:tblCellSpacing w:w="15" w:type="dxa"/>
                    </w:trPr>
                    <w:tc>
                      <w:tcPr>
                        <w:tcW w:w="50" w:type="pct"/>
                        <w:hideMark/>
                      </w:tcPr>
                      <w:p w14:paraId="776E939C" w14:textId="77777777" w:rsidR="00515E06" w:rsidRDefault="00515E06">
                        <w:pPr>
                          <w:pStyle w:val="Bibliography"/>
                          <w:rPr>
                            <w:noProof/>
                          </w:rPr>
                        </w:pPr>
                        <w:r>
                          <w:rPr>
                            <w:noProof/>
                          </w:rPr>
                          <w:t xml:space="preserve">[5] </w:t>
                        </w:r>
                      </w:p>
                    </w:tc>
                    <w:tc>
                      <w:tcPr>
                        <w:tcW w:w="0" w:type="auto"/>
                        <w:hideMark/>
                      </w:tcPr>
                      <w:p w14:paraId="6821C46D" w14:textId="77777777" w:rsidR="00515E06" w:rsidRDefault="00515E06">
                        <w:pPr>
                          <w:pStyle w:val="Bibliography"/>
                          <w:rPr>
                            <w:noProof/>
                          </w:rPr>
                        </w:pPr>
                        <w:r>
                          <w:rPr>
                            <w:noProof/>
                          </w:rPr>
                          <w:t>W. Meiser, J. Steward, H. Wilcox, M. Hardman and D. Scott, "Near-Real-Time DMSP SSMIS Daily Polar Gridded Sea Ice Concentrations, Version 2," NASA National Snow and Ice Data Center Distributed Active Archive Center, Boulder, Colorado USA, 2023.</w:t>
                        </w:r>
                      </w:p>
                    </w:tc>
                  </w:tr>
                  <w:tr w:rsidR="00515E06" w14:paraId="79B939CC" w14:textId="77777777">
                    <w:trPr>
                      <w:divId w:val="319776572"/>
                      <w:tblCellSpacing w:w="15" w:type="dxa"/>
                    </w:trPr>
                    <w:tc>
                      <w:tcPr>
                        <w:tcW w:w="50" w:type="pct"/>
                        <w:hideMark/>
                      </w:tcPr>
                      <w:p w14:paraId="3866B4A6" w14:textId="77777777" w:rsidR="00515E06" w:rsidRDefault="00515E06">
                        <w:pPr>
                          <w:pStyle w:val="Bibliography"/>
                          <w:rPr>
                            <w:noProof/>
                          </w:rPr>
                        </w:pPr>
                        <w:r>
                          <w:rPr>
                            <w:noProof/>
                          </w:rPr>
                          <w:t xml:space="preserve">[6] </w:t>
                        </w:r>
                      </w:p>
                    </w:tc>
                    <w:tc>
                      <w:tcPr>
                        <w:tcW w:w="0" w:type="auto"/>
                        <w:hideMark/>
                      </w:tcPr>
                      <w:p w14:paraId="572D238A" w14:textId="77777777" w:rsidR="00515E06" w:rsidRDefault="00515E06">
                        <w:pPr>
                          <w:pStyle w:val="Bibliography"/>
                          <w:rPr>
                            <w:noProof/>
                          </w:rPr>
                        </w:pPr>
                        <w:r>
                          <w:rPr>
                            <w:noProof/>
                          </w:rPr>
                          <w:t xml:space="preserve">E. Ising, "Beitrag zur Theorie des Ferromagnetismus," </w:t>
                        </w:r>
                        <w:r>
                          <w:rPr>
                            <w:i/>
                            <w:iCs/>
                            <w:noProof/>
                          </w:rPr>
                          <w:t xml:space="preserve">Z. Phys, </w:t>
                        </w:r>
                        <w:r>
                          <w:rPr>
                            <w:noProof/>
                          </w:rPr>
                          <w:t xml:space="preserve">vol. 31, no. 1, p. 2530258, 1925. </w:t>
                        </w:r>
                      </w:p>
                    </w:tc>
                  </w:tr>
                  <w:tr w:rsidR="00515E06" w14:paraId="1FAA4058" w14:textId="77777777">
                    <w:trPr>
                      <w:divId w:val="319776572"/>
                      <w:tblCellSpacing w:w="15" w:type="dxa"/>
                    </w:trPr>
                    <w:tc>
                      <w:tcPr>
                        <w:tcW w:w="50" w:type="pct"/>
                        <w:hideMark/>
                      </w:tcPr>
                      <w:p w14:paraId="51EB510D" w14:textId="77777777" w:rsidR="00515E06" w:rsidRDefault="00515E06">
                        <w:pPr>
                          <w:pStyle w:val="Bibliography"/>
                          <w:rPr>
                            <w:noProof/>
                          </w:rPr>
                        </w:pPr>
                        <w:r>
                          <w:rPr>
                            <w:noProof/>
                          </w:rPr>
                          <w:t xml:space="preserve">[7] </w:t>
                        </w:r>
                      </w:p>
                    </w:tc>
                    <w:tc>
                      <w:tcPr>
                        <w:tcW w:w="0" w:type="auto"/>
                        <w:hideMark/>
                      </w:tcPr>
                      <w:p w14:paraId="4B9148FF" w14:textId="77777777" w:rsidR="00515E06" w:rsidRDefault="00515E06">
                        <w:pPr>
                          <w:pStyle w:val="Bibliography"/>
                          <w:rPr>
                            <w:noProof/>
                          </w:rPr>
                        </w:pPr>
                        <w:r>
                          <w:rPr>
                            <w:noProof/>
                          </w:rPr>
                          <w:t xml:space="preserve">E. Ising, Contribution to the Theory of Ferromagnetism, 1924. </w:t>
                        </w:r>
                      </w:p>
                    </w:tc>
                  </w:tr>
                  <w:tr w:rsidR="00515E06" w14:paraId="0F7A8B47" w14:textId="77777777">
                    <w:trPr>
                      <w:divId w:val="319776572"/>
                      <w:tblCellSpacing w:w="15" w:type="dxa"/>
                    </w:trPr>
                    <w:tc>
                      <w:tcPr>
                        <w:tcW w:w="50" w:type="pct"/>
                        <w:hideMark/>
                      </w:tcPr>
                      <w:p w14:paraId="61734469" w14:textId="77777777" w:rsidR="00515E06" w:rsidRDefault="00515E06">
                        <w:pPr>
                          <w:pStyle w:val="Bibliography"/>
                          <w:rPr>
                            <w:noProof/>
                          </w:rPr>
                        </w:pPr>
                        <w:r>
                          <w:rPr>
                            <w:noProof/>
                          </w:rPr>
                          <w:t xml:space="preserve">[8] </w:t>
                        </w:r>
                      </w:p>
                    </w:tc>
                    <w:tc>
                      <w:tcPr>
                        <w:tcW w:w="0" w:type="auto"/>
                        <w:hideMark/>
                      </w:tcPr>
                      <w:p w14:paraId="1E14652F" w14:textId="77777777" w:rsidR="00515E06" w:rsidRDefault="00515E06">
                        <w:pPr>
                          <w:pStyle w:val="Bibliography"/>
                          <w:rPr>
                            <w:noProof/>
                          </w:rPr>
                        </w:pPr>
                        <w:r>
                          <w:rPr>
                            <w:noProof/>
                          </w:rPr>
                          <w:t xml:space="preserve">S. G. Brush, "History of the Lenz-Ising model," </w:t>
                        </w:r>
                        <w:r>
                          <w:rPr>
                            <w:i/>
                            <w:iCs/>
                            <w:noProof/>
                          </w:rPr>
                          <w:t xml:space="preserve">Review of Modern Physics, </w:t>
                        </w:r>
                        <w:r>
                          <w:rPr>
                            <w:noProof/>
                          </w:rPr>
                          <w:t xml:space="preserve">vol. 39, no. 4, p. 883, 1967. </w:t>
                        </w:r>
                      </w:p>
                    </w:tc>
                  </w:tr>
                  <w:tr w:rsidR="00515E06" w14:paraId="1C3A7C74" w14:textId="77777777">
                    <w:trPr>
                      <w:divId w:val="319776572"/>
                      <w:tblCellSpacing w:w="15" w:type="dxa"/>
                    </w:trPr>
                    <w:tc>
                      <w:tcPr>
                        <w:tcW w:w="50" w:type="pct"/>
                        <w:hideMark/>
                      </w:tcPr>
                      <w:p w14:paraId="6B3DD60B" w14:textId="77777777" w:rsidR="00515E06" w:rsidRDefault="00515E06">
                        <w:pPr>
                          <w:pStyle w:val="Bibliography"/>
                          <w:rPr>
                            <w:noProof/>
                          </w:rPr>
                        </w:pPr>
                        <w:r>
                          <w:rPr>
                            <w:noProof/>
                          </w:rPr>
                          <w:t xml:space="preserve">[9] </w:t>
                        </w:r>
                      </w:p>
                    </w:tc>
                    <w:tc>
                      <w:tcPr>
                        <w:tcW w:w="0" w:type="auto"/>
                        <w:hideMark/>
                      </w:tcPr>
                      <w:p w14:paraId="3E494720" w14:textId="77777777" w:rsidR="00515E06" w:rsidRDefault="00515E06">
                        <w:pPr>
                          <w:pStyle w:val="Bibliography"/>
                          <w:rPr>
                            <w:noProof/>
                          </w:rPr>
                        </w:pPr>
                        <w:r>
                          <w:rPr>
                            <w:noProof/>
                          </w:rPr>
                          <w:t xml:space="preserve">L. Onsager, "Crystal statistics. I. A two-dimensional model with an order-disorder transition," </w:t>
                        </w:r>
                        <w:r>
                          <w:rPr>
                            <w:i/>
                            <w:iCs/>
                            <w:noProof/>
                          </w:rPr>
                          <w:t xml:space="preserve">Physical Review, </w:t>
                        </w:r>
                        <w:r>
                          <w:rPr>
                            <w:noProof/>
                          </w:rPr>
                          <w:t xml:space="preserve">vol. 65, no. 3-4, pp. 117-149, 1944. </w:t>
                        </w:r>
                      </w:p>
                    </w:tc>
                  </w:tr>
                  <w:tr w:rsidR="00515E06" w14:paraId="60F5865E" w14:textId="77777777">
                    <w:trPr>
                      <w:divId w:val="319776572"/>
                      <w:tblCellSpacing w:w="15" w:type="dxa"/>
                    </w:trPr>
                    <w:tc>
                      <w:tcPr>
                        <w:tcW w:w="50" w:type="pct"/>
                        <w:hideMark/>
                      </w:tcPr>
                      <w:p w14:paraId="0AC54237" w14:textId="77777777" w:rsidR="00515E06" w:rsidRDefault="00515E06">
                        <w:pPr>
                          <w:pStyle w:val="Bibliography"/>
                          <w:rPr>
                            <w:noProof/>
                          </w:rPr>
                        </w:pPr>
                        <w:r>
                          <w:rPr>
                            <w:noProof/>
                          </w:rPr>
                          <w:t xml:space="preserve">[10] </w:t>
                        </w:r>
                      </w:p>
                    </w:tc>
                    <w:tc>
                      <w:tcPr>
                        <w:tcW w:w="0" w:type="auto"/>
                        <w:hideMark/>
                      </w:tcPr>
                      <w:p w14:paraId="4C89E3D0" w14:textId="77777777" w:rsidR="00515E06" w:rsidRDefault="00515E06">
                        <w:pPr>
                          <w:pStyle w:val="Bibliography"/>
                          <w:rPr>
                            <w:noProof/>
                          </w:rPr>
                        </w:pPr>
                        <w:r>
                          <w:rPr>
                            <w:noProof/>
                          </w:rPr>
                          <w:t xml:space="preserve">H. A. Kramers and G. H. Wannier, "Statistics of the Two-Dimensional Ferromagnet. Part I," </w:t>
                        </w:r>
                        <w:r>
                          <w:rPr>
                            <w:i/>
                            <w:iCs/>
                            <w:noProof/>
                          </w:rPr>
                          <w:t xml:space="preserve">Physical Review, </w:t>
                        </w:r>
                        <w:r>
                          <w:rPr>
                            <w:noProof/>
                          </w:rPr>
                          <w:t xml:space="preserve">vol. 60, no. 3, pp. 252-262, 1941. </w:t>
                        </w:r>
                      </w:p>
                    </w:tc>
                  </w:tr>
                  <w:tr w:rsidR="00515E06" w14:paraId="17B3CC95" w14:textId="77777777">
                    <w:trPr>
                      <w:divId w:val="319776572"/>
                      <w:tblCellSpacing w:w="15" w:type="dxa"/>
                    </w:trPr>
                    <w:tc>
                      <w:tcPr>
                        <w:tcW w:w="50" w:type="pct"/>
                        <w:hideMark/>
                      </w:tcPr>
                      <w:p w14:paraId="46309BE4" w14:textId="77777777" w:rsidR="00515E06" w:rsidRDefault="00515E06">
                        <w:pPr>
                          <w:pStyle w:val="Bibliography"/>
                          <w:rPr>
                            <w:noProof/>
                          </w:rPr>
                        </w:pPr>
                        <w:r>
                          <w:rPr>
                            <w:noProof/>
                          </w:rPr>
                          <w:t xml:space="preserve">[11] </w:t>
                        </w:r>
                      </w:p>
                    </w:tc>
                    <w:tc>
                      <w:tcPr>
                        <w:tcW w:w="0" w:type="auto"/>
                        <w:hideMark/>
                      </w:tcPr>
                      <w:p w14:paraId="51D94834" w14:textId="77777777" w:rsidR="00515E06" w:rsidRDefault="00515E06">
                        <w:pPr>
                          <w:pStyle w:val="Bibliography"/>
                          <w:rPr>
                            <w:noProof/>
                          </w:rPr>
                        </w:pPr>
                        <w:r>
                          <w:rPr>
                            <w:noProof/>
                          </w:rPr>
                          <w:t xml:space="preserve">H. A. Kramers and G. H. Wannier, "Statistics of the Two-Dimensional Ferromagnet. Part II," </w:t>
                        </w:r>
                        <w:r>
                          <w:rPr>
                            <w:i/>
                            <w:iCs/>
                            <w:noProof/>
                          </w:rPr>
                          <w:t xml:space="preserve">Physical Review, </w:t>
                        </w:r>
                        <w:r>
                          <w:rPr>
                            <w:noProof/>
                          </w:rPr>
                          <w:t xml:space="preserve">vol. 60, no. 3, pp. 263-176, 1941. </w:t>
                        </w:r>
                      </w:p>
                    </w:tc>
                  </w:tr>
                  <w:tr w:rsidR="00515E06" w14:paraId="402AB2D9" w14:textId="77777777">
                    <w:trPr>
                      <w:divId w:val="319776572"/>
                      <w:tblCellSpacing w:w="15" w:type="dxa"/>
                    </w:trPr>
                    <w:tc>
                      <w:tcPr>
                        <w:tcW w:w="50" w:type="pct"/>
                        <w:hideMark/>
                      </w:tcPr>
                      <w:p w14:paraId="67BC33DD" w14:textId="77777777" w:rsidR="00515E06" w:rsidRDefault="00515E06">
                        <w:pPr>
                          <w:pStyle w:val="Bibliography"/>
                          <w:rPr>
                            <w:noProof/>
                          </w:rPr>
                        </w:pPr>
                        <w:r>
                          <w:rPr>
                            <w:noProof/>
                          </w:rPr>
                          <w:t xml:space="preserve">[12] </w:t>
                        </w:r>
                      </w:p>
                    </w:tc>
                    <w:tc>
                      <w:tcPr>
                        <w:tcW w:w="0" w:type="auto"/>
                        <w:hideMark/>
                      </w:tcPr>
                      <w:p w14:paraId="3A1E86EB" w14:textId="77777777" w:rsidR="00515E06" w:rsidRDefault="00515E06">
                        <w:pPr>
                          <w:pStyle w:val="Bibliography"/>
                          <w:rPr>
                            <w:noProof/>
                          </w:rPr>
                        </w:pPr>
                        <w:r>
                          <w:rPr>
                            <w:noProof/>
                          </w:rPr>
                          <w:t xml:space="preserve">J. Zuber and C. Itzykson, "Quantum field theory and the two-dimensional Ising model," </w:t>
                        </w:r>
                        <w:r>
                          <w:rPr>
                            <w:i/>
                            <w:iCs/>
                            <w:noProof/>
                          </w:rPr>
                          <w:t xml:space="preserve">Physical Review D, </w:t>
                        </w:r>
                        <w:r>
                          <w:rPr>
                            <w:noProof/>
                          </w:rPr>
                          <w:t xml:space="preserve">vol. 15, p. 2875, 1977. </w:t>
                        </w:r>
                      </w:p>
                    </w:tc>
                  </w:tr>
                  <w:tr w:rsidR="00515E06" w14:paraId="7DB77632" w14:textId="77777777">
                    <w:trPr>
                      <w:divId w:val="319776572"/>
                      <w:tblCellSpacing w:w="15" w:type="dxa"/>
                    </w:trPr>
                    <w:tc>
                      <w:tcPr>
                        <w:tcW w:w="50" w:type="pct"/>
                        <w:hideMark/>
                      </w:tcPr>
                      <w:p w14:paraId="411C01A1" w14:textId="77777777" w:rsidR="00515E06" w:rsidRDefault="00515E06">
                        <w:pPr>
                          <w:pStyle w:val="Bibliography"/>
                          <w:rPr>
                            <w:noProof/>
                          </w:rPr>
                        </w:pPr>
                        <w:r>
                          <w:rPr>
                            <w:noProof/>
                          </w:rPr>
                          <w:lastRenderedPageBreak/>
                          <w:t xml:space="preserve">[13] </w:t>
                        </w:r>
                      </w:p>
                    </w:tc>
                    <w:tc>
                      <w:tcPr>
                        <w:tcW w:w="0" w:type="auto"/>
                        <w:hideMark/>
                      </w:tcPr>
                      <w:p w14:paraId="6A774C50" w14:textId="77777777" w:rsidR="00515E06" w:rsidRDefault="00515E06">
                        <w:pPr>
                          <w:pStyle w:val="Bibliography"/>
                          <w:rPr>
                            <w:noProof/>
                          </w:rPr>
                        </w:pPr>
                        <w:r>
                          <w:rPr>
                            <w:noProof/>
                          </w:rPr>
                          <w:t xml:space="preserve">M. Aguilera, S. A. Moosavi and H. Shimazaki, "A unifying framework for mean-field theories," </w:t>
                        </w:r>
                        <w:r>
                          <w:rPr>
                            <w:i/>
                            <w:iCs/>
                            <w:noProof/>
                          </w:rPr>
                          <w:t xml:space="preserve">Nature Communications, </w:t>
                        </w:r>
                        <w:r>
                          <w:rPr>
                            <w:noProof/>
                          </w:rPr>
                          <w:t xml:space="preserve">vol. 12, p. 1197, 2021. </w:t>
                        </w:r>
                      </w:p>
                    </w:tc>
                  </w:tr>
                  <w:tr w:rsidR="00515E06" w14:paraId="360F7AC7" w14:textId="77777777">
                    <w:trPr>
                      <w:divId w:val="319776572"/>
                      <w:tblCellSpacing w:w="15" w:type="dxa"/>
                    </w:trPr>
                    <w:tc>
                      <w:tcPr>
                        <w:tcW w:w="50" w:type="pct"/>
                        <w:hideMark/>
                      </w:tcPr>
                      <w:p w14:paraId="023E53E7" w14:textId="77777777" w:rsidR="00515E06" w:rsidRDefault="00515E06">
                        <w:pPr>
                          <w:pStyle w:val="Bibliography"/>
                          <w:rPr>
                            <w:noProof/>
                          </w:rPr>
                        </w:pPr>
                        <w:r>
                          <w:rPr>
                            <w:noProof/>
                          </w:rPr>
                          <w:t xml:space="preserve">[14] </w:t>
                        </w:r>
                      </w:p>
                    </w:tc>
                    <w:tc>
                      <w:tcPr>
                        <w:tcW w:w="0" w:type="auto"/>
                        <w:hideMark/>
                      </w:tcPr>
                      <w:p w14:paraId="2C258296" w14:textId="77777777" w:rsidR="00515E06" w:rsidRDefault="00515E06">
                        <w:pPr>
                          <w:pStyle w:val="Bibliography"/>
                          <w:rPr>
                            <w:noProof/>
                          </w:rPr>
                        </w:pPr>
                        <w:r>
                          <w:rPr>
                            <w:noProof/>
                          </w:rPr>
                          <w:t xml:space="preserve">S. Sides, P. Rikvold and M. Novotony, "Kinetic Ising model in an oscilating field: finite-size scaling at the dynamic phase transition," </w:t>
                        </w:r>
                        <w:r>
                          <w:rPr>
                            <w:i/>
                            <w:iCs/>
                            <w:noProof/>
                          </w:rPr>
                          <w:t xml:space="preserve">Physical review letters, </w:t>
                        </w:r>
                        <w:r>
                          <w:rPr>
                            <w:noProof/>
                          </w:rPr>
                          <w:t xml:space="preserve">vol. 81, no. 4, p. 4865, 1998. </w:t>
                        </w:r>
                      </w:p>
                    </w:tc>
                  </w:tr>
                  <w:tr w:rsidR="00515E06" w14:paraId="395FA2C6" w14:textId="77777777">
                    <w:trPr>
                      <w:divId w:val="319776572"/>
                      <w:tblCellSpacing w:w="15" w:type="dxa"/>
                    </w:trPr>
                    <w:tc>
                      <w:tcPr>
                        <w:tcW w:w="50" w:type="pct"/>
                        <w:hideMark/>
                      </w:tcPr>
                      <w:p w14:paraId="0AE5FD50" w14:textId="77777777" w:rsidR="00515E06" w:rsidRDefault="00515E06">
                        <w:pPr>
                          <w:pStyle w:val="Bibliography"/>
                          <w:rPr>
                            <w:noProof/>
                          </w:rPr>
                        </w:pPr>
                        <w:r>
                          <w:rPr>
                            <w:noProof/>
                          </w:rPr>
                          <w:t xml:space="preserve">[15] </w:t>
                        </w:r>
                      </w:p>
                    </w:tc>
                    <w:tc>
                      <w:tcPr>
                        <w:tcW w:w="0" w:type="auto"/>
                        <w:hideMark/>
                      </w:tcPr>
                      <w:p w14:paraId="34339172" w14:textId="77777777" w:rsidR="00515E06" w:rsidRDefault="00515E06">
                        <w:pPr>
                          <w:pStyle w:val="Bibliography"/>
                          <w:rPr>
                            <w:noProof/>
                          </w:rPr>
                        </w:pPr>
                        <w:r>
                          <w:rPr>
                            <w:noProof/>
                          </w:rPr>
                          <w:t xml:space="preserve">D. Stauffer, "Social applications of two-dimensional Ising models," </w:t>
                        </w:r>
                        <w:r>
                          <w:rPr>
                            <w:i/>
                            <w:iCs/>
                            <w:noProof/>
                          </w:rPr>
                          <w:t xml:space="preserve">American Journal of Physics, </w:t>
                        </w:r>
                        <w:r>
                          <w:rPr>
                            <w:noProof/>
                          </w:rPr>
                          <w:t xml:space="preserve">vol. 76, no. 4, pp. 470-473, 2008. </w:t>
                        </w:r>
                      </w:p>
                    </w:tc>
                  </w:tr>
                  <w:tr w:rsidR="00515E06" w14:paraId="1BA05283" w14:textId="77777777">
                    <w:trPr>
                      <w:divId w:val="319776572"/>
                      <w:tblCellSpacing w:w="15" w:type="dxa"/>
                    </w:trPr>
                    <w:tc>
                      <w:tcPr>
                        <w:tcW w:w="50" w:type="pct"/>
                        <w:hideMark/>
                      </w:tcPr>
                      <w:p w14:paraId="24F45009" w14:textId="77777777" w:rsidR="00515E06" w:rsidRDefault="00515E06">
                        <w:pPr>
                          <w:pStyle w:val="Bibliography"/>
                          <w:rPr>
                            <w:noProof/>
                          </w:rPr>
                        </w:pPr>
                        <w:r>
                          <w:rPr>
                            <w:noProof/>
                          </w:rPr>
                          <w:t xml:space="preserve">[16] </w:t>
                        </w:r>
                      </w:p>
                    </w:tc>
                    <w:tc>
                      <w:tcPr>
                        <w:tcW w:w="0" w:type="auto"/>
                        <w:hideMark/>
                      </w:tcPr>
                      <w:p w14:paraId="4BAF3565" w14:textId="77777777" w:rsidR="00515E06" w:rsidRDefault="00515E06">
                        <w:pPr>
                          <w:pStyle w:val="Bibliography"/>
                          <w:rPr>
                            <w:noProof/>
                          </w:rPr>
                        </w:pPr>
                        <w:r>
                          <w:rPr>
                            <w:noProof/>
                          </w:rPr>
                          <w:t xml:space="preserve">C. Campajola, F. Lillo and D. Tantari, "Inference of the kinetic Ising model with heterogeneous missing data," </w:t>
                        </w:r>
                        <w:r>
                          <w:rPr>
                            <w:i/>
                            <w:iCs/>
                            <w:noProof/>
                          </w:rPr>
                          <w:t xml:space="preserve">Physical Review E, </w:t>
                        </w:r>
                        <w:r>
                          <w:rPr>
                            <w:noProof/>
                          </w:rPr>
                          <w:t xml:space="preserve">vol. 99, no. 6, p. 062138, 2019. </w:t>
                        </w:r>
                      </w:p>
                    </w:tc>
                  </w:tr>
                  <w:tr w:rsidR="00515E06" w14:paraId="42F0681B" w14:textId="77777777">
                    <w:trPr>
                      <w:divId w:val="319776572"/>
                      <w:tblCellSpacing w:w="15" w:type="dxa"/>
                    </w:trPr>
                    <w:tc>
                      <w:tcPr>
                        <w:tcW w:w="50" w:type="pct"/>
                        <w:hideMark/>
                      </w:tcPr>
                      <w:p w14:paraId="708A37DD" w14:textId="77777777" w:rsidR="00515E06" w:rsidRDefault="00515E06">
                        <w:pPr>
                          <w:pStyle w:val="Bibliography"/>
                          <w:rPr>
                            <w:noProof/>
                          </w:rPr>
                        </w:pPr>
                        <w:r>
                          <w:rPr>
                            <w:noProof/>
                          </w:rPr>
                          <w:t xml:space="preserve">[17] </w:t>
                        </w:r>
                      </w:p>
                    </w:tc>
                    <w:tc>
                      <w:tcPr>
                        <w:tcW w:w="0" w:type="auto"/>
                        <w:hideMark/>
                      </w:tcPr>
                      <w:p w14:paraId="018E160B" w14:textId="77777777" w:rsidR="00515E06" w:rsidRDefault="00515E06">
                        <w:pPr>
                          <w:pStyle w:val="Bibliography"/>
                          <w:rPr>
                            <w:noProof/>
                          </w:rPr>
                        </w:pPr>
                        <w:r>
                          <w:rPr>
                            <w:noProof/>
                          </w:rPr>
                          <w:t xml:space="preserve">B. Dun and Y. Roudi, "Learning and inference in a nonequilibrium Ising model with hidden nodes," </w:t>
                        </w:r>
                        <w:r>
                          <w:rPr>
                            <w:i/>
                            <w:iCs/>
                            <w:noProof/>
                          </w:rPr>
                          <w:t xml:space="preserve">Physical Review E, </w:t>
                        </w:r>
                        <w:r>
                          <w:rPr>
                            <w:noProof/>
                          </w:rPr>
                          <w:t xml:space="preserve">vol. 87, no. 2, p. 022127, 2013. </w:t>
                        </w:r>
                      </w:p>
                    </w:tc>
                  </w:tr>
                  <w:tr w:rsidR="00515E06" w14:paraId="0BD5D232" w14:textId="77777777">
                    <w:trPr>
                      <w:divId w:val="319776572"/>
                      <w:tblCellSpacing w:w="15" w:type="dxa"/>
                    </w:trPr>
                    <w:tc>
                      <w:tcPr>
                        <w:tcW w:w="50" w:type="pct"/>
                        <w:hideMark/>
                      </w:tcPr>
                      <w:p w14:paraId="1BD6B1EC" w14:textId="77777777" w:rsidR="00515E06" w:rsidRDefault="00515E06">
                        <w:pPr>
                          <w:pStyle w:val="Bibliography"/>
                          <w:rPr>
                            <w:noProof/>
                          </w:rPr>
                        </w:pPr>
                        <w:r>
                          <w:rPr>
                            <w:noProof/>
                          </w:rPr>
                          <w:t xml:space="preserve">[18] </w:t>
                        </w:r>
                      </w:p>
                    </w:tc>
                    <w:tc>
                      <w:tcPr>
                        <w:tcW w:w="0" w:type="auto"/>
                        <w:hideMark/>
                      </w:tcPr>
                      <w:p w14:paraId="16746F12" w14:textId="77777777" w:rsidR="00515E06" w:rsidRDefault="00515E06">
                        <w:pPr>
                          <w:pStyle w:val="Bibliography"/>
                          <w:rPr>
                            <w:noProof/>
                          </w:rPr>
                        </w:pPr>
                        <w:r>
                          <w:rPr>
                            <w:noProof/>
                          </w:rPr>
                          <w:t xml:space="preserve">N. N. Vtyurina, D. Dulin, M. W. Docter, A. S. Meyer, N. H. Dekker and E. A. Abbondanzieri, "Hysteresis in DNA compaction by Dps is described by an Ising model," </w:t>
                        </w:r>
                        <w:r>
                          <w:rPr>
                            <w:i/>
                            <w:iCs/>
                            <w:noProof/>
                          </w:rPr>
                          <w:t xml:space="preserve">Proceedings of the National Academy of Sciences, </w:t>
                        </w:r>
                        <w:r>
                          <w:rPr>
                            <w:noProof/>
                          </w:rPr>
                          <w:t xml:space="preserve">vol. 113, no. 18, pp. 4982-4987, 2016. </w:t>
                        </w:r>
                      </w:p>
                    </w:tc>
                  </w:tr>
                  <w:tr w:rsidR="00515E06" w14:paraId="0C5A3CD0" w14:textId="77777777">
                    <w:trPr>
                      <w:divId w:val="319776572"/>
                      <w:tblCellSpacing w:w="15" w:type="dxa"/>
                    </w:trPr>
                    <w:tc>
                      <w:tcPr>
                        <w:tcW w:w="50" w:type="pct"/>
                        <w:hideMark/>
                      </w:tcPr>
                      <w:p w14:paraId="24ED74AC" w14:textId="77777777" w:rsidR="00515E06" w:rsidRDefault="00515E06">
                        <w:pPr>
                          <w:pStyle w:val="Bibliography"/>
                          <w:rPr>
                            <w:noProof/>
                          </w:rPr>
                        </w:pPr>
                        <w:r>
                          <w:rPr>
                            <w:noProof/>
                          </w:rPr>
                          <w:t xml:space="preserve">[19] </w:t>
                        </w:r>
                      </w:p>
                    </w:tc>
                    <w:tc>
                      <w:tcPr>
                        <w:tcW w:w="0" w:type="auto"/>
                        <w:hideMark/>
                      </w:tcPr>
                      <w:p w14:paraId="44A1C047" w14:textId="77777777" w:rsidR="00515E06" w:rsidRDefault="00515E06">
                        <w:pPr>
                          <w:pStyle w:val="Bibliography"/>
                          <w:rPr>
                            <w:noProof/>
                          </w:rPr>
                        </w:pPr>
                        <w:r>
                          <w:rPr>
                            <w:noProof/>
                          </w:rPr>
                          <w:t xml:space="preserve">J. Majewski, H. Li and J. Ott, "The Ising model in physics and statistical genetics," </w:t>
                        </w:r>
                        <w:r>
                          <w:rPr>
                            <w:i/>
                            <w:iCs/>
                            <w:noProof/>
                          </w:rPr>
                          <w:t xml:space="preserve">The American Journal of Human Genetics, </w:t>
                        </w:r>
                        <w:r>
                          <w:rPr>
                            <w:noProof/>
                          </w:rPr>
                          <w:t xml:space="preserve">vol. 69, no. 4, pp. 853-862, 2001. </w:t>
                        </w:r>
                      </w:p>
                    </w:tc>
                  </w:tr>
                  <w:tr w:rsidR="00515E06" w14:paraId="54558DAF" w14:textId="77777777">
                    <w:trPr>
                      <w:divId w:val="319776572"/>
                      <w:tblCellSpacing w:w="15" w:type="dxa"/>
                    </w:trPr>
                    <w:tc>
                      <w:tcPr>
                        <w:tcW w:w="50" w:type="pct"/>
                        <w:hideMark/>
                      </w:tcPr>
                      <w:p w14:paraId="7CDBA2F1" w14:textId="77777777" w:rsidR="00515E06" w:rsidRDefault="00515E06">
                        <w:pPr>
                          <w:pStyle w:val="Bibliography"/>
                          <w:rPr>
                            <w:noProof/>
                          </w:rPr>
                        </w:pPr>
                        <w:r>
                          <w:rPr>
                            <w:noProof/>
                          </w:rPr>
                          <w:t xml:space="preserve">[20] </w:t>
                        </w:r>
                      </w:p>
                    </w:tc>
                    <w:tc>
                      <w:tcPr>
                        <w:tcW w:w="0" w:type="auto"/>
                        <w:hideMark/>
                      </w:tcPr>
                      <w:p w14:paraId="1106FE46" w14:textId="77777777" w:rsidR="00515E06" w:rsidRDefault="00515E06">
                        <w:pPr>
                          <w:pStyle w:val="Bibliography"/>
                          <w:rPr>
                            <w:noProof/>
                          </w:rPr>
                        </w:pPr>
                        <w:r>
                          <w:rPr>
                            <w:noProof/>
                          </w:rPr>
                          <w:t xml:space="preserve">A. Witoelar and Y. Roudi, "Neural network reconstruction using kinetic Ising models with memory," </w:t>
                        </w:r>
                        <w:r>
                          <w:rPr>
                            <w:i/>
                            <w:iCs/>
                            <w:noProof/>
                          </w:rPr>
                          <w:t xml:space="preserve">BMC Neurosci., </w:t>
                        </w:r>
                        <w:r>
                          <w:rPr>
                            <w:noProof/>
                          </w:rPr>
                          <w:t xml:space="preserve">vol. 12, p. 274, 2011. </w:t>
                        </w:r>
                      </w:p>
                    </w:tc>
                  </w:tr>
                  <w:tr w:rsidR="00515E06" w14:paraId="0C950BDA" w14:textId="77777777">
                    <w:trPr>
                      <w:divId w:val="319776572"/>
                      <w:tblCellSpacing w:w="15" w:type="dxa"/>
                    </w:trPr>
                    <w:tc>
                      <w:tcPr>
                        <w:tcW w:w="50" w:type="pct"/>
                        <w:hideMark/>
                      </w:tcPr>
                      <w:p w14:paraId="71294CA3" w14:textId="77777777" w:rsidR="00515E06" w:rsidRDefault="00515E06">
                        <w:pPr>
                          <w:pStyle w:val="Bibliography"/>
                          <w:rPr>
                            <w:noProof/>
                          </w:rPr>
                        </w:pPr>
                        <w:r>
                          <w:rPr>
                            <w:noProof/>
                          </w:rPr>
                          <w:t xml:space="preserve">[21] </w:t>
                        </w:r>
                      </w:p>
                    </w:tc>
                    <w:tc>
                      <w:tcPr>
                        <w:tcW w:w="0" w:type="auto"/>
                        <w:hideMark/>
                      </w:tcPr>
                      <w:p w14:paraId="586DEFCA" w14:textId="77777777" w:rsidR="00515E06" w:rsidRDefault="00515E06">
                        <w:pPr>
                          <w:pStyle w:val="Bibliography"/>
                          <w:rPr>
                            <w:noProof/>
                          </w:rPr>
                        </w:pPr>
                        <w:r>
                          <w:rPr>
                            <w:noProof/>
                          </w:rPr>
                          <w:t xml:space="preserve">C. Donner and M. Opper, "Inverse Ising problem in continuous time: a latent variable approach," </w:t>
                        </w:r>
                        <w:r>
                          <w:rPr>
                            <w:i/>
                            <w:iCs/>
                            <w:noProof/>
                          </w:rPr>
                          <w:t xml:space="preserve">Physical Review E, </w:t>
                        </w:r>
                        <w:r>
                          <w:rPr>
                            <w:noProof/>
                          </w:rPr>
                          <w:t xml:space="preserve">vol. 96, p. 061104, 2017. </w:t>
                        </w:r>
                      </w:p>
                    </w:tc>
                  </w:tr>
                  <w:tr w:rsidR="00515E06" w14:paraId="2B40A410" w14:textId="77777777">
                    <w:trPr>
                      <w:divId w:val="319776572"/>
                      <w:tblCellSpacing w:w="15" w:type="dxa"/>
                    </w:trPr>
                    <w:tc>
                      <w:tcPr>
                        <w:tcW w:w="50" w:type="pct"/>
                        <w:hideMark/>
                      </w:tcPr>
                      <w:p w14:paraId="4CF45A26" w14:textId="77777777" w:rsidR="00515E06" w:rsidRDefault="00515E06">
                        <w:pPr>
                          <w:pStyle w:val="Bibliography"/>
                          <w:rPr>
                            <w:noProof/>
                          </w:rPr>
                        </w:pPr>
                        <w:r>
                          <w:rPr>
                            <w:noProof/>
                          </w:rPr>
                          <w:t xml:space="preserve">[22] </w:t>
                        </w:r>
                      </w:p>
                    </w:tc>
                    <w:tc>
                      <w:tcPr>
                        <w:tcW w:w="0" w:type="auto"/>
                        <w:hideMark/>
                      </w:tcPr>
                      <w:p w14:paraId="5533473C" w14:textId="77777777" w:rsidR="00515E06" w:rsidRDefault="00515E06">
                        <w:pPr>
                          <w:pStyle w:val="Bibliography"/>
                          <w:rPr>
                            <w:noProof/>
                          </w:rPr>
                        </w:pPr>
                        <w:r>
                          <w:rPr>
                            <w:noProof/>
                          </w:rPr>
                          <w:t xml:space="preserve">J. Hertz, Y. Roudi and J. Tyrcha, "Ising model for inferring network structure from spike data," </w:t>
                        </w:r>
                        <w:r>
                          <w:rPr>
                            <w:i/>
                            <w:iCs/>
                            <w:noProof/>
                          </w:rPr>
                          <w:t xml:space="preserve">arXiv.1106.1752, </w:t>
                        </w:r>
                        <w:r>
                          <w:rPr>
                            <w:noProof/>
                          </w:rPr>
                          <w:t xml:space="preserve">2011. </w:t>
                        </w:r>
                      </w:p>
                    </w:tc>
                  </w:tr>
                  <w:tr w:rsidR="00515E06" w14:paraId="1C82B4A4" w14:textId="77777777">
                    <w:trPr>
                      <w:divId w:val="319776572"/>
                      <w:tblCellSpacing w:w="15" w:type="dxa"/>
                    </w:trPr>
                    <w:tc>
                      <w:tcPr>
                        <w:tcW w:w="50" w:type="pct"/>
                        <w:hideMark/>
                      </w:tcPr>
                      <w:p w14:paraId="69E2B66D" w14:textId="77777777" w:rsidR="00515E06" w:rsidRDefault="00515E06">
                        <w:pPr>
                          <w:pStyle w:val="Bibliography"/>
                          <w:rPr>
                            <w:noProof/>
                          </w:rPr>
                        </w:pPr>
                        <w:r>
                          <w:rPr>
                            <w:noProof/>
                          </w:rPr>
                          <w:t xml:space="preserve">[23] </w:t>
                        </w:r>
                      </w:p>
                    </w:tc>
                    <w:tc>
                      <w:tcPr>
                        <w:tcW w:w="0" w:type="auto"/>
                        <w:hideMark/>
                      </w:tcPr>
                      <w:p w14:paraId="397D71C7" w14:textId="77777777" w:rsidR="00515E06" w:rsidRDefault="00515E06">
                        <w:pPr>
                          <w:pStyle w:val="Bibliography"/>
                          <w:rPr>
                            <w:noProof/>
                          </w:rPr>
                        </w:pPr>
                        <w:r>
                          <w:rPr>
                            <w:noProof/>
                          </w:rPr>
                          <w:t xml:space="preserve">Y. Roudi, D. B. and J. Hertz, "Multi-neuronal activity and functional connectivity in cell assemblies," </w:t>
                        </w:r>
                        <w:r>
                          <w:rPr>
                            <w:i/>
                            <w:iCs/>
                            <w:noProof/>
                          </w:rPr>
                          <w:t xml:space="preserve">Curr. Opin. Neurobiol, </w:t>
                        </w:r>
                        <w:r>
                          <w:rPr>
                            <w:noProof/>
                          </w:rPr>
                          <w:t xml:space="preserve">vol. 32, p. 38, 2015. </w:t>
                        </w:r>
                      </w:p>
                    </w:tc>
                  </w:tr>
                  <w:tr w:rsidR="00515E06" w14:paraId="6E809D18" w14:textId="77777777">
                    <w:trPr>
                      <w:divId w:val="319776572"/>
                      <w:tblCellSpacing w:w="15" w:type="dxa"/>
                    </w:trPr>
                    <w:tc>
                      <w:tcPr>
                        <w:tcW w:w="50" w:type="pct"/>
                        <w:hideMark/>
                      </w:tcPr>
                      <w:p w14:paraId="5D58A6C8" w14:textId="77777777" w:rsidR="00515E06" w:rsidRDefault="00515E06">
                        <w:pPr>
                          <w:pStyle w:val="Bibliography"/>
                          <w:rPr>
                            <w:noProof/>
                          </w:rPr>
                        </w:pPr>
                        <w:r>
                          <w:rPr>
                            <w:noProof/>
                          </w:rPr>
                          <w:t xml:space="preserve">[24] </w:t>
                        </w:r>
                      </w:p>
                    </w:tc>
                    <w:tc>
                      <w:tcPr>
                        <w:tcW w:w="0" w:type="auto"/>
                        <w:hideMark/>
                      </w:tcPr>
                      <w:p w14:paraId="2D033121" w14:textId="77777777" w:rsidR="00515E06" w:rsidRDefault="00515E06">
                        <w:pPr>
                          <w:pStyle w:val="Bibliography"/>
                          <w:rPr>
                            <w:noProof/>
                          </w:rPr>
                        </w:pPr>
                        <w:r>
                          <w:rPr>
                            <w:noProof/>
                          </w:rPr>
                          <w:t xml:space="preserve">Y. Shi and T. Duke, "Cooperative model of bacteril sensing," </w:t>
                        </w:r>
                        <w:r>
                          <w:rPr>
                            <w:i/>
                            <w:iCs/>
                            <w:noProof/>
                          </w:rPr>
                          <w:t xml:space="preserve">Physical Review E, </w:t>
                        </w:r>
                        <w:r>
                          <w:rPr>
                            <w:noProof/>
                          </w:rPr>
                          <w:t xml:space="preserve">vol. 58, no. 5, pp. 6399-6406, 1998. </w:t>
                        </w:r>
                      </w:p>
                    </w:tc>
                  </w:tr>
                  <w:tr w:rsidR="00515E06" w14:paraId="18D2932C" w14:textId="77777777">
                    <w:trPr>
                      <w:divId w:val="319776572"/>
                      <w:tblCellSpacing w:w="15" w:type="dxa"/>
                    </w:trPr>
                    <w:tc>
                      <w:tcPr>
                        <w:tcW w:w="50" w:type="pct"/>
                        <w:hideMark/>
                      </w:tcPr>
                      <w:p w14:paraId="5717A751" w14:textId="77777777" w:rsidR="00515E06" w:rsidRDefault="00515E06">
                        <w:pPr>
                          <w:pStyle w:val="Bibliography"/>
                          <w:rPr>
                            <w:noProof/>
                          </w:rPr>
                        </w:pPr>
                        <w:r>
                          <w:rPr>
                            <w:noProof/>
                          </w:rPr>
                          <w:t xml:space="preserve">[25] </w:t>
                        </w:r>
                      </w:p>
                    </w:tc>
                    <w:tc>
                      <w:tcPr>
                        <w:tcW w:w="0" w:type="auto"/>
                        <w:hideMark/>
                      </w:tcPr>
                      <w:p w14:paraId="417AA32B" w14:textId="77777777" w:rsidR="00515E06" w:rsidRDefault="00515E06">
                        <w:pPr>
                          <w:pStyle w:val="Bibliography"/>
                          <w:rPr>
                            <w:noProof/>
                          </w:rPr>
                        </w:pPr>
                        <w:r>
                          <w:rPr>
                            <w:noProof/>
                          </w:rPr>
                          <w:t xml:space="preserve">T. F. Stepinski, "Spatially explicit simulation of deforestation," </w:t>
                        </w:r>
                        <w:r>
                          <w:rPr>
                            <w:i/>
                            <w:iCs/>
                            <w:noProof/>
                          </w:rPr>
                          <w:t>Environmental Research: Ecology.</w:t>
                        </w:r>
                        <w:r>
                          <w:rPr>
                            <w:noProof/>
                          </w:rPr>
                          <w:t xml:space="preserve"> </w:t>
                        </w:r>
                      </w:p>
                    </w:tc>
                  </w:tr>
                  <w:tr w:rsidR="00515E06" w14:paraId="36F1D51F" w14:textId="77777777">
                    <w:trPr>
                      <w:divId w:val="319776572"/>
                      <w:tblCellSpacing w:w="15" w:type="dxa"/>
                    </w:trPr>
                    <w:tc>
                      <w:tcPr>
                        <w:tcW w:w="50" w:type="pct"/>
                        <w:hideMark/>
                      </w:tcPr>
                      <w:p w14:paraId="6164BDB3" w14:textId="77777777" w:rsidR="00515E06" w:rsidRDefault="00515E06">
                        <w:pPr>
                          <w:pStyle w:val="Bibliography"/>
                          <w:rPr>
                            <w:noProof/>
                          </w:rPr>
                        </w:pPr>
                        <w:r>
                          <w:rPr>
                            <w:noProof/>
                          </w:rPr>
                          <w:lastRenderedPageBreak/>
                          <w:t xml:space="preserve">[26] </w:t>
                        </w:r>
                      </w:p>
                    </w:tc>
                    <w:tc>
                      <w:tcPr>
                        <w:tcW w:w="0" w:type="auto"/>
                        <w:hideMark/>
                      </w:tcPr>
                      <w:p w14:paraId="70CE5723" w14:textId="77777777" w:rsidR="00515E06" w:rsidRDefault="00515E06">
                        <w:pPr>
                          <w:pStyle w:val="Bibliography"/>
                          <w:rPr>
                            <w:noProof/>
                          </w:rPr>
                        </w:pPr>
                        <w:r>
                          <w:rPr>
                            <w:noProof/>
                          </w:rPr>
                          <w:t xml:space="preserve">T. F. Stepinski and J. Nowosad, "The kinetic Ising model encapsulates essential dynamics of land pattern change," </w:t>
                        </w:r>
                        <w:r>
                          <w:rPr>
                            <w:i/>
                            <w:iCs/>
                            <w:noProof/>
                          </w:rPr>
                          <w:t xml:space="preserve">bioRxiv, </w:t>
                        </w:r>
                        <w:r>
                          <w:rPr>
                            <w:noProof/>
                          </w:rPr>
                          <w:t xml:space="preserve">2023. </w:t>
                        </w:r>
                      </w:p>
                    </w:tc>
                  </w:tr>
                  <w:tr w:rsidR="00515E06" w14:paraId="17097242" w14:textId="77777777">
                    <w:trPr>
                      <w:divId w:val="319776572"/>
                      <w:tblCellSpacing w:w="15" w:type="dxa"/>
                    </w:trPr>
                    <w:tc>
                      <w:tcPr>
                        <w:tcW w:w="50" w:type="pct"/>
                        <w:hideMark/>
                      </w:tcPr>
                      <w:p w14:paraId="7689E664" w14:textId="77777777" w:rsidR="00515E06" w:rsidRDefault="00515E06">
                        <w:pPr>
                          <w:pStyle w:val="Bibliography"/>
                          <w:rPr>
                            <w:noProof/>
                          </w:rPr>
                        </w:pPr>
                        <w:r>
                          <w:rPr>
                            <w:noProof/>
                          </w:rPr>
                          <w:t xml:space="preserve">[27] </w:t>
                        </w:r>
                      </w:p>
                    </w:tc>
                    <w:tc>
                      <w:tcPr>
                        <w:tcW w:w="0" w:type="auto"/>
                        <w:hideMark/>
                      </w:tcPr>
                      <w:p w14:paraId="23588C42" w14:textId="77777777" w:rsidR="00515E06" w:rsidRDefault="00515E06">
                        <w:pPr>
                          <w:pStyle w:val="Bibliography"/>
                          <w:rPr>
                            <w:noProof/>
                          </w:rPr>
                        </w:pPr>
                        <w:r>
                          <w:rPr>
                            <w:noProof/>
                          </w:rPr>
                          <w:t xml:space="preserve">Y.-P. Ma, I. Sudakov, C. Strong and K. Golden, "Ising model for melt ponds on Arctic sea ice," </w:t>
                        </w:r>
                        <w:r>
                          <w:rPr>
                            <w:i/>
                            <w:iCs/>
                            <w:noProof/>
                          </w:rPr>
                          <w:t xml:space="preserve">New Journal of Physics, </w:t>
                        </w:r>
                        <w:r>
                          <w:rPr>
                            <w:noProof/>
                          </w:rPr>
                          <w:t xml:space="preserve">vol. 21, p. 063029, 2019. </w:t>
                        </w:r>
                      </w:p>
                    </w:tc>
                  </w:tr>
                  <w:tr w:rsidR="00515E06" w14:paraId="0F6619A0" w14:textId="77777777">
                    <w:trPr>
                      <w:divId w:val="319776572"/>
                      <w:tblCellSpacing w:w="15" w:type="dxa"/>
                    </w:trPr>
                    <w:tc>
                      <w:tcPr>
                        <w:tcW w:w="50" w:type="pct"/>
                        <w:hideMark/>
                      </w:tcPr>
                      <w:p w14:paraId="6070FCE1" w14:textId="77777777" w:rsidR="00515E06" w:rsidRDefault="00515E06">
                        <w:pPr>
                          <w:pStyle w:val="Bibliography"/>
                          <w:rPr>
                            <w:noProof/>
                          </w:rPr>
                        </w:pPr>
                        <w:r>
                          <w:rPr>
                            <w:noProof/>
                          </w:rPr>
                          <w:t xml:space="preserve">[28] </w:t>
                        </w:r>
                      </w:p>
                    </w:tc>
                    <w:tc>
                      <w:tcPr>
                        <w:tcW w:w="0" w:type="auto"/>
                        <w:hideMark/>
                      </w:tcPr>
                      <w:p w14:paraId="69A238B3" w14:textId="77777777" w:rsidR="00515E06" w:rsidRDefault="00515E06">
                        <w:pPr>
                          <w:pStyle w:val="Bibliography"/>
                          <w:rPr>
                            <w:noProof/>
                          </w:rPr>
                        </w:pPr>
                        <w:r>
                          <w:rPr>
                            <w:noProof/>
                          </w:rPr>
                          <w:t xml:space="preserve">T. C. Schelling, "Dynamic models of segregation," </w:t>
                        </w:r>
                        <w:r>
                          <w:rPr>
                            <w:i/>
                            <w:iCs/>
                            <w:noProof/>
                          </w:rPr>
                          <w:t xml:space="preserve">J. Math. Sociol., </w:t>
                        </w:r>
                        <w:r>
                          <w:rPr>
                            <w:noProof/>
                          </w:rPr>
                          <w:t xml:space="preserve">vol. 1, pp. 143-186, 1971. </w:t>
                        </w:r>
                      </w:p>
                    </w:tc>
                  </w:tr>
                  <w:tr w:rsidR="00515E06" w14:paraId="53858C1A" w14:textId="77777777">
                    <w:trPr>
                      <w:divId w:val="319776572"/>
                      <w:tblCellSpacing w:w="15" w:type="dxa"/>
                    </w:trPr>
                    <w:tc>
                      <w:tcPr>
                        <w:tcW w:w="50" w:type="pct"/>
                        <w:hideMark/>
                      </w:tcPr>
                      <w:p w14:paraId="5AF1C67F" w14:textId="77777777" w:rsidR="00515E06" w:rsidRDefault="00515E06">
                        <w:pPr>
                          <w:pStyle w:val="Bibliography"/>
                          <w:rPr>
                            <w:noProof/>
                          </w:rPr>
                        </w:pPr>
                        <w:r>
                          <w:rPr>
                            <w:noProof/>
                          </w:rPr>
                          <w:t xml:space="preserve">[29] </w:t>
                        </w:r>
                      </w:p>
                    </w:tc>
                    <w:tc>
                      <w:tcPr>
                        <w:tcW w:w="0" w:type="auto"/>
                        <w:hideMark/>
                      </w:tcPr>
                      <w:p w14:paraId="0858D8E5" w14:textId="77777777" w:rsidR="00515E06" w:rsidRDefault="00515E06">
                        <w:pPr>
                          <w:pStyle w:val="Bibliography"/>
                          <w:rPr>
                            <w:noProof/>
                          </w:rPr>
                        </w:pPr>
                        <w:r>
                          <w:rPr>
                            <w:noProof/>
                          </w:rPr>
                          <w:t xml:space="preserve">J. P. Bouchaud, "Crises and collective socio-economic phenomena: simple," </w:t>
                        </w:r>
                        <w:r>
                          <w:rPr>
                            <w:i/>
                            <w:iCs/>
                            <w:noProof/>
                          </w:rPr>
                          <w:t xml:space="preserve">J. Stat. Phys., </w:t>
                        </w:r>
                        <w:r>
                          <w:rPr>
                            <w:noProof/>
                          </w:rPr>
                          <w:t xml:space="preserve">vol. 151, p. 567, 2013. </w:t>
                        </w:r>
                      </w:p>
                    </w:tc>
                  </w:tr>
                  <w:tr w:rsidR="00515E06" w14:paraId="2D87CCB6" w14:textId="77777777">
                    <w:trPr>
                      <w:divId w:val="319776572"/>
                      <w:tblCellSpacing w:w="15" w:type="dxa"/>
                    </w:trPr>
                    <w:tc>
                      <w:tcPr>
                        <w:tcW w:w="50" w:type="pct"/>
                        <w:hideMark/>
                      </w:tcPr>
                      <w:p w14:paraId="455CA327" w14:textId="77777777" w:rsidR="00515E06" w:rsidRDefault="00515E06">
                        <w:pPr>
                          <w:pStyle w:val="Bibliography"/>
                          <w:rPr>
                            <w:noProof/>
                          </w:rPr>
                        </w:pPr>
                        <w:r>
                          <w:rPr>
                            <w:noProof/>
                          </w:rPr>
                          <w:t xml:space="preserve">[30] </w:t>
                        </w:r>
                      </w:p>
                    </w:tc>
                    <w:tc>
                      <w:tcPr>
                        <w:tcW w:w="0" w:type="auto"/>
                        <w:hideMark/>
                      </w:tcPr>
                      <w:p w14:paraId="0DEBE39E" w14:textId="77777777" w:rsidR="00515E06" w:rsidRDefault="00515E06">
                        <w:pPr>
                          <w:pStyle w:val="Bibliography"/>
                          <w:rPr>
                            <w:noProof/>
                          </w:rPr>
                        </w:pPr>
                        <w:r>
                          <w:rPr>
                            <w:noProof/>
                          </w:rPr>
                          <w:t xml:space="preserve">S. Bornholdt and F. Wagner, "Stability of money: phase transitions," </w:t>
                        </w:r>
                        <w:r>
                          <w:rPr>
                            <w:i/>
                            <w:iCs/>
                            <w:noProof/>
                          </w:rPr>
                          <w:t xml:space="preserve">Physica A: Statistical Mechanics and its Applications, </w:t>
                        </w:r>
                        <w:r>
                          <w:rPr>
                            <w:noProof/>
                          </w:rPr>
                          <w:t xml:space="preserve">vol. 316, no. 1-4, pp. 453-468, 2002. </w:t>
                        </w:r>
                      </w:p>
                    </w:tc>
                  </w:tr>
                  <w:tr w:rsidR="00515E06" w14:paraId="5CB0C4C3" w14:textId="77777777">
                    <w:trPr>
                      <w:divId w:val="319776572"/>
                      <w:tblCellSpacing w:w="15" w:type="dxa"/>
                    </w:trPr>
                    <w:tc>
                      <w:tcPr>
                        <w:tcW w:w="50" w:type="pct"/>
                        <w:hideMark/>
                      </w:tcPr>
                      <w:p w14:paraId="4DC53151" w14:textId="77777777" w:rsidR="00515E06" w:rsidRDefault="00515E06">
                        <w:pPr>
                          <w:pStyle w:val="Bibliography"/>
                          <w:rPr>
                            <w:noProof/>
                          </w:rPr>
                        </w:pPr>
                        <w:r>
                          <w:rPr>
                            <w:noProof/>
                          </w:rPr>
                          <w:t xml:space="preserve">[31] </w:t>
                        </w:r>
                      </w:p>
                    </w:tc>
                    <w:tc>
                      <w:tcPr>
                        <w:tcW w:w="0" w:type="auto"/>
                        <w:hideMark/>
                      </w:tcPr>
                      <w:p w14:paraId="2101CA0B" w14:textId="77777777" w:rsidR="00515E06" w:rsidRDefault="00515E06">
                        <w:pPr>
                          <w:pStyle w:val="Bibliography"/>
                          <w:rPr>
                            <w:noProof/>
                          </w:rPr>
                        </w:pPr>
                        <w:r>
                          <w:rPr>
                            <w:noProof/>
                          </w:rPr>
                          <w:t>United States Environmental Protection Agency, "Climate Change Indicators: Arctic Sea Ice," 2021. [Online]. Available: https://www.epa.gov/climate-indicators/climate-change-indicators-arctic-sea-ice#:~:text=September%20is%20typically%20when%20the,maximum%20extent%20after%20winter%20freezing..</w:t>
                        </w:r>
                      </w:p>
                    </w:tc>
                  </w:tr>
                  <w:tr w:rsidR="00515E06" w14:paraId="01C9461C" w14:textId="77777777">
                    <w:trPr>
                      <w:divId w:val="319776572"/>
                      <w:tblCellSpacing w:w="15" w:type="dxa"/>
                    </w:trPr>
                    <w:tc>
                      <w:tcPr>
                        <w:tcW w:w="50" w:type="pct"/>
                        <w:hideMark/>
                      </w:tcPr>
                      <w:p w14:paraId="04795299" w14:textId="77777777" w:rsidR="00515E06" w:rsidRDefault="00515E06">
                        <w:pPr>
                          <w:pStyle w:val="Bibliography"/>
                          <w:rPr>
                            <w:noProof/>
                          </w:rPr>
                        </w:pPr>
                        <w:r>
                          <w:rPr>
                            <w:noProof/>
                          </w:rPr>
                          <w:t xml:space="preserve">[32] </w:t>
                        </w:r>
                      </w:p>
                    </w:tc>
                    <w:tc>
                      <w:tcPr>
                        <w:tcW w:w="0" w:type="auto"/>
                        <w:hideMark/>
                      </w:tcPr>
                      <w:p w14:paraId="3D625E52" w14:textId="77777777" w:rsidR="00515E06" w:rsidRDefault="00515E06">
                        <w:pPr>
                          <w:pStyle w:val="Bibliography"/>
                          <w:rPr>
                            <w:noProof/>
                          </w:rPr>
                        </w:pPr>
                        <w:r>
                          <w:rPr>
                            <w:noProof/>
                          </w:rPr>
                          <w:t xml:space="preserve">R. Lindsey and M. Scott, "Climate Change: Arctic sea ice summer minimum," </w:t>
                        </w:r>
                        <w:r>
                          <w:rPr>
                            <w:i/>
                            <w:iCs/>
                            <w:noProof/>
                          </w:rPr>
                          <w:t xml:space="preserve">Climate.gov, </w:t>
                        </w:r>
                        <w:r>
                          <w:rPr>
                            <w:noProof/>
                          </w:rPr>
                          <w:t xml:space="preserve">2022. </w:t>
                        </w:r>
                      </w:p>
                    </w:tc>
                  </w:tr>
                  <w:tr w:rsidR="00515E06" w14:paraId="4151D138" w14:textId="77777777">
                    <w:trPr>
                      <w:divId w:val="319776572"/>
                      <w:tblCellSpacing w:w="15" w:type="dxa"/>
                    </w:trPr>
                    <w:tc>
                      <w:tcPr>
                        <w:tcW w:w="50" w:type="pct"/>
                        <w:hideMark/>
                      </w:tcPr>
                      <w:p w14:paraId="21935D3E" w14:textId="77777777" w:rsidR="00515E06" w:rsidRDefault="00515E06">
                        <w:pPr>
                          <w:pStyle w:val="Bibliography"/>
                          <w:rPr>
                            <w:noProof/>
                          </w:rPr>
                        </w:pPr>
                        <w:r>
                          <w:rPr>
                            <w:noProof/>
                          </w:rPr>
                          <w:t xml:space="preserve">[33] </w:t>
                        </w:r>
                      </w:p>
                    </w:tc>
                    <w:tc>
                      <w:tcPr>
                        <w:tcW w:w="0" w:type="auto"/>
                        <w:hideMark/>
                      </w:tcPr>
                      <w:p w14:paraId="2D6CC86D" w14:textId="77777777" w:rsidR="00515E06" w:rsidRDefault="00515E06">
                        <w:pPr>
                          <w:pStyle w:val="Bibliography"/>
                          <w:rPr>
                            <w:noProof/>
                          </w:rPr>
                        </w:pPr>
                        <w:r>
                          <w:rPr>
                            <w:noProof/>
                          </w:rPr>
                          <w:t xml:space="preserve">NASA Langley Research Center's Atmospheric Science Data Center, "Ice-Albedo Feedback in the Arctic," </w:t>
                        </w:r>
                        <w:r>
                          <w:rPr>
                            <w:i/>
                            <w:iCs/>
                            <w:noProof/>
                          </w:rPr>
                          <w:t xml:space="preserve">NASA, </w:t>
                        </w:r>
                        <w:r>
                          <w:rPr>
                            <w:noProof/>
                          </w:rPr>
                          <w:t xml:space="preserve">2020. </w:t>
                        </w:r>
                      </w:p>
                    </w:tc>
                  </w:tr>
                  <w:tr w:rsidR="00515E06" w14:paraId="4CA7F01C" w14:textId="77777777">
                    <w:trPr>
                      <w:divId w:val="319776572"/>
                      <w:tblCellSpacing w:w="15" w:type="dxa"/>
                    </w:trPr>
                    <w:tc>
                      <w:tcPr>
                        <w:tcW w:w="50" w:type="pct"/>
                        <w:hideMark/>
                      </w:tcPr>
                      <w:p w14:paraId="7AD42017" w14:textId="77777777" w:rsidR="00515E06" w:rsidRDefault="00515E06">
                        <w:pPr>
                          <w:pStyle w:val="Bibliography"/>
                          <w:rPr>
                            <w:noProof/>
                          </w:rPr>
                        </w:pPr>
                        <w:r>
                          <w:rPr>
                            <w:noProof/>
                          </w:rPr>
                          <w:t xml:space="preserve">[34] </w:t>
                        </w:r>
                      </w:p>
                    </w:tc>
                    <w:tc>
                      <w:tcPr>
                        <w:tcW w:w="0" w:type="auto"/>
                        <w:hideMark/>
                      </w:tcPr>
                      <w:p w14:paraId="36E00EE3" w14:textId="77777777" w:rsidR="00515E06" w:rsidRDefault="00515E06">
                        <w:pPr>
                          <w:pStyle w:val="Bibliography"/>
                          <w:rPr>
                            <w:noProof/>
                          </w:rPr>
                        </w:pPr>
                        <w:r>
                          <w:rPr>
                            <w:noProof/>
                          </w:rPr>
                          <w:t>K. L. Oakley, M. E. Whalen, D. C. Douglas, M. S. Udevitz, T. C. Atwood and C. Jay, "USGS - Science for a changing world," 2012. [Online]. Available: https://pubs.usgs.gov/publication/fs20123131.</w:t>
                        </w:r>
                      </w:p>
                    </w:tc>
                  </w:tr>
                  <w:tr w:rsidR="00515E06" w14:paraId="57EA65C4" w14:textId="77777777">
                    <w:trPr>
                      <w:divId w:val="319776572"/>
                      <w:tblCellSpacing w:w="15" w:type="dxa"/>
                    </w:trPr>
                    <w:tc>
                      <w:tcPr>
                        <w:tcW w:w="50" w:type="pct"/>
                        <w:hideMark/>
                      </w:tcPr>
                      <w:p w14:paraId="61B32D40" w14:textId="77777777" w:rsidR="00515E06" w:rsidRDefault="00515E06">
                        <w:pPr>
                          <w:pStyle w:val="Bibliography"/>
                          <w:rPr>
                            <w:noProof/>
                          </w:rPr>
                        </w:pPr>
                        <w:r>
                          <w:rPr>
                            <w:noProof/>
                          </w:rPr>
                          <w:t xml:space="preserve">[35] </w:t>
                        </w:r>
                      </w:p>
                    </w:tc>
                    <w:tc>
                      <w:tcPr>
                        <w:tcW w:w="0" w:type="auto"/>
                        <w:hideMark/>
                      </w:tcPr>
                      <w:p w14:paraId="31DBCA3D" w14:textId="77777777" w:rsidR="00515E06" w:rsidRDefault="00515E06">
                        <w:pPr>
                          <w:pStyle w:val="Bibliography"/>
                          <w:rPr>
                            <w:noProof/>
                          </w:rPr>
                        </w:pPr>
                        <w:r>
                          <w:rPr>
                            <w:noProof/>
                          </w:rPr>
                          <w:t xml:space="preserve">NSIDC, "Arctic sea ice news and analysis," 2021. </w:t>
                        </w:r>
                      </w:p>
                    </w:tc>
                  </w:tr>
                  <w:tr w:rsidR="00515E06" w14:paraId="46B53B37" w14:textId="77777777">
                    <w:trPr>
                      <w:divId w:val="319776572"/>
                      <w:tblCellSpacing w:w="15" w:type="dxa"/>
                    </w:trPr>
                    <w:tc>
                      <w:tcPr>
                        <w:tcW w:w="50" w:type="pct"/>
                        <w:hideMark/>
                      </w:tcPr>
                      <w:p w14:paraId="564F07B6" w14:textId="77777777" w:rsidR="00515E06" w:rsidRDefault="00515E06">
                        <w:pPr>
                          <w:pStyle w:val="Bibliography"/>
                          <w:rPr>
                            <w:noProof/>
                          </w:rPr>
                        </w:pPr>
                        <w:r>
                          <w:rPr>
                            <w:noProof/>
                          </w:rPr>
                          <w:t xml:space="preserve">[36] </w:t>
                        </w:r>
                      </w:p>
                    </w:tc>
                    <w:tc>
                      <w:tcPr>
                        <w:tcW w:w="0" w:type="auto"/>
                        <w:hideMark/>
                      </w:tcPr>
                      <w:p w14:paraId="30E7C675" w14:textId="77777777" w:rsidR="00515E06" w:rsidRDefault="00515E06">
                        <w:pPr>
                          <w:pStyle w:val="Bibliography"/>
                          <w:rPr>
                            <w:noProof/>
                          </w:rPr>
                        </w:pPr>
                        <w:r>
                          <w:rPr>
                            <w:noProof/>
                          </w:rPr>
                          <w:t xml:space="preserve">NSIDC, "EASE-Grid sea ice age, version 4," 2021. </w:t>
                        </w:r>
                      </w:p>
                    </w:tc>
                  </w:tr>
                  <w:tr w:rsidR="00515E06" w14:paraId="14F43424" w14:textId="77777777">
                    <w:trPr>
                      <w:divId w:val="319776572"/>
                      <w:tblCellSpacing w:w="15" w:type="dxa"/>
                    </w:trPr>
                    <w:tc>
                      <w:tcPr>
                        <w:tcW w:w="50" w:type="pct"/>
                        <w:hideMark/>
                      </w:tcPr>
                      <w:p w14:paraId="31AD761D" w14:textId="77777777" w:rsidR="00515E06" w:rsidRDefault="00515E06">
                        <w:pPr>
                          <w:pStyle w:val="Bibliography"/>
                          <w:rPr>
                            <w:noProof/>
                          </w:rPr>
                        </w:pPr>
                        <w:r>
                          <w:rPr>
                            <w:noProof/>
                          </w:rPr>
                          <w:t xml:space="preserve">[37] </w:t>
                        </w:r>
                      </w:p>
                    </w:tc>
                    <w:tc>
                      <w:tcPr>
                        <w:tcW w:w="0" w:type="auto"/>
                        <w:hideMark/>
                      </w:tcPr>
                      <w:p w14:paraId="6698F4CC" w14:textId="77777777" w:rsidR="00515E06" w:rsidRDefault="00515E06">
                        <w:pPr>
                          <w:pStyle w:val="Bibliography"/>
                          <w:rPr>
                            <w:noProof/>
                          </w:rPr>
                        </w:pPr>
                        <w:r>
                          <w:rPr>
                            <w:noProof/>
                          </w:rPr>
                          <w:t xml:space="preserve">World Meteorological Organization, "Copernicus confirms July 2023 was the hottest month ever recorded," 2023. </w:t>
                        </w:r>
                      </w:p>
                    </w:tc>
                  </w:tr>
                  <w:tr w:rsidR="00515E06" w14:paraId="2DABB549" w14:textId="77777777">
                    <w:trPr>
                      <w:divId w:val="319776572"/>
                      <w:tblCellSpacing w:w="15" w:type="dxa"/>
                    </w:trPr>
                    <w:tc>
                      <w:tcPr>
                        <w:tcW w:w="50" w:type="pct"/>
                        <w:hideMark/>
                      </w:tcPr>
                      <w:p w14:paraId="7781107B" w14:textId="77777777" w:rsidR="00515E06" w:rsidRDefault="00515E06">
                        <w:pPr>
                          <w:pStyle w:val="Bibliography"/>
                          <w:rPr>
                            <w:noProof/>
                          </w:rPr>
                        </w:pPr>
                        <w:r>
                          <w:rPr>
                            <w:noProof/>
                          </w:rPr>
                          <w:lastRenderedPageBreak/>
                          <w:t xml:space="preserve">[38] </w:t>
                        </w:r>
                      </w:p>
                    </w:tc>
                    <w:tc>
                      <w:tcPr>
                        <w:tcW w:w="0" w:type="auto"/>
                        <w:hideMark/>
                      </w:tcPr>
                      <w:p w14:paraId="2D6242DC" w14:textId="77777777" w:rsidR="00515E06" w:rsidRDefault="00515E06">
                        <w:pPr>
                          <w:pStyle w:val="Bibliography"/>
                          <w:rPr>
                            <w:noProof/>
                          </w:rPr>
                        </w:pPr>
                        <w:r>
                          <w:rPr>
                            <w:noProof/>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515E06" w14:paraId="2A039195" w14:textId="77777777">
                    <w:trPr>
                      <w:divId w:val="319776572"/>
                      <w:tblCellSpacing w:w="15" w:type="dxa"/>
                    </w:trPr>
                    <w:tc>
                      <w:tcPr>
                        <w:tcW w:w="50" w:type="pct"/>
                        <w:hideMark/>
                      </w:tcPr>
                      <w:p w14:paraId="2F567050" w14:textId="77777777" w:rsidR="00515E06" w:rsidRDefault="00515E06">
                        <w:pPr>
                          <w:pStyle w:val="Bibliography"/>
                          <w:rPr>
                            <w:noProof/>
                          </w:rPr>
                        </w:pPr>
                        <w:r>
                          <w:rPr>
                            <w:noProof/>
                          </w:rPr>
                          <w:t xml:space="preserve">[39] </w:t>
                        </w:r>
                      </w:p>
                    </w:tc>
                    <w:tc>
                      <w:tcPr>
                        <w:tcW w:w="0" w:type="auto"/>
                        <w:hideMark/>
                      </w:tcPr>
                      <w:p w14:paraId="221F68C8" w14:textId="77777777" w:rsidR="00515E06" w:rsidRDefault="00515E06">
                        <w:pPr>
                          <w:pStyle w:val="Bibliography"/>
                          <w:rPr>
                            <w:noProof/>
                          </w:rPr>
                        </w:pPr>
                        <w:r>
                          <w:rPr>
                            <w:noProof/>
                          </w:rPr>
                          <w:t xml:space="preserve">L. Boltzmann, "Studies on the balance of living force between moving material points," </w:t>
                        </w:r>
                        <w:r>
                          <w:rPr>
                            <w:i/>
                            <w:iCs/>
                            <w:noProof/>
                          </w:rPr>
                          <w:t xml:space="preserve">Wiener Berichte, </w:t>
                        </w:r>
                        <w:r>
                          <w:rPr>
                            <w:noProof/>
                          </w:rPr>
                          <w:t xml:space="preserve">vol. 58, pp. 517-560, 1868. </w:t>
                        </w:r>
                      </w:p>
                    </w:tc>
                  </w:tr>
                  <w:tr w:rsidR="00515E06" w14:paraId="3B262FF4" w14:textId="77777777">
                    <w:trPr>
                      <w:divId w:val="319776572"/>
                      <w:tblCellSpacing w:w="15" w:type="dxa"/>
                    </w:trPr>
                    <w:tc>
                      <w:tcPr>
                        <w:tcW w:w="50" w:type="pct"/>
                        <w:hideMark/>
                      </w:tcPr>
                      <w:p w14:paraId="65F4BB32" w14:textId="77777777" w:rsidR="00515E06" w:rsidRDefault="00515E06">
                        <w:pPr>
                          <w:pStyle w:val="Bibliography"/>
                          <w:rPr>
                            <w:noProof/>
                          </w:rPr>
                        </w:pPr>
                        <w:r>
                          <w:rPr>
                            <w:noProof/>
                          </w:rPr>
                          <w:t xml:space="preserve">[40] </w:t>
                        </w:r>
                      </w:p>
                    </w:tc>
                    <w:tc>
                      <w:tcPr>
                        <w:tcW w:w="0" w:type="auto"/>
                        <w:hideMark/>
                      </w:tcPr>
                      <w:p w14:paraId="78BE6499" w14:textId="77777777" w:rsidR="00515E06" w:rsidRDefault="00515E06">
                        <w:pPr>
                          <w:pStyle w:val="Bibliography"/>
                          <w:rPr>
                            <w:noProof/>
                          </w:rPr>
                        </w:pPr>
                        <w:r>
                          <w:rPr>
                            <w:noProof/>
                          </w:rPr>
                          <w:t xml:space="preserve">A. Shekaari and M. Jafari, "Theory and simulation of the Ising model," </w:t>
                        </w:r>
                        <w:r>
                          <w:rPr>
                            <w:i/>
                            <w:iCs/>
                            <w:noProof/>
                          </w:rPr>
                          <w:t xml:space="preserve">arXiv, </w:t>
                        </w:r>
                        <w:r>
                          <w:rPr>
                            <w:noProof/>
                          </w:rPr>
                          <w:t xml:space="preserve">2021. </w:t>
                        </w:r>
                      </w:p>
                    </w:tc>
                  </w:tr>
                  <w:tr w:rsidR="00515E06" w14:paraId="63506628" w14:textId="77777777">
                    <w:trPr>
                      <w:divId w:val="319776572"/>
                      <w:tblCellSpacing w:w="15" w:type="dxa"/>
                    </w:trPr>
                    <w:tc>
                      <w:tcPr>
                        <w:tcW w:w="50" w:type="pct"/>
                        <w:hideMark/>
                      </w:tcPr>
                      <w:p w14:paraId="430A6C8C" w14:textId="77777777" w:rsidR="00515E06" w:rsidRDefault="00515E06">
                        <w:pPr>
                          <w:pStyle w:val="Bibliography"/>
                          <w:rPr>
                            <w:noProof/>
                          </w:rPr>
                        </w:pPr>
                        <w:r>
                          <w:rPr>
                            <w:noProof/>
                          </w:rPr>
                          <w:t xml:space="preserve">[41] </w:t>
                        </w:r>
                      </w:p>
                    </w:tc>
                    <w:tc>
                      <w:tcPr>
                        <w:tcW w:w="0" w:type="auto"/>
                        <w:hideMark/>
                      </w:tcPr>
                      <w:p w14:paraId="01F30696" w14:textId="77777777" w:rsidR="00515E06" w:rsidRDefault="00515E06">
                        <w:pPr>
                          <w:pStyle w:val="Bibliography"/>
                          <w:rPr>
                            <w:noProof/>
                          </w:rPr>
                        </w:pPr>
                        <w:r>
                          <w:rPr>
                            <w:noProof/>
                          </w:rPr>
                          <w:t xml:space="preserve">M. Krasnytska, B. Berche, Y. Holovatch and R. Kenna, "Ising model with variable spin/agent strengths," </w:t>
                        </w:r>
                        <w:r>
                          <w:rPr>
                            <w:i/>
                            <w:iCs/>
                            <w:noProof/>
                          </w:rPr>
                          <w:t xml:space="preserve">Journal of Physics: Complexity, </w:t>
                        </w:r>
                        <w:r>
                          <w:rPr>
                            <w:noProof/>
                          </w:rPr>
                          <w:t xml:space="preserve">vol. 1, p. 035008, 2020. </w:t>
                        </w:r>
                      </w:p>
                    </w:tc>
                  </w:tr>
                  <w:tr w:rsidR="00515E06" w14:paraId="3FFDDB51" w14:textId="77777777">
                    <w:trPr>
                      <w:divId w:val="319776572"/>
                      <w:tblCellSpacing w:w="15" w:type="dxa"/>
                    </w:trPr>
                    <w:tc>
                      <w:tcPr>
                        <w:tcW w:w="50" w:type="pct"/>
                        <w:hideMark/>
                      </w:tcPr>
                      <w:p w14:paraId="1E6BF92F" w14:textId="77777777" w:rsidR="00515E06" w:rsidRDefault="00515E06">
                        <w:pPr>
                          <w:pStyle w:val="Bibliography"/>
                          <w:rPr>
                            <w:noProof/>
                          </w:rPr>
                        </w:pPr>
                        <w:r>
                          <w:rPr>
                            <w:noProof/>
                          </w:rPr>
                          <w:t xml:space="preserve">[42] </w:t>
                        </w:r>
                      </w:p>
                    </w:tc>
                    <w:tc>
                      <w:tcPr>
                        <w:tcW w:w="0" w:type="auto"/>
                        <w:hideMark/>
                      </w:tcPr>
                      <w:p w14:paraId="2F4332BA" w14:textId="77777777" w:rsidR="00515E06" w:rsidRDefault="00515E06">
                        <w:pPr>
                          <w:pStyle w:val="Bibliography"/>
                          <w:rPr>
                            <w:noProof/>
                          </w:rPr>
                        </w:pPr>
                        <w:r>
                          <w:rPr>
                            <w:noProof/>
                          </w:rPr>
                          <w:t xml:space="preserve">G. J. Roy, "Time‐Dependent Statistics of the Ising Model," </w:t>
                        </w:r>
                        <w:r>
                          <w:rPr>
                            <w:i/>
                            <w:iCs/>
                            <w:noProof/>
                          </w:rPr>
                          <w:t xml:space="preserve">Journal of Mathematical Physics, </w:t>
                        </w:r>
                        <w:r>
                          <w:rPr>
                            <w:noProof/>
                          </w:rPr>
                          <w:t xml:space="preserve">vol. 4, no. 2, pp. 294-307, 1963. </w:t>
                        </w:r>
                      </w:p>
                    </w:tc>
                  </w:tr>
                  <w:tr w:rsidR="00515E06" w14:paraId="6725DEC0" w14:textId="77777777">
                    <w:trPr>
                      <w:divId w:val="319776572"/>
                      <w:tblCellSpacing w:w="15" w:type="dxa"/>
                    </w:trPr>
                    <w:tc>
                      <w:tcPr>
                        <w:tcW w:w="50" w:type="pct"/>
                        <w:hideMark/>
                      </w:tcPr>
                      <w:p w14:paraId="08D392CA" w14:textId="77777777" w:rsidR="00515E06" w:rsidRDefault="00515E06">
                        <w:pPr>
                          <w:pStyle w:val="Bibliography"/>
                          <w:rPr>
                            <w:noProof/>
                          </w:rPr>
                        </w:pPr>
                        <w:r>
                          <w:rPr>
                            <w:noProof/>
                          </w:rPr>
                          <w:t xml:space="preserve">[43] </w:t>
                        </w:r>
                      </w:p>
                    </w:tc>
                    <w:tc>
                      <w:tcPr>
                        <w:tcW w:w="0" w:type="auto"/>
                        <w:hideMark/>
                      </w:tcPr>
                      <w:p w14:paraId="37B2F320" w14:textId="77777777" w:rsidR="00515E06" w:rsidRDefault="00515E06">
                        <w:pPr>
                          <w:pStyle w:val="Bibliography"/>
                          <w:rPr>
                            <w:noProof/>
                          </w:rPr>
                        </w:pPr>
                        <w:r>
                          <w:rPr>
                            <w:noProof/>
                          </w:rPr>
                          <w:t xml:space="preserve">C. Tsallis and D. Stariolo, "Generalized Simulated Annealing," </w:t>
                        </w:r>
                        <w:r>
                          <w:rPr>
                            <w:i/>
                            <w:iCs/>
                            <w:noProof/>
                          </w:rPr>
                          <w:t xml:space="preserve">Physica A, </w:t>
                        </w:r>
                        <w:r>
                          <w:rPr>
                            <w:noProof/>
                          </w:rPr>
                          <w:t xml:space="preserve">vol. 233, pp. 395-406, 1996. </w:t>
                        </w:r>
                      </w:p>
                    </w:tc>
                  </w:tr>
                  <w:tr w:rsidR="00515E06" w14:paraId="192F7CD2" w14:textId="77777777">
                    <w:trPr>
                      <w:divId w:val="319776572"/>
                      <w:tblCellSpacing w:w="15" w:type="dxa"/>
                    </w:trPr>
                    <w:tc>
                      <w:tcPr>
                        <w:tcW w:w="50" w:type="pct"/>
                        <w:hideMark/>
                      </w:tcPr>
                      <w:p w14:paraId="32DF5A92" w14:textId="77777777" w:rsidR="00515E06" w:rsidRDefault="00515E06">
                        <w:pPr>
                          <w:pStyle w:val="Bibliography"/>
                          <w:rPr>
                            <w:noProof/>
                          </w:rPr>
                        </w:pPr>
                        <w:r>
                          <w:rPr>
                            <w:noProof/>
                          </w:rPr>
                          <w:t xml:space="preserve">[44] </w:t>
                        </w:r>
                      </w:p>
                    </w:tc>
                    <w:tc>
                      <w:tcPr>
                        <w:tcW w:w="0" w:type="auto"/>
                        <w:hideMark/>
                      </w:tcPr>
                      <w:p w14:paraId="3DA25F51" w14:textId="77777777" w:rsidR="00515E06" w:rsidRDefault="00515E06">
                        <w:pPr>
                          <w:pStyle w:val="Bibliography"/>
                          <w:rPr>
                            <w:noProof/>
                          </w:rPr>
                        </w:pPr>
                        <w:r>
                          <w:rPr>
                            <w:noProof/>
                          </w:rPr>
                          <w:t xml:space="preserve">Y. Xiang, D. Sun, W. Fan and X. Gong, "Generalized Simulated Annealing Algorithm and Its Application to the Thomson Model," </w:t>
                        </w:r>
                        <w:r>
                          <w:rPr>
                            <w:i/>
                            <w:iCs/>
                            <w:noProof/>
                          </w:rPr>
                          <w:t xml:space="preserve">Physics Letters A, </w:t>
                        </w:r>
                        <w:r>
                          <w:rPr>
                            <w:noProof/>
                          </w:rPr>
                          <w:t xml:space="preserve">vol. 233, pp. 216-220, 1997. </w:t>
                        </w:r>
                      </w:p>
                    </w:tc>
                  </w:tr>
                  <w:tr w:rsidR="00515E06" w14:paraId="40A5739A" w14:textId="77777777">
                    <w:trPr>
                      <w:divId w:val="319776572"/>
                      <w:tblCellSpacing w:w="15" w:type="dxa"/>
                    </w:trPr>
                    <w:tc>
                      <w:tcPr>
                        <w:tcW w:w="50" w:type="pct"/>
                        <w:hideMark/>
                      </w:tcPr>
                      <w:p w14:paraId="4DD44853" w14:textId="77777777" w:rsidR="00515E06" w:rsidRDefault="00515E06">
                        <w:pPr>
                          <w:pStyle w:val="Bibliography"/>
                          <w:rPr>
                            <w:noProof/>
                          </w:rPr>
                        </w:pPr>
                        <w:r>
                          <w:rPr>
                            <w:noProof/>
                          </w:rPr>
                          <w:t xml:space="preserve">[45] </w:t>
                        </w:r>
                      </w:p>
                    </w:tc>
                    <w:tc>
                      <w:tcPr>
                        <w:tcW w:w="0" w:type="auto"/>
                        <w:hideMark/>
                      </w:tcPr>
                      <w:p w14:paraId="63E76F4B" w14:textId="77777777" w:rsidR="00515E06" w:rsidRDefault="00515E06">
                        <w:pPr>
                          <w:pStyle w:val="Bibliography"/>
                          <w:rPr>
                            <w:noProof/>
                          </w:rPr>
                        </w:pPr>
                        <w:r>
                          <w:rPr>
                            <w:noProof/>
                          </w:rPr>
                          <w:t xml:space="preserve">Y. Hu, R. M. Horton, M. Song and J. Liu, "Reducing spread in climate model projections of a September ice-free Arctic," </w:t>
                        </w:r>
                        <w:r>
                          <w:rPr>
                            <w:i/>
                            <w:iCs/>
                            <w:noProof/>
                          </w:rPr>
                          <w:t xml:space="preserve">Proceedings of the National Academy of Sciences, </w:t>
                        </w:r>
                        <w:r>
                          <w:rPr>
                            <w:noProof/>
                          </w:rPr>
                          <w:t xml:space="preserve">vol. 110, no. 31, p. 12571–12576, 2013. </w:t>
                        </w:r>
                      </w:p>
                    </w:tc>
                  </w:tr>
                  <w:tr w:rsidR="00515E06" w14:paraId="6F4747C7" w14:textId="77777777">
                    <w:trPr>
                      <w:divId w:val="319776572"/>
                      <w:tblCellSpacing w:w="15" w:type="dxa"/>
                    </w:trPr>
                    <w:tc>
                      <w:tcPr>
                        <w:tcW w:w="50" w:type="pct"/>
                        <w:hideMark/>
                      </w:tcPr>
                      <w:p w14:paraId="2650AF3E" w14:textId="77777777" w:rsidR="00515E06" w:rsidRDefault="00515E06">
                        <w:pPr>
                          <w:pStyle w:val="Bibliography"/>
                          <w:rPr>
                            <w:noProof/>
                          </w:rPr>
                        </w:pPr>
                        <w:r>
                          <w:rPr>
                            <w:noProof/>
                          </w:rPr>
                          <w:t xml:space="preserve">[46] </w:t>
                        </w:r>
                      </w:p>
                    </w:tc>
                    <w:tc>
                      <w:tcPr>
                        <w:tcW w:w="0" w:type="auto"/>
                        <w:hideMark/>
                      </w:tcPr>
                      <w:p w14:paraId="005F9E44" w14:textId="77777777" w:rsidR="00515E06" w:rsidRDefault="00515E06">
                        <w:pPr>
                          <w:pStyle w:val="Bibliography"/>
                          <w:rPr>
                            <w:noProof/>
                          </w:rPr>
                        </w:pPr>
                        <w:r>
                          <w:rPr>
                            <w:noProof/>
                          </w:rPr>
                          <w:t>NASA , "Arctic Sea Ice Minimum Extent," 2022.</w:t>
                        </w:r>
                      </w:p>
                    </w:tc>
                  </w:tr>
                  <w:tr w:rsidR="00515E06" w14:paraId="190D7F2F" w14:textId="77777777">
                    <w:trPr>
                      <w:divId w:val="319776572"/>
                      <w:tblCellSpacing w:w="15" w:type="dxa"/>
                    </w:trPr>
                    <w:tc>
                      <w:tcPr>
                        <w:tcW w:w="50" w:type="pct"/>
                        <w:hideMark/>
                      </w:tcPr>
                      <w:p w14:paraId="1C999C86" w14:textId="77777777" w:rsidR="00515E06" w:rsidRDefault="00515E06">
                        <w:pPr>
                          <w:pStyle w:val="Bibliography"/>
                          <w:rPr>
                            <w:noProof/>
                          </w:rPr>
                        </w:pPr>
                        <w:r>
                          <w:rPr>
                            <w:noProof/>
                          </w:rPr>
                          <w:t xml:space="preserve">[47] </w:t>
                        </w:r>
                      </w:p>
                    </w:tc>
                    <w:tc>
                      <w:tcPr>
                        <w:tcW w:w="0" w:type="auto"/>
                        <w:hideMark/>
                      </w:tcPr>
                      <w:p w14:paraId="4C1692E0" w14:textId="77777777" w:rsidR="00515E06" w:rsidRDefault="00515E06">
                        <w:pPr>
                          <w:pStyle w:val="Bibliography"/>
                          <w:rPr>
                            <w:noProof/>
                          </w:rPr>
                        </w:pPr>
                        <w:r>
                          <w:rPr>
                            <w:noProof/>
                          </w:rPr>
                          <w:t>"Arctic sea ice minimum at sixth lowest extent on record," National Snow &amp; Ice Data Center,, 2023. [Online]. Available: https://nsidc.org/arcticseaicenews/2023/09/arctic-sea-ice-minimum-at-sixth/.</w:t>
                        </w:r>
                      </w:p>
                    </w:tc>
                  </w:tr>
                  <w:tr w:rsidR="00515E06" w14:paraId="3DFE28A5" w14:textId="77777777">
                    <w:trPr>
                      <w:divId w:val="319776572"/>
                      <w:tblCellSpacing w:w="15" w:type="dxa"/>
                    </w:trPr>
                    <w:tc>
                      <w:tcPr>
                        <w:tcW w:w="50" w:type="pct"/>
                        <w:hideMark/>
                      </w:tcPr>
                      <w:p w14:paraId="35D4DF74" w14:textId="77777777" w:rsidR="00515E06" w:rsidRDefault="00515E06">
                        <w:pPr>
                          <w:pStyle w:val="Bibliography"/>
                          <w:rPr>
                            <w:noProof/>
                          </w:rPr>
                        </w:pPr>
                        <w:r>
                          <w:rPr>
                            <w:noProof/>
                          </w:rPr>
                          <w:t xml:space="preserve">[48] </w:t>
                        </w:r>
                      </w:p>
                    </w:tc>
                    <w:tc>
                      <w:tcPr>
                        <w:tcW w:w="0" w:type="auto"/>
                        <w:hideMark/>
                      </w:tcPr>
                      <w:p w14:paraId="428D3384" w14:textId="77777777" w:rsidR="00515E06" w:rsidRDefault="00515E06">
                        <w:pPr>
                          <w:pStyle w:val="Bibliography"/>
                          <w:rPr>
                            <w:noProof/>
                          </w:rPr>
                        </w:pPr>
                        <w:r>
                          <w:rPr>
                            <w:noProof/>
                          </w:rPr>
                          <w:t xml:space="preserve">Y.-H. Kim, S.-K. Min, N. P. Gillett, D. Notz and E. Malinina, "Observationally-constrained projections of an ice-free Arctic even under a low emission scenario," </w:t>
                        </w:r>
                        <w:r>
                          <w:rPr>
                            <w:i/>
                            <w:iCs/>
                            <w:noProof/>
                          </w:rPr>
                          <w:t xml:space="preserve">Nature Communications, </w:t>
                        </w:r>
                        <w:r>
                          <w:rPr>
                            <w:noProof/>
                          </w:rPr>
                          <w:t xml:space="preserve">vol. 14, p. 3139, 2023. </w:t>
                        </w:r>
                      </w:p>
                    </w:tc>
                  </w:tr>
                  <w:tr w:rsidR="00515E06" w14:paraId="38BAFF29" w14:textId="77777777">
                    <w:trPr>
                      <w:divId w:val="319776572"/>
                      <w:tblCellSpacing w:w="15" w:type="dxa"/>
                    </w:trPr>
                    <w:tc>
                      <w:tcPr>
                        <w:tcW w:w="50" w:type="pct"/>
                        <w:hideMark/>
                      </w:tcPr>
                      <w:p w14:paraId="5A6A05AD" w14:textId="77777777" w:rsidR="00515E06" w:rsidRDefault="00515E06">
                        <w:pPr>
                          <w:pStyle w:val="Bibliography"/>
                          <w:rPr>
                            <w:noProof/>
                          </w:rPr>
                        </w:pPr>
                        <w:r>
                          <w:rPr>
                            <w:noProof/>
                          </w:rPr>
                          <w:t xml:space="preserve">[49] </w:t>
                        </w:r>
                      </w:p>
                    </w:tc>
                    <w:tc>
                      <w:tcPr>
                        <w:tcW w:w="0" w:type="auto"/>
                        <w:hideMark/>
                      </w:tcPr>
                      <w:p w14:paraId="30689F7B" w14:textId="77777777" w:rsidR="00515E06" w:rsidRDefault="00515E06">
                        <w:pPr>
                          <w:pStyle w:val="Bibliography"/>
                          <w:rPr>
                            <w:noProof/>
                          </w:rPr>
                        </w:pPr>
                        <w:r>
                          <w:rPr>
                            <w:noProof/>
                          </w:rPr>
                          <w:t xml:space="preserve">G. Peng, J. L. Matthews, M. Wang, R. Vose and L. Sun, "What Do Global Climate Models Tell Us about Future Arctic Sea Ice Coverage Changes?," </w:t>
                        </w:r>
                        <w:r>
                          <w:rPr>
                            <w:i/>
                            <w:iCs/>
                            <w:noProof/>
                          </w:rPr>
                          <w:t xml:space="preserve">Climate, </w:t>
                        </w:r>
                        <w:r>
                          <w:rPr>
                            <w:noProof/>
                          </w:rPr>
                          <w:t xml:space="preserve">vol. 8, no. 15, p. 1, 2020. </w:t>
                        </w:r>
                      </w:p>
                    </w:tc>
                  </w:tr>
                  <w:tr w:rsidR="00515E06" w14:paraId="3A1773C3" w14:textId="77777777">
                    <w:trPr>
                      <w:divId w:val="319776572"/>
                      <w:tblCellSpacing w:w="15" w:type="dxa"/>
                    </w:trPr>
                    <w:tc>
                      <w:tcPr>
                        <w:tcW w:w="50" w:type="pct"/>
                        <w:hideMark/>
                      </w:tcPr>
                      <w:p w14:paraId="78DB9AB0" w14:textId="77777777" w:rsidR="00515E06" w:rsidRDefault="00515E06">
                        <w:pPr>
                          <w:pStyle w:val="Bibliography"/>
                          <w:rPr>
                            <w:noProof/>
                          </w:rPr>
                        </w:pPr>
                        <w:r>
                          <w:rPr>
                            <w:noProof/>
                          </w:rPr>
                          <w:lastRenderedPageBreak/>
                          <w:t xml:space="preserve">[50] </w:t>
                        </w:r>
                      </w:p>
                    </w:tc>
                    <w:tc>
                      <w:tcPr>
                        <w:tcW w:w="0" w:type="auto"/>
                        <w:hideMark/>
                      </w:tcPr>
                      <w:p w14:paraId="1BCA4721" w14:textId="77777777" w:rsidR="00515E06" w:rsidRDefault="00515E06">
                        <w:pPr>
                          <w:pStyle w:val="Bibliography"/>
                          <w:rPr>
                            <w:noProof/>
                          </w:rPr>
                        </w:pPr>
                        <w:r>
                          <w:rPr>
                            <w:noProof/>
                          </w:rPr>
                          <w:t xml:space="preserve">P. Pferty, "The one-dimensional Ising model with a transverse field," </w:t>
                        </w:r>
                        <w:r>
                          <w:rPr>
                            <w:i/>
                            <w:iCs/>
                            <w:noProof/>
                          </w:rPr>
                          <w:t xml:space="preserve">Annals of Physics, </w:t>
                        </w:r>
                        <w:r>
                          <w:rPr>
                            <w:noProof/>
                          </w:rPr>
                          <w:t xml:space="preserve">pp. 79-90, 1970. </w:t>
                        </w:r>
                      </w:p>
                    </w:tc>
                  </w:tr>
                  <w:tr w:rsidR="00515E06" w14:paraId="1FB22ED9" w14:textId="77777777">
                    <w:trPr>
                      <w:divId w:val="319776572"/>
                      <w:tblCellSpacing w:w="15" w:type="dxa"/>
                    </w:trPr>
                    <w:tc>
                      <w:tcPr>
                        <w:tcW w:w="50" w:type="pct"/>
                        <w:hideMark/>
                      </w:tcPr>
                      <w:p w14:paraId="30C0D137" w14:textId="77777777" w:rsidR="00515E06" w:rsidRDefault="00515E06">
                        <w:pPr>
                          <w:pStyle w:val="Bibliography"/>
                          <w:rPr>
                            <w:noProof/>
                          </w:rPr>
                        </w:pPr>
                        <w:r>
                          <w:rPr>
                            <w:noProof/>
                          </w:rPr>
                          <w:t xml:space="preserve">[51] </w:t>
                        </w:r>
                      </w:p>
                    </w:tc>
                    <w:tc>
                      <w:tcPr>
                        <w:tcW w:w="0" w:type="auto"/>
                        <w:hideMark/>
                      </w:tcPr>
                      <w:p w14:paraId="7026E87E" w14:textId="77777777" w:rsidR="00515E06" w:rsidRDefault="00515E06">
                        <w:pPr>
                          <w:pStyle w:val="Bibliography"/>
                          <w:rPr>
                            <w:noProof/>
                          </w:rPr>
                        </w:pPr>
                        <w:r>
                          <w:rPr>
                            <w:noProof/>
                          </w:rPr>
                          <w:t xml:space="preserve">B. K. Chakrabarti, A. Dutta and P. Sen, Quantum Ising Phases and Transitions in Transverse Ising Models, Berlin: Springer, 1996. </w:t>
                        </w:r>
                      </w:p>
                    </w:tc>
                  </w:tr>
                  <w:tr w:rsidR="00515E06" w14:paraId="4CE1BAAA" w14:textId="77777777">
                    <w:trPr>
                      <w:divId w:val="319776572"/>
                      <w:tblCellSpacing w:w="15" w:type="dxa"/>
                    </w:trPr>
                    <w:tc>
                      <w:tcPr>
                        <w:tcW w:w="50" w:type="pct"/>
                        <w:hideMark/>
                      </w:tcPr>
                      <w:p w14:paraId="11BC0517" w14:textId="77777777" w:rsidR="00515E06" w:rsidRDefault="00515E06">
                        <w:pPr>
                          <w:pStyle w:val="Bibliography"/>
                          <w:rPr>
                            <w:noProof/>
                          </w:rPr>
                        </w:pPr>
                        <w:r>
                          <w:rPr>
                            <w:noProof/>
                          </w:rPr>
                          <w:t xml:space="preserve">[52] </w:t>
                        </w:r>
                      </w:p>
                    </w:tc>
                    <w:tc>
                      <w:tcPr>
                        <w:tcW w:w="0" w:type="auto"/>
                        <w:hideMark/>
                      </w:tcPr>
                      <w:p w14:paraId="751BF70E" w14:textId="77777777" w:rsidR="00515E06" w:rsidRDefault="00515E06">
                        <w:pPr>
                          <w:pStyle w:val="Bibliography"/>
                          <w:rPr>
                            <w:noProof/>
                          </w:rPr>
                        </w:pPr>
                        <w:r>
                          <w:rPr>
                            <w:noProof/>
                          </w:rPr>
                          <w:t xml:space="preserve">M. A. Nielsen and I. L. Chuang, Quantum Computation and Quantum Information, Cambridge University Press, 2004. </w:t>
                        </w:r>
                      </w:p>
                    </w:tc>
                  </w:tr>
                  <w:tr w:rsidR="00515E06" w14:paraId="3BC17597" w14:textId="77777777">
                    <w:trPr>
                      <w:divId w:val="319776572"/>
                      <w:tblCellSpacing w:w="15" w:type="dxa"/>
                    </w:trPr>
                    <w:tc>
                      <w:tcPr>
                        <w:tcW w:w="50" w:type="pct"/>
                        <w:hideMark/>
                      </w:tcPr>
                      <w:p w14:paraId="0AC2D8DD" w14:textId="77777777" w:rsidR="00515E06" w:rsidRDefault="00515E06">
                        <w:pPr>
                          <w:pStyle w:val="Bibliography"/>
                          <w:rPr>
                            <w:noProof/>
                          </w:rPr>
                        </w:pPr>
                        <w:r>
                          <w:rPr>
                            <w:noProof/>
                          </w:rPr>
                          <w:t xml:space="preserve">[53] </w:t>
                        </w:r>
                      </w:p>
                    </w:tc>
                    <w:tc>
                      <w:tcPr>
                        <w:tcW w:w="0" w:type="auto"/>
                        <w:hideMark/>
                      </w:tcPr>
                      <w:p w14:paraId="7006463D" w14:textId="77777777" w:rsidR="00515E06" w:rsidRDefault="00515E06">
                        <w:pPr>
                          <w:pStyle w:val="Bibliography"/>
                          <w:rPr>
                            <w:noProof/>
                          </w:rPr>
                        </w:pPr>
                        <w:r>
                          <w:rPr>
                            <w:noProof/>
                          </w:rPr>
                          <w:t xml:space="preserve">M. I. Dyakonov, Will We Ever Have a Quantum Computer?, Springer, 2020. </w:t>
                        </w:r>
                      </w:p>
                    </w:tc>
                  </w:tr>
                </w:tbl>
                <w:p w14:paraId="07C8FD32" w14:textId="77777777" w:rsidR="00515E06" w:rsidRDefault="00515E06">
                  <w:pPr>
                    <w:divId w:val="319776572"/>
                    <w:rPr>
                      <w:rFonts w:eastAsia="Times New Roman"/>
                      <w:noProof/>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BF60C2">
      <w:footerReference w:type="even" r:id="rId32"/>
      <w:footerReference w:type="default" r:id="rId33"/>
      <w:headerReference w:type="first" r:id="rId34"/>
      <w:pgSz w:w="12240" w:h="15840"/>
      <w:pgMar w:top="1138" w:right="1181" w:bottom="1138" w:left="1282" w:header="283" w:footer="51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2" w:author="Ying Zhao" w:date="2024-04-11T13:13:00Z" w:initials="YZ">
    <w:p w14:paraId="2FBB3BC0" w14:textId="77777777" w:rsidR="007100EE" w:rsidRDefault="007100EE" w:rsidP="007100EE">
      <w:pPr>
        <w:pStyle w:val="CommentText"/>
      </w:pPr>
      <w:r>
        <w:rPr>
          <w:rStyle w:val="CommentReference"/>
        </w:rPr>
        <w:annotationRef/>
      </w:r>
      <w:r>
        <w:t>Need to change the (O) in the graph to (o)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BB3B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F4AB679" w16cex:dateUtc="2024-04-11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BB3BC0" w16cid:durableId="7F4AB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DFBA7" w14:textId="77777777" w:rsidR="00BF60C2" w:rsidRDefault="00BF60C2" w:rsidP="00117666">
      <w:pPr>
        <w:spacing w:after="0"/>
      </w:pPr>
      <w:r>
        <w:separator/>
      </w:r>
    </w:p>
  </w:endnote>
  <w:endnote w:type="continuationSeparator" w:id="0">
    <w:p w14:paraId="20D1CC42" w14:textId="77777777" w:rsidR="00BF60C2" w:rsidRDefault="00BF60C2"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F48A6" w14:textId="77777777" w:rsidR="00BF60C2" w:rsidRDefault="00BF60C2" w:rsidP="00117666">
      <w:pPr>
        <w:spacing w:after="0"/>
      </w:pPr>
      <w:r>
        <w:separator/>
      </w:r>
    </w:p>
  </w:footnote>
  <w:footnote w:type="continuationSeparator" w:id="0">
    <w:p w14:paraId="369EED3B" w14:textId="77777777" w:rsidR="00BF60C2" w:rsidRDefault="00BF60C2" w:rsidP="00117666">
      <w:pPr>
        <w:spacing w:after="0"/>
      </w:pPr>
      <w:r>
        <w:continuationSeparator/>
      </w:r>
    </w:p>
  </w:footnote>
  <w:footnote w:id="1">
    <w:p w14:paraId="63A8F0F9" w14:textId="6E0FDC3A"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515E06" w:rsidRPr="00515E06">
            <w:rPr>
              <w:noProof/>
            </w:rPr>
            <w:t>[47]</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164C7"/>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7"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1"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3"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0" w15:restartNumberingAfterBreak="0">
    <w:nsid w:val="7DBC6F29"/>
    <w:multiLevelType w:val="multilevel"/>
    <w:tmpl w:val="C6A8CCEA"/>
    <w:numStyleLink w:val="Headings"/>
  </w:abstractNum>
  <w:abstractNum w:abstractNumId="3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1"/>
  </w:num>
  <w:num w:numId="3" w16cid:durableId="1144352800">
    <w:abstractNumId w:val="1"/>
  </w:num>
  <w:num w:numId="4" w16cid:durableId="769737119">
    <w:abstractNumId w:val="26"/>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1"/>
  </w:num>
  <w:num w:numId="13" w16cid:durableId="1411196366">
    <w:abstractNumId w:val="19"/>
  </w:num>
  <w:num w:numId="14" w16cid:durableId="944966812">
    <w:abstractNumId w:val="8"/>
  </w:num>
  <w:num w:numId="15" w16cid:durableId="1662200756">
    <w:abstractNumId w:val="17"/>
  </w:num>
  <w:num w:numId="16" w16cid:durableId="2141485750">
    <w:abstractNumId w:val="25"/>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30"/>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8"/>
  </w:num>
  <w:num w:numId="25" w16cid:durableId="199779005">
    <w:abstractNumId w:val="23"/>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7"/>
  </w:num>
  <w:num w:numId="28" w16cid:durableId="1561282486">
    <w:abstractNumId w:val="29"/>
  </w:num>
  <w:num w:numId="29" w16cid:durableId="1514950930">
    <w:abstractNumId w:val="2"/>
  </w:num>
  <w:num w:numId="30" w16cid:durableId="240215775">
    <w:abstractNumId w:val="22"/>
  </w:num>
  <w:num w:numId="31" w16cid:durableId="1372073953">
    <w:abstractNumId w:val="24"/>
  </w:num>
  <w:num w:numId="32" w16cid:durableId="235632932">
    <w:abstractNumId w:val="28"/>
  </w:num>
  <w:num w:numId="33" w16cid:durableId="1583759213">
    <w:abstractNumId w:val="7"/>
  </w:num>
  <w:num w:numId="34" w16cid:durableId="686180730">
    <w:abstractNumId w:val="20"/>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8" w16cid:durableId="1683554705">
    <w:abstractNumId w:val="16"/>
  </w:num>
  <w:num w:numId="39" w16cid:durableId="552618136">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 Zhao">
    <w15:presenceInfo w15:providerId="Windows Live" w15:userId="bc2ea03a3093e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5D7B"/>
    <w:rsid w:val="0002273A"/>
    <w:rsid w:val="00024E05"/>
    <w:rsid w:val="000254A9"/>
    <w:rsid w:val="000258AB"/>
    <w:rsid w:val="0002696E"/>
    <w:rsid w:val="00027805"/>
    <w:rsid w:val="00034304"/>
    <w:rsid w:val="00034527"/>
    <w:rsid w:val="00035434"/>
    <w:rsid w:val="00036117"/>
    <w:rsid w:val="00040B53"/>
    <w:rsid w:val="00045678"/>
    <w:rsid w:val="000458E4"/>
    <w:rsid w:val="00063D84"/>
    <w:rsid w:val="00063FC5"/>
    <w:rsid w:val="0006636D"/>
    <w:rsid w:val="000678E3"/>
    <w:rsid w:val="00077D53"/>
    <w:rsid w:val="00081394"/>
    <w:rsid w:val="0008400E"/>
    <w:rsid w:val="000856C4"/>
    <w:rsid w:val="00085F75"/>
    <w:rsid w:val="0008730B"/>
    <w:rsid w:val="000A1F75"/>
    <w:rsid w:val="000A7A05"/>
    <w:rsid w:val="000B34BD"/>
    <w:rsid w:val="000B360A"/>
    <w:rsid w:val="000C4597"/>
    <w:rsid w:val="000C7E2A"/>
    <w:rsid w:val="000D4477"/>
    <w:rsid w:val="000D5481"/>
    <w:rsid w:val="000D6BA4"/>
    <w:rsid w:val="000E08EF"/>
    <w:rsid w:val="000E13BF"/>
    <w:rsid w:val="000F238D"/>
    <w:rsid w:val="000F37EF"/>
    <w:rsid w:val="000F4414"/>
    <w:rsid w:val="000F4CFB"/>
    <w:rsid w:val="000F6AC6"/>
    <w:rsid w:val="00107D9B"/>
    <w:rsid w:val="0011764B"/>
    <w:rsid w:val="00117666"/>
    <w:rsid w:val="001223A7"/>
    <w:rsid w:val="0013007C"/>
    <w:rsid w:val="00134256"/>
    <w:rsid w:val="0014200F"/>
    <w:rsid w:val="001426D6"/>
    <w:rsid w:val="0014595D"/>
    <w:rsid w:val="00147395"/>
    <w:rsid w:val="00152161"/>
    <w:rsid w:val="001552C9"/>
    <w:rsid w:val="00155964"/>
    <w:rsid w:val="00160997"/>
    <w:rsid w:val="00160B5C"/>
    <w:rsid w:val="0017696A"/>
    <w:rsid w:val="00177D84"/>
    <w:rsid w:val="00190ED9"/>
    <w:rsid w:val="00192838"/>
    <w:rsid w:val="00192A78"/>
    <w:rsid w:val="00193F2D"/>
    <w:rsid w:val="00194982"/>
    <w:rsid w:val="001964EF"/>
    <w:rsid w:val="001A7B69"/>
    <w:rsid w:val="001B1A2C"/>
    <w:rsid w:val="001B3245"/>
    <w:rsid w:val="001B44A9"/>
    <w:rsid w:val="001B7C17"/>
    <w:rsid w:val="001C7337"/>
    <w:rsid w:val="001D1285"/>
    <w:rsid w:val="001D5C23"/>
    <w:rsid w:val="001E4F08"/>
    <w:rsid w:val="001F2E63"/>
    <w:rsid w:val="001F4C07"/>
    <w:rsid w:val="001F5F74"/>
    <w:rsid w:val="001F64B4"/>
    <w:rsid w:val="001F6967"/>
    <w:rsid w:val="00200231"/>
    <w:rsid w:val="00205D21"/>
    <w:rsid w:val="00206322"/>
    <w:rsid w:val="00215F96"/>
    <w:rsid w:val="00217BA1"/>
    <w:rsid w:val="0022031E"/>
    <w:rsid w:val="00220AEA"/>
    <w:rsid w:val="00226954"/>
    <w:rsid w:val="002368CB"/>
    <w:rsid w:val="00241BE1"/>
    <w:rsid w:val="00246F7C"/>
    <w:rsid w:val="00260706"/>
    <w:rsid w:val="002629A3"/>
    <w:rsid w:val="00265660"/>
    <w:rsid w:val="002677A0"/>
    <w:rsid w:val="00267D18"/>
    <w:rsid w:val="0028269D"/>
    <w:rsid w:val="002868E2"/>
    <w:rsid w:val="002869C3"/>
    <w:rsid w:val="002936E4"/>
    <w:rsid w:val="00296B88"/>
    <w:rsid w:val="00297B0A"/>
    <w:rsid w:val="002A260D"/>
    <w:rsid w:val="002A3F52"/>
    <w:rsid w:val="002A7CB7"/>
    <w:rsid w:val="002B10E0"/>
    <w:rsid w:val="002B4ABB"/>
    <w:rsid w:val="002C74CA"/>
    <w:rsid w:val="002C79D0"/>
    <w:rsid w:val="002D2150"/>
    <w:rsid w:val="002D5CE7"/>
    <w:rsid w:val="002F744D"/>
    <w:rsid w:val="00303DE6"/>
    <w:rsid w:val="003066F8"/>
    <w:rsid w:val="00310124"/>
    <w:rsid w:val="003144F7"/>
    <w:rsid w:val="00322306"/>
    <w:rsid w:val="00330DF6"/>
    <w:rsid w:val="00335273"/>
    <w:rsid w:val="00336332"/>
    <w:rsid w:val="00344118"/>
    <w:rsid w:val="003508DE"/>
    <w:rsid w:val="00353FFF"/>
    <w:rsid w:val="003544FB"/>
    <w:rsid w:val="0036492C"/>
    <w:rsid w:val="00365D63"/>
    <w:rsid w:val="00366E61"/>
    <w:rsid w:val="0036793B"/>
    <w:rsid w:val="00372682"/>
    <w:rsid w:val="0037279A"/>
    <w:rsid w:val="00375064"/>
    <w:rsid w:val="0037536B"/>
    <w:rsid w:val="00376CC5"/>
    <w:rsid w:val="00383A16"/>
    <w:rsid w:val="00383B80"/>
    <w:rsid w:val="00385B65"/>
    <w:rsid w:val="00392000"/>
    <w:rsid w:val="0039693B"/>
    <w:rsid w:val="003B26EA"/>
    <w:rsid w:val="003B3C40"/>
    <w:rsid w:val="003B54A9"/>
    <w:rsid w:val="003D2F2D"/>
    <w:rsid w:val="003D46FD"/>
    <w:rsid w:val="003E1528"/>
    <w:rsid w:val="003E5097"/>
    <w:rsid w:val="003E7EBB"/>
    <w:rsid w:val="003F08C5"/>
    <w:rsid w:val="003F5F27"/>
    <w:rsid w:val="003F79DE"/>
    <w:rsid w:val="00401590"/>
    <w:rsid w:val="00402395"/>
    <w:rsid w:val="0040504D"/>
    <w:rsid w:val="00425225"/>
    <w:rsid w:val="0043548F"/>
    <w:rsid w:val="00437405"/>
    <w:rsid w:val="0044348B"/>
    <w:rsid w:val="00444A1C"/>
    <w:rsid w:val="00446E4C"/>
    <w:rsid w:val="00454434"/>
    <w:rsid w:val="00455027"/>
    <w:rsid w:val="00457705"/>
    <w:rsid w:val="00461F35"/>
    <w:rsid w:val="00463725"/>
    <w:rsid w:val="00463E3D"/>
    <w:rsid w:val="004645AE"/>
    <w:rsid w:val="00465A63"/>
    <w:rsid w:val="004711A6"/>
    <w:rsid w:val="00475A8F"/>
    <w:rsid w:val="00483304"/>
    <w:rsid w:val="0048598B"/>
    <w:rsid w:val="0048636F"/>
    <w:rsid w:val="00493B98"/>
    <w:rsid w:val="004A3CC2"/>
    <w:rsid w:val="004B1D83"/>
    <w:rsid w:val="004B366E"/>
    <w:rsid w:val="004B3876"/>
    <w:rsid w:val="004B482F"/>
    <w:rsid w:val="004B5033"/>
    <w:rsid w:val="004C3626"/>
    <w:rsid w:val="004C66DF"/>
    <w:rsid w:val="004D3E33"/>
    <w:rsid w:val="004D3F6D"/>
    <w:rsid w:val="004E7F0B"/>
    <w:rsid w:val="004F1B83"/>
    <w:rsid w:val="00504871"/>
    <w:rsid w:val="00510770"/>
    <w:rsid w:val="005138C6"/>
    <w:rsid w:val="00515E06"/>
    <w:rsid w:val="0052252B"/>
    <w:rsid w:val="0052305F"/>
    <w:rsid w:val="005243FB"/>
    <w:rsid w:val="005250F2"/>
    <w:rsid w:val="00542E67"/>
    <w:rsid w:val="005446A6"/>
    <w:rsid w:val="00546836"/>
    <w:rsid w:val="005524CC"/>
    <w:rsid w:val="005553BB"/>
    <w:rsid w:val="00566F10"/>
    <w:rsid w:val="00572897"/>
    <w:rsid w:val="00575279"/>
    <w:rsid w:val="005933C3"/>
    <w:rsid w:val="00593890"/>
    <w:rsid w:val="005954D3"/>
    <w:rsid w:val="005A1D84"/>
    <w:rsid w:val="005A70EA"/>
    <w:rsid w:val="005A7579"/>
    <w:rsid w:val="005B7F48"/>
    <w:rsid w:val="005C06C8"/>
    <w:rsid w:val="005C3963"/>
    <w:rsid w:val="005C455A"/>
    <w:rsid w:val="005D1840"/>
    <w:rsid w:val="005D2DAF"/>
    <w:rsid w:val="005D35E4"/>
    <w:rsid w:val="005D7910"/>
    <w:rsid w:val="005E2BD4"/>
    <w:rsid w:val="005F22CB"/>
    <w:rsid w:val="005F2EE7"/>
    <w:rsid w:val="006104F9"/>
    <w:rsid w:val="00611C6A"/>
    <w:rsid w:val="0061258A"/>
    <w:rsid w:val="00614C68"/>
    <w:rsid w:val="00620432"/>
    <w:rsid w:val="0062154F"/>
    <w:rsid w:val="00626026"/>
    <w:rsid w:val="006315B2"/>
    <w:rsid w:val="00631A8C"/>
    <w:rsid w:val="00633AE2"/>
    <w:rsid w:val="006408D0"/>
    <w:rsid w:val="006421DB"/>
    <w:rsid w:val="00644362"/>
    <w:rsid w:val="006469AB"/>
    <w:rsid w:val="00651CA2"/>
    <w:rsid w:val="0065210A"/>
    <w:rsid w:val="00653D60"/>
    <w:rsid w:val="00660D05"/>
    <w:rsid w:val="00664DDC"/>
    <w:rsid w:val="0066789D"/>
    <w:rsid w:val="00671D9A"/>
    <w:rsid w:val="00672602"/>
    <w:rsid w:val="006735EC"/>
    <w:rsid w:val="00673952"/>
    <w:rsid w:val="00677E50"/>
    <w:rsid w:val="0068676D"/>
    <w:rsid w:val="00686C9D"/>
    <w:rsid w:val="006A0D0F"/>
    <w:rsid w:val="006A464A"/>
    <w:rsid w:val="006B2D5B"/>
    <w:rsid w:val="006B7D14"/>
    <w:rsid w:val="006C186D"/>
    <w:rsid w:val="006C1D18"/>
    <w:rsid w:val="006D5B93"/>
    <w:rsid w:val="006E18DE"/>
    <w:rsid w:val="006E1A8C"/>
    <w:rsid w:val="006E27C4"/>
    <w:rsid w:val="006E54C5"/>
    <w:rsid w:val="006F3FA2"/>
    <w:rsid w:val="00700A29"/>
    <w:rsid w:val="00701620"/>
    <w:rsid w:val="007100EE"/>
    <w:rsid w:val="007129F8"/>
    <w:rsid w:val="00713C09"/>
    <w:rsid w:val="00716E08"/>
    <w:rsid w:val="00717F25"/>
    <w:rsid w:val="00724EB0"/>
    <w:rsid w:val="00724EB9"/>
    <w:rsid w:val="00725A7D"/>
    <w:rsid w:val="00727093"/>
    <w:rsid w:val="0073085C"/>
    <w:rsid w:val="00731CE3"/>
    <w:rsid w:val="00741ABB"/>
    <w:rsid w:val="00742D65"/>
    <w:rsid w:val="00743FFA"/>
    <w:rsid w:val="00746505"/>
    <w:rsid w:val="007517C4"/>
    <w:rsid w:val="00752FD1"/>
    <w:rsid w:val="00755559"/>
    <w:rsid w:val="00764B00"/>
    <w:rsid w:val="00765219"/>
    <w:rsid w:val="007831BC"/>
    <w:rsid w:val="00790BB3"/>
    <w:rsid w:val="00792043"/>
    <w:rsid w:val="00795DB0"/>
    <w:rsid w:val="00797EDD"/>
    <w:rsid w:val="007B0322"/>
    <w:rsid w:val="007B176F"/>
    <w:rsid w:val="007B6A0A"/>
    <w:rsid w:val="007C0861"/>
    <w:rsid w:val="007C0E3F"/>
    <w:rsid w:val="007C206C"/>
    <w:rsid w:val="007C5729"/>
    <w:rsid w:val="007D1D49"/>
    <w:rsid w:val="007D348C"/>
    <w:rsid w:val="007D38CD"/>
    <w:rsid w:val="007D5067"/>
    <w:rsid w:val="007D6E29"/>
    <w:rsid w:val="007E327B"/>
    <w:rsid w:val="007E4C70"/>
    <w:rsid w:val="007E7301"/>
    <w:rsid w:val="007E7F43"/>
    <w:rsid w:val="007F4C90"/>
    <w:rsid w:val="008073DC"/>
    <w:rsid w:val="00810522"/>
    <w:rsid w:val="008111E4"/>
    <w:rsid w:val="0081301C"/>
    <w:rsid w:val="0081424C"/>
    <w:rsid w:val="00814CC6"/>
    <w:rsid w:val="00817DD6"/>
    <w:rsid w:val="00830286"/>
    <w:rsid w:val="0083131D"/>
    <w:rsid w:val="0084421B"/>
    <w:rsid w:val="008445E9"/>
    <w:rsid w:val="00852B2A"/>
    <w:rsid w:val="00856F74"/>
    <w:rsid w:val="008575A1"/>
    <w:rsid w:val="008629A9"/>
    <w:rsid w:val="00875F90"/>
    <w:rsid w:val="00876C28"/>
    <w:rsid w:val="0088513A"/>
    <w:rsid w:val="00885B43"/>
    <w:rsid w:val="00891397"/>
    <w:rsid w:val="00893C19"/>
    <w:rsid w:val="008941A0"/>
    <w:rsid w:val="00895308"/>
    <w:rsid w:val="008A0240"/>
    <w:rsid w:val="008A2127"/>
    <w:rsid w:val="008A296D"/>
    <w:rsid w:val="008A4BE3"/>
    <w:rsid w:val="008B30DF"/>
    <w:rsid w:val="008B43C7"/>
    <w:rsid w:val="008C1A84"/>
    <w:rsid w:val="008C2AB1"/>
    <w:rsid w:val="008D6C8D"/>
    <w:rsid w:val="008D772E"/>
    <w:rsid w:val="008E21E3"/>
    <w:rsid w:val="008E2B54"/>
    <w:rsid w:val="008E4404"/>
    <w:rsid w:val="008E4A30"/>
    <w:rsid w:val="008E57AC"/>
    <w:rsid w:val="008E58C7"/>
    <w:rsid w:val="008E6688"/>
    <w:rsid w:val="008E766E"/>
    <w:rsid w:val="008F5021"/>
    <w:rsid w:val="008F5039"/>
    <w:rsid w:val="009048A5"/>
    <w:rsid w:val="00910CB8"/>
    <w:rsid w:val="0091258F"/>
    <w:rsid w:val="00923788"/>
    <w:rsid w:val="00924A63"/>
    <w:rsid w:val="00925642"/>
    <w:rsid w:val="00932C41"/>
    <w:rsid w:val="00941CDA"/>
    <w:rsid w:val="00943573"/>
    <w:rsid w:val="00950528"/>
    <w:rsid w:val="009556F5"/>
    <w:rsid w:val="009563B2"/>
    <w:rsid w:val="00961214"/>
    <w:rsid w:val="00966B71"/>
    <w:rsid w:val="00971B61"/>
    <w:rsid w:val="00975AA1"/>
    <w:rsid w:val="00980C31"/>
    <w:rsid w:val="0098100D"/>
    <w:rsid w:val="00982032"/>
    <w:rsid w:val="009824D8"/>
    <w:rsid w:val="009909C1"/>
    <w:rsid w:val="00990C24"/>
    <w:rsid w:val="009955FF"/>
    <w:rsid w:val="009A70C1"/>
    <w:rsid w:val="009B23CC"/>
    <w:rsid w:val="009C6C68"/>
    <w:rsid w:val="009D259D"/>
    <w:rsid w:val="009D3F04"/>
    <w:rsid w:val="009D7F9B"/>
    <w:rsid w:val="009E501A"/>
    <w:rsid w:val="009F27E7"/>
    <w:rsid w:val="009F4477"/>
    <w:rsid w:val="009F61FF"/>
    <w:rsid w:val="00A00487"/>
    <w:rsid w:val="00A07F21"/>
    <w:rsid w:val="00A17924"/>
    <w:rsid w:val="00A20FE1"/>
    <w:rsid w:val="00A22D50"/>
    <w:rsid w:val="00A24B76"/>
    <w:rsid w:val="00A353B4"/>
    <w:rsid w:val="00A35C99"/>
    <w:rsid w:val="00A36CCA"/>
    <w:rsid w:val="00A444F2"/>
    <w:rsid w:val="00A47837"/>
    <w:rsid w:val="00A50D9D"/>
    <w:rsid w:val="00A53000"/>
    <w:rsid w:val="00A545C6"/>
    <w:rsid w:val="00A56218"/>
    <w:rsid w:val="00A75F87"/>
    <w:rsid w:val="00A76480"/>
    <w:rsid w:val="00A83A41"/>
    <w:rsid w:val="00A8692F"/>
    <w:rsid w:val="00A91EEF"/>
    <w:rsid w:val="00A92B17"/>
    <w:rsid w:val="00A95D8B"/>
    <w:rsid w:val="00A96699"/>
    <w:rsid w:val="00A968E0"/>
    <w:rsid w:val="00AA612F"/>
    <w:rsid w:val="00AB0581"/>
    <w:rsid w:val="00AC0270"/>
    <w:rsid w:val="00AC3EA3"/>
    <w:rsid w:val="00AC5D62"/>
    <w:rsid w:val="00AC688C"/>
    <w:rsid w:val="00AC792D"/>
    <w:rsid w:val="00AD143F"/>
    <w:rsid w:val="00AD66E0"/>
    <w:rsid w:val="00AD7206"/>
    <w:rsid w:val="00AE513D"/>
    <w:rsid w:val="00AF5C88"/>
    <w:rsid w:val="00B02B98"/>
    <w:rsid w:val="00B22759"/>
    <w:rsid w:val="00B2276D"/>
    <w:rsid w:val="00B27044"/>
    <w:rsid w:val="00B326D7"/>
    <w:rsid w:val="00B3313B"/>
    <w:rsid w:val="00B3391A"/>
    <w:rsid w:val="00B51389"/>
    <w:rsid w:val="00B52C41"/>
    <w:rsid w:val="00B565C3"/>
    <w:rsid w:val="00B571FB"/>
    <w:rsid w:val="00B657B8"/>
    <w:rsid w:val="00B71250"/>
    <w:rsid w:val="00B71859"/>
    <w:rsid w:val="00B730F1"/>
    <w:rsid w:val="00B84920"/>
    <w:rsid w:val="00B85014"/>
    <w:rsid w:val="00B8556A"/>
    <w:rsid w:val="00B93C87"/>
    <w:rsid w:val="00B95232"/>
    <w:rsid w:val="00B96611"/>
    <w:rsid w:val="00B966AD"/>
    <w:rsid w:val="00B96D08"/>
    <w:rsid w:val="00BA3E9C"/>
    <w:rsid w:val="00BA4B1C"/>
    <w:rsid w:val="00BB41CE"/>
    <w:rsid w:val="00BB6949"/>
    <w:rsid w:val="00BC1A6F"/>
    <w:rsid w:val="00BC2FF0"/>
    <w:rsid w:val="00BC664A"/>
    <w:rsid w:val="00BD4425"/>
    <w:rsid w:val="00BE1D29"/>
    <w:rsid w:val="00BE3B21"/>
    <w:rsid w:val="00BE74EF"/>
    <w:rsid w:val="00BF1EC6"/>
    <w:rsid w:val="00BF60C2"/>
    <w:rsid w:val="00C012A3"/>
    <w:rsid w:val="00C0395B"/>
    <w:rsid w:val="00C11352"/>
    <w:rsid w:val="00C11A09"/>
    <w:rsid w:val="00C16F19"/>
    <w:rsid w:val="00C30EB1"/>
    <w:rsid w:val="00C34220"/>
    <w:rsid w:val="00C356AD"/>
    <w:rsid w:val="00C356BE"/>
    <w:rsid w:val="00C44071"/>
    <w:rsid w:val="00C52A7B"/>
    <w:rsid w:val="00C6324C"/>
    <w:rsid w:val="00C63A21"/>
    <w:rsid w:val="00C64CF8"/>
    <w:rsid w:val="00C679AA"/>
    <w:rsid w:val="00C724CF"/>
    <w:rsid w:val="00C75972"/>
    <w:rsid w:val="00C82622"/>
    <w:rsid w:val="00C82792"/>
    <w:rsid w:val="00C85C10"/>
    <w:rsid w:val="00C948FD"/>
    <w:rsid w:val="00C963E0"/>
    <w:rsid w:val="00CA1031"/>
    <w:rsid w:val="00CB2220"/>
    <w:rsid w:val="00CB43D5"/>
    <w:rsid w:val="00CC6CFF"/>
    <w:rsid w:val="00CC76F9"/>
    <w:rsid w:val="00CD066B"/>
    <w:rsid w:val="00CD2538"/>
    <w:rsid w:val="00CD3ECE"/>
    <w:rsid w:val="00CD46E2"/>
    <w:rsid w:val="00CD54C0"/>
    <w:rsid w:val="00CD6423"/>
    <w:rsid w:val="00CE6050"/>
    <w:rsid w:val="00CF0F59"/>
    <w:rsid w:val="00CF5A76"/>
    <w:rsid w:val="00D00D0B"/>
    <w:rsid w:val="00D04B69"/>
    <w:rsid w:val="00D07C1E"/>
    <w:rsid w:val="00D15130"/>
    <w:rsid w:val="00D17FBC"/>
    <w:rsid w:val="00D24995"/>
    <w:rsid w:val="00D378B8"/>
    <w:rsid w:val="00D40420"/>
    <w:rsid w:val="00D537FA"/>
    <w:rsid w:val="00D61B2F"/>
    <w:rsid w:val="00D643E8"/>
    <w:rsid w:val="00D7450A"/>
    <w:rsid w:val="00D765E1"/>
    <w:rsid w:val="00D80D99"/>
    <w:rsid w:val="00D865FF"/>
    <w:rsid w:val="00D9503C"/>
    <w:rsid w:val="00D9790C"/>
    <w:rsid w:val="00DB4332"/>
    <w:rsid w:val="00DD30E1"/>
    <w:rsid w:val="00DD73EF"/>
    <w:rsid w:val="00DE23E8"/>
    <w:rsid w:val="00DF187F"/>
    <w:rsid w:val="00DF4968"/>
    <w:rsid w:val="00E0128B"/>
    <w:rsid w:val="00E11C78"/>
    <w:rsid w:val="00E13A71"/>
    <w:rsid w:val="00E35DCE"/>
    <w:rsid w:val="00E47DB3"/>
    <w:rsid w:val="00E64E17"/>
    <w:rsid w:val="00E722C6"/>
    <w:rsid w:val="00E738EC"/>
    <w:rsid w:val="00E73B5E"/>
    <w:rsid w:val="00E76D5D"/>
    <w:rsid w:val="00E7721A"/>
    <w:rsid w:val="00E82101"/>
    <w:rsid w:val="00E852EA"/>
    <w:rsid w:val="00E87A21"/>
    <w:rsid w:val="00EA3091"/>
    <w:rsid w:val="00EA3D3C"/>
    <w:rsid w:val="00EB20ED"/>
    <w:rsid w:val="00EC1C4E"/>
    <w:rsid w:val="00EC1E03"/>
    <w:rsid w:val="00EC2919"/>
    <w:rsid w:val="00EC4948"/>
    <w:rsid w:val="00EC6289"/>
    <w:rsid w:val="00EC7CC3"/>
    <w:rsid w:val="00ED3A79"/>
    <w:rsid w:val="00EE10E4"/>
    <w:rsid w:val="00EE117B"/>
    <w:rsid w:val="00EF7010"/>
    <w:rsid w:val="00F01741"/>
    <w:rsid w:val="00F0706E"/>
    <w:rsid w:val="00F1708E"/>
    <w:rsid w:val="00F2054D"/>
    <w:rsid w:val="00F254A4"/>
    <w:rsid w:val="00F26168"/>
    <w:rsid w:val="00F26358"/>
    <w:rsid w:val="00F449F7"/>
    <w:rsid w:val="00F44F1C"/>
    <w:rsid w:val="00F46494"/>
    <w:rsid w:val="00F47E1F"/>
    <w:rsid w:val="00F558AB"/>
    <w:rsid w:val="00F569FC"/>
    <w:rsid w:val="00F61D89"/>
    <w:rsid w:val="00F63241"/>
    <w:rsid w:val="00F64A25"/>
    <w:rsid w:val="00F67949"/>
    <w:rsid w:val="00F70E23"/>
    <w:rsid w:val="00F73EB2"/>
    <w:rsid w:val="00F8216B"/>
    <w:rsid w:val="00F86ABB"/>
    <w:rsid w:val="00F91808"/>
    <w:rsid w:val="00F95393"/>
    <w:rsid w:val="00F97039"/>
    <w:rsid w:val="00FA29BC"/>
    <w:rsid w:val="00FA3683"/>
    <w:rsid w:val="00FA4BF4"/>
    <w:rsid w:val="00FA5DF1"/>
    <w:rsid w:val="00FB1144"/>
    <w:rsid w:val="00FB611B"/>
    <w:rsid w:val="00FB6C1B"/>
    <w:rsid w:val="00FC2428"/>
    <w:rsid w:val="00FC3D2E"/>
    <w:rsid w:val="00FD37BE"/>
    <w:rsid w:val="00FD7648"/>
    <w:rsid w:val="00FE07DC"/>
    <w:rsid w:val="00FE2770"/>
    <w:rsid w:val="00FE62CB"/>
    <w:rsid w:val="00FF0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2CB"/>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3828725">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5833913">
      <w:bodyDiv w:val="1"/>
      <w:marLeft w:val="0"/>
      <w:marRight w:val="0"/>
      <w:marTop w:val="0"/>
      <w:marBottom w:val="0"/>
      <w:divBdr>
        <w:top w:val="none" w:sz="0" w:space="0" w:color="auto"/>
        <w:left w:val="none" w:sz="0" w:space="0" w:color="auto"/>
        <w:bottom w:val="none" w:sz="0" w:space="0" w:color="auto"/>
        <w:right w:val="none" w:sz="0" w:space="0" w:color="auto"/>
      </w:divBdr>
    </w:div>
    <w:div w:id="9914288">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365902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152937">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7507877">
      <w:bodyDiv w:val="1"/>
      <w:marLeft w:val="0"/>
      <w:marRight w:val="0"/>
      <w:marTop w:val="0"/>
      <w:marBottom w:val="0"/>
      <w:divBdr>
        <w:top w:val="none" w:sz="0" w:space="0" w:color="auto"/>
        <w:left w:val="none" w:sz="0" w:space="0" w:color="auto"/>
        <w:bottom w:val="none" w:sz="0" w:space="0" w:color="auto"/>
        <w:right w:val="none" w:sz="0" w:space="0" w:color="auto"/>
      </w:divBdr>
    </w:div>
    <w:div w:id="17706419">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1175598">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4523297">
      <w:bodyDiv w:val="1"/>
      <w:marLeft w:val="0"/>
      <w:marRight w:val="0"/>
      <w:marTop w:val="0"/>
      <w:marBottom w:val="0"/>
      <w:divBdr>
        <w:top w:val="none" w:sz="0" w:space="0" w:color="auto"/>
        <w:left w:val="none" w:sz="0" w:space="0" w:color="auto"/>
        <w:bottom w:val="none" w:sz="0" w:space="0" w:color="auto"/>
        <w:right w:val="none" w:sz="0" w:space="0" w:color="auto"/>
      </w:divBdr>
    </w:div>
    <w:div w:id="25100744">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6950046">
      <w:bodyDiv w:val="1"/>
      <w:marLeft w:val="0"/>
      <w:marRight w:val="0"/>
      <w:marTop w:val="0"/>
      <w:marBottom w:val="0"/>
      <w:divBdr>
        <w:top w:val="none" w:sz="0" w:space="0" w:color="auto"/>
        <w:left w:val="none" w:sz="0" w:space="0" w:color="auto"/>
        <w:bottom w:val="none" w:sz="0" w:space="0" w:color="auto"/>
        <w:right w:val="none" w:sz="0" w:space="0" w:color="auto"/>
      </w:divBdr>
    </w:div>
    <w:div w:id="27607999">
      <w:bodyDiv w:val="1"/>
      <w:marLeft w:val="0"/>
      <w:marRight w:val="0"/>
      <w:marTop w:val="0"/>
      <w:marBottom w:val="0"/>
      <w:divBdr>
        <w:top w:val="none" w:sz="0" w:space="0" w:color="auto"/>
        <w:left w:val="none" w:sz="0" w:space="0" w:color="auto"/>
        <w:bottom w:val="none" w:sz="0" w:space="0" w:color="auto"/>
        <w:right w:val="none" w:sz="0" w:space="0" w:color="auto"/>
      </w:divBdr>
    </w:div>
    <w:div w:id="2877143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153829">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38868901">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5028582">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3897259">
      <w:bodyDiv w:val="1"/>
      <w:marLeft w:val="0"/>
      <w:marRight w:val="0"/>
      <w:marTop w:val="0"/>
      <w:marBottom w:val="0"/>
      <w:divBdr>
        <w:top w:val="none" w:sz="0" w:space="0" w:color="auto"/>
        <w:left w:val="none" w:sz="0" w:space="0" w:color="auto"/>
        <w:bottom w:val="none" w:sz="0" w:space="0" w:color="auto"/>
        <w:right w:val="none" w:sz="0" w:space="0" w:color="auto"/>
      </w:divBdr>
    </w:div>
    <w:div w:id="54814925">
      <w:bodyDiv w:val="1"/>
      <w:marLeft w:val="0"/>
      <w:marRight w:val="0"/>
      <w:marTop w:val="0"/>
      <w:marBottom w:val="0"/>
      <w:divBdr>
        <w:top w:val="none" w:sz="0" w:space="0" w:color="auto"/>
        <w:left w:val="none" w:sz="0" w:space="0" w:color="auto"/>
        <w:bottom w:val="none" w:sz="0" w:space="0" w:color="auto"/>
        <w:right w:val="none" w:sz="0" w:space="0" w:color="auto"/>
      </w:divBdr>
    </w:div>
    <w:div w:id="55133142">
      <w:bodyDiv w:val="1"/>
      <w:marLeft w:val="0"/>
      <w:marRight w:val="0"/>
      <w:marTop w:val="0"/>
      <w:marBottom w:val="0"/>
      <w:divBdr>
        <w:top w:val="none" w:sz="0" w:space="0" w:color="auto"/>
        <w:left w:val="none" w:sz="0" w:space="0" w:color="auto"/>
        <w:bottom w:val="none" w:sz="0" w:space="0" w:color="auto"/>
        <w:right w:val="none" w:sz="0" w:space="0" w:color="auto"/>
      </w:divBdr>
    </w:div>
    <w:div w:id="56829741">
      <w:bodyDiv w:val="1"/>
      <w:marLeft w:val="0"/>
      <w:marRight w:val="0"/>
      <w:marTop w:val="0"/>
      <w:marBottom w:val="0"/>
      <w:divBdr>
        <w:top w:val="none" w:sz="0" w:space="0" w:color="auto"/>
        <w:left w:val="none" w:sz="0" w:space="0" w:color="auto"/>
        <w:bottom w:val="none" w:sz="0" w:space="0" w:color="auto"/>
        <w:right w:val="none" w:sz="0" w:space="0" w:color="auto"/>
      </w:divBdr>
    </w:div>
    <w:div w:id="57217600">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59132724">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0837668">
      <w:bodyDiv w:val="1"/>
      <w:marLeft w:val="0"/>
      <w:marRight w:val="0"/>
      <w:marTop w:val="0"/>
      <w:marBottom w:val="0"/>
      <w:divBdr>
        <w:top w:val="none" w:sz="0" w:space="0" w:color="auto"/>
        <w:left w:val="none" w:sz="0" w:space="0" w:color="auto"/>
        <w:bottom w:val="none" w:sz="0" w:space="0" w:color="auto"/>
        <w:right w:val="none" w:sz="0" w:space="0" w:color="auto"/>
      </w:divBdr>
    </w:div>
    <w:div w:id="63726819">
      <w:bodyDiv w:val="1"/>
      <w:marLeft w:val="0"/>
      <w:marRight w:val="0"/>
      <w:marTop w:val="0"/>
      <w:marBottom w:val="0"/>
      <w:divBdr>
        <w:top w:val="none" w:sz="0" w:space="0" w:color="auto"/>
        <w:left w:val="none" w:sz="0" w:space="0" w:color="auto"/>
        <w:bottom w:val="none" w:sz="0" w:space="0" w:color="auto"/>
        <w:right w:val="none" w:sz="0" w:space="0" w:color="auto"/>
      </w:divBdr>
    </w:div>
    <w:div w:id="65229796">
      <w:bodyDiv w:val="1"/>
      <w:marLeft w:val="0"/>
      <w:marRight w:val="0"/>
      <w:marTop w:val="0"/>
      <w:marBottom w:val="0"/>
      <w:divBdr>
        <w:top w:val="none" w:sz="0" w:space="0" w:color="auto"/>
        <w:left w:val="none" w:sz="0" w:space="0" w:color="auto"/>
        <w:bottom w:val="none" w:sz="0" w:space="0" w:color="auto"/>
        <w:right w:val="none" w:sz="0" w:space="0" w:color="auto"/>
      </w:divBdr>
    </w:div>
    <w:div w:id="65957204">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279840">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1632742">
      <w:bodyDiv w:val="1"/>
      <w:marLeft w:val="0"/>
      <w:marRight w:val="0"/>
      <w:marTop w:val="0"/>
      <w:marBottom w:val="0"/>
      <w:divBdr>
        <w:top w:val="none" w:sz="0" w:space="0" w:color="auto"/>
        <w:left w:val="none" w:sz="0" w:space="0" w:color="auto"/>
        <w:bottom w:val="none" w:sz="0" w:space="0" w:color="auto"/>
        <w:right w:val="none" w:sz="0" w:space="0" w:color="auto"/>
      </w:divBdr>
    </w:div>
    <w:div w:id="73861721">
      <w:bodyDiv w:val="1"/>
      <w:marLeft w:val="0"/>
      <w:marRight w:val="0"/>
      <w:marTop w:val="0"/>
      <w:marBottom w:val="0"/>
      <w:divBdr>
        <w:top w:val="none" w:sz="0" w:space="0" w:color="auto"/>
        <w:left w:val="none" w:sz="0" w:space="0" w:color="auto"/>
        <w:bottom w:val="none" w:sz="0" w:space="0" w:color="auto"/>
        <w:right w:val="none" w:sz="0" w:space="0" w:color="auto"/>
      </w:divBdr>
    </w:div>
    <w:div w:id="74398659">
      <w:bodyDiv w:val="1"/>
      <w:marLeft w:val="0"/>
      <w:marRight w:val="0"/>
      <w:marTop w:val="0"/>
      <w:marBottom w:val="0"/>
      <w:divBdr>
        <w:top w:val="none" w:sz="0" w:space="0" w:color="auto"/>
        <w:left w:val="none" w:sz="0" w:space="0" w:color="auto"/>
        <w:bottom w:val="none" w:sz="0" w:space="0" w:color="auto"/>
        <w:right w:val="none" w:sz="0" w:space="0" w:color="auto"/>
      </w:divBdr>
    </w:div>
    <w:div w:id="75513715">
      <w:bodyDiv w:val="1"/>
      <w:marLeft w:val="0"/>
      <w:marRight w:val="0"/>
      <w:marTop w:val="0"/>
      <w:marBottom w:val="0"/>
      <w:divBdr>
        <w:top w:val="none" w:sz="0" w:space="0" w:color="auto"/>
        <w:left w:val="none" w:sz="0" w:space="0" w:color="auto"/>
        <w:bottom w:val="none" w:sz="0" w:space="0" w:color="auto"/>
        <w:right w:val="none" w:sz="0" w:space="0" w:color="auto"/>
      </w:divBdr>
    </w:div>
    <w:div w:id="76943045">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7559070">
      <w:bodyDiv w:val="1"/>
      <w:marLeft w:val="0"/>
      <w:marRight w:val="0"/>
      <w:marTop w:val="0"/>
      <w:marBottom w:val="0"/>
      <w:divBdr>
        <w:top w:val="none" w:sz="0" w:space="0" w:color="auto"/>
        <w:left w:val="none" w:sz="0" w:space="0" w:color="auto"/>
        <w:bottom w:val="none" w:sz="0" w:space="0" w:color="auto"/>
        <w:right w:val="none" w:sz="0" w:space="0" w:color="auto"/>
      </w:divBdr>
    </w:div>
    <w:div w:id="78260373">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7998485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1529364">
      <w:bodyDiv w:val="1"/>
      <w:marLeft w:val="0"/>
      <w:marRight w:val="0"/>
      <w:marTop w:val="0"/>
      <w:marBottom w:val="0"/>
      <w:divBdr>
        <w:top w:val="none" w:sz="0" w:space="0" w:color="auto"/>
        <w:left w:val="none" w:sz="0" w:space="0" w:color="auto"/>
        <w:bottom w:val="none" w:sz="0" w:space="0" w:color="auto"/>
        <w:right w:val="none" w:sz="0" w:space="0" w:color="auto"/>
      </w:divBdr>
    </w:div>
    <w:div w:id="83385579">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232927">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5004936">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694641">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0129495">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5251239">
      <w:bodyDiv w:val="1"/>
      <w:marLeft w:val="0"/>
      <w:marRight w:val="0"/>
      <w:marTop w:val="0"/>
      <w:marBottom w:val="0"/>
      <w:divBdr>
        <w:top w:val="none" w:sz="0" w:space="0" w:color="auto"/>
        <w:left w:val="none" w:sz="0" w:space="0" w:color="auto"/>
        <w:bottom w:val="none" w:sz="0" w:space="0" w:color="auto"/>
        <w:right w:val="none" w:sz="0" w:space="0" w:color="auto"/>
      </w:divBdr>
    </w:div>
    <w:div w:id="95946766">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423245">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1875607">
      <w:bodyDiv w:val="1"/>
      <w:marLeft w:val="0"/>
      <w:marRight w:val="0"/>
      <w:marTop w:val="0"/>
      <w:marBottom w:val="0"/>
      <w:divBdr>
        <w:top w:val="none" w:sz="0" w:space="0" w:color="auto"/>
        <w:left w:val="none" w:sz="0" w:space="0" w:color="auto"/>
        <w:bottom w:val="none" w:sz="0" w:space="0" w:color="auto"/>
        <w:right w:val="none" w:sz="0" w:space="0" w:color="auto"/>
      </w:divBdr>
    </w:div>
    <w:div w:id="102265934">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421458">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05739309">
      <w:bodyDiv w:val="1"/>
      <w:marLeft w:val="0"/>
      <w:marRight w:val="0"/>
      <w:marTop w:val="0"/>
      <w:marBottom w:val="0"/>
      <w:divBdr>
        <w:top w:val="none" w:sz="0" w:space="0" w:color="auto"/>
        <w:left w:val="none" w:sz="0" w:space="0" w:color="auto"/>
        <w:bottom w:val="none" w:sz="0" w:space="0" w:color="auto"/>
        <w:right w:val="none" w:sz="0" w:space="0" w:color="auto"/>
      </w:divBdr>
    </w:div>
    <w:div w:id="108593634">
      <w:bodyDiv w:val="1"/>
      <w:marLeft w:val="0"/>
      <w:marRight w:val="0"/>
      <w:marTop w:val="0"/>
      <w:marBottom w:val="0"/>
      <w:divBdr>
        <w:top w:val="none" w:sz="0" w:space="0" w:color="auto"/>
        <w:left w:val="none" w:sz="0" w:space="0" w:color="auto"/>
        <w:bottom w:val="none" w:sz="0" w:space="0" w:color="auto"/>
        <w:right w:val="none" w:sz="0" w:space="0" w:color="auto"/>
      </w:divBdr>
    </w:div>
    <w:div w:id="113137178">
      <w:bodyDiv w:val="1"/>
      <w:marLeft w:val="0"/>
      <w:marRight w:val="0"/>
      <w:marTop w:val="0"/>
      <w:marBottom w:val="0"/>
      <w:divBdr>
        <w:top w:val="none" w:sz="0" w:space="0" w:color="auto"/>
        <w:left w:val="none" w:sz="0" w:space="0" w:color="auto"/>
        <w:bottom w:val="none" w:sz="0" w:space="0" w:color="auto"/>
        <w:right w:val="none" w:sz="0" w:space="0" w:color="auto"/>
      </w:divBdr>
    </w:div>
    <w:div w:id="113522676">
      <w:bodyDiv w:val="1"/>
      <w:marLeft w:val="0"/>
      <w:marRight w:val="0"/>
      <w:marTop w:val="0"/>
      <w:marBottom w:val="0"/>
      <w:divBdr>
        <w:top w:val="none" w:sz="0" w:space="0" w:color="auto"/>
        <w:left w:val="none" w:sz="0" w:space="0" w:color="auto"/>
        <w:bottom w:val="none" w:sz="0" w:space="0" w:color="auto"/>
        <w:right w:val="none" w:sz="0" w:space="0" w:color="auto"/>
      </w:divBdr>
    </w:div>
    <w:div w:id="114180170">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18844131">
      <w:bodyDiv w:val="1"/>
      <w:marLeft w:val="0"/>
      <w:marRight w:val="0"/>
      <w:marTop w:val="0"/>
      <w:marBottom w:val="0"/>
      <w:divBdr>
        <w:top w:val="none" w:sz="0" w:space="0" w:color="auto"/>
        <w:left w:val="none" w:sz="0" w:space="0" w:color="auto"/>
        <w:bottom w:val="none" w:sz="0" w:space="0" w:color="auto"/>
        <w:right w:val="none" w:sz="0" w:space="0" w:color="auto"/>
      </w:divBdr>
    </w:div>
    <w:div w:id="120391298">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0735992">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4811768">
      <w:bodyDiv w:val="1"/>
      <w:marLeft w:val="0"/>
      <w:marRight w:val="0"/>
      <w:marTop w:val="0"/>
      <w:marBottom w:val="0"/>
      <w:divBdr>
        <w:top w:val="none" w:sz="0" w:space="0" w:color="auto"/>
        <w:left w:val="none" w:sz="0" w:space="0" w:color="auto"/>
        <w:bottom w:val="none" w:sz="0" w:space="0" w:color="auto"/>
        <w:right w:val="none" w:sz="0" w:space="0" w:color="auto"/>
      </w:divBdr>
    </w:div>
    <w:div w:id="126093326">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7286791">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1798838">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8230398">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43740479">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44976749">
      <w:bodyDiv w:val="1"/>
      <w:marLeft w:val="0"/>
      <w:marRight w:val="0"/>
      <w:marTop w:val="0"/>
      <w:marBottom w:val="0"/>
      <w:divBdr>
        <w:top w:val="none" w:sz="0" w:space="0" w:color="auto"/>
        <w:left w:val="none" w:sz="0" w:space="0" w:color="auto"/>
        <w:bottom w:val="none" w:sz="0" w:space="0" w:color="auto"/>
        <w:right w:val="none" w:sz="0" w:space="0" w:color="auto"/>
      </w:divBdr>
    </w:div>
    <w:div w:id="147326502">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1874680">
      <w:bodyDiv w:val="1"/>
      <w:marLeft w:val="0"/>
      <w:marRight w:val="0"/>
      <w:marTop w:val="0"/>
      <w:marBottom w:val="0"/>
      <w:divBdr>
        <w:top w:val="none" w:sz="0" w:space="0" w:color="auto"/>
        <w:left w:val="none" w:sz="0" w:space="0" w:color="auto"/>
        <w:bottom w:val="none" w:sz="0" w:space="0" w:color="auto"/>
        <w:right w:val="none" w:sz="0" w:space="0" w:color="auto"/>
      </w:divBdr>
    </w:div>
    <w:div w:id="152069714">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2915471">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6238388">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59855982">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66140190">
      <w:bodyDiv w:val="1"/>
      <w:marLeft w:val="0"/>
      <w:marRight w:val="0"/>
      <w:marTop w:val="0"/>
      <w:marBottom w:val="0"/>
      <w:divBdr>
        <w:top w:val="none" w:sz="0" w:space="0" w:color="auto"/>
        <w:left w:val="none" w:sz="0" w:space="0" w:color="auto"/>
        <w:bottom w:val="none" w:sz="0" w:space="0" w:color="auto"/>
        <w:right w:val="none" w:sz="0" w:space="0" w:color="auto"/>
      </w:divBdr>
    </w:div>
    <w:div w:id="167908386">
      <w:bodyDiv w:val="1"/>
      <w:marLeft w:val="0"/>
      <w:marRight w:val="0"/>
      <w:marTop w:val="0"/>
      <w:marBottom w:val="0"/>
      <w:divBdr>
        <w:top w:val="none" w:sz="0" w:space="0" w:color="auto"/>
        <w:left w:val="none" w:sz="0" w:space="0" w:color="auto"/>
        <w:bottom w:val="none" w:sz="0" w:space="0" w:color="auto"/>
        <w:right w:val="none" w:sz="0" w:space="0" w:color="auto"/>
      </w:divBdr>
    </w:div>
    <w:div w:id="16910386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5268364">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176895280">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7474454">
      <w:bodyDiv w:val="1"/>
      <w:marLeft w:val="0"/>
      <w:marRight w:val="0"/>
      <w:marTop w:val="0"/>
      <w:marBottom w:val="0"/>
      <w:divBdr>
        <w:top w:val="none" w:sz="0" w:space="0" w:color="auto"/>
        <w:left w:val="none" w:sz="0" w:space="0" w:color="auto"/>
        <w:bottom w:val="none" w:sz="0" w:space="0" w:color="auto"/>
        <w:right w:val="none" w:sz="0" w:space="0" w:color="auto"/>
      </w:divBdr>
    </w:div>
    <w:div w:id="179703849">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077659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4561445">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86719026">
      <w:bodyDiv w:val="1"/>
      <w:marLeft w:val="0"/>
      <w:marRight w:val="0"/>
      <w:marTop w:val="0"/>
      <w:marBottom w:val="0"/>
      <w:divBdr>
        <w:top w:val="none" w:sz="0" w:space="0" w:color="auto"/>
        <w:left w:val="none" w:sz="0" w:space="0" w:color="auto"/>
        <w:bottom w:val="none" w:sz="0" w:space="0" w:color="auto"/>
        <w:right w:val="none" w:sz="0" w:space="0" w:color="auto"/>
      </w:divBdr>
    </w:div>
    <w:div w:id="186791359">
      <w:bodyDiv w:val="1"/>
      <w:marLeft w:val="0"/>
      <w:marRight w:val="0"/>
      <w:marTop w:val="0"/>
      <w:marBottom w:val="0"/>
      <w:divBdr>
        <w:top w:val="none" w:sz="0" w:space="0" w:color="auto"/>
        <w:left w:val="none" w:sz="0" w:space="0" w:color="auto"/>
        <w:bottom w:val="none" w:sz="0" w:space="0" w:color="auto"/>
        <w:right w:val="none" w:sz="0" w:space="0" w:color="auto"/>
      </w:divBdr>
    </w:div>
    <w:div w:id="187371359">
      <w:bodyDiv w:val="1"/>
      <w:marLeft w:val="0"/>
      <w:marRight w:val="0"/>
      <w:marTop w:val="0"/>
      <w:marBottom w:val="0"/>
      <w:divBdr>
        <w:top w:val="none" w:sz="0" w:space="0" w:color="auto"/>
        <w:left w:val="none" w:sz="0" w:space="0" w:color="auto"/>
        <w:bottom w:val="none" w:sz="0" w:space="0" w:color="auto"/>
        <w:right w:val="none" w:sz="0" w:space="0" w:color="auto"/>
      </w:divBdr>
    </w:div>
    <w:div w:id="189687909">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1773772">
      <w:bodyDiv w:val="1"/>
      <w:marLeft w:val="0"/>
      <w:marRight w:val="0"/>
      <w:marTop w:val="0"/>
      <w:marBottom w:val="0"/>
      <w:divBdr>
        <w:top w:val="none" w:sz="0" w:space="0" w:color="auto"/>
        <w:left w:val="none" w:sz="0" w:space="0" w:color="auto"/>
        <w:bottom w:val="none" w:sz="0" w:space="0" w:color="auto"/>
        <w:right w:val="none" w:sz="0" w:space="0" w:color="auto"/>
      </w:divBdr>
    </w:div>
    <w:div w:id="193226395">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8006961">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21372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02640782">
      <w:bodyDiv w:val="1"/>
      <w:marLeft w:val="0"/>
      <w:marRight w:val="0"/>
      <w:marTop w:val="0"/>
      <w:marBottom w:val="0"/>
      <w:divBdr>
        <w:top w:val="none" w:sz="0" w:space="0" w:color="auto"/>
        <w:left w:val="none" w:sz="0" w:space="0" w:color="auto"/>
        <w:bottom w:val="none" w:sz="0" w:space="0" w:color="auto"/>
        <w:right w:val="none" w:sz="0" w:space="0" w:color="auto"/>
      </w:divBdr>
    </w:div>
    <w:div w:id="203103613">
      <w:bodyDiv w:val="1"/>
      <w:marLeft w:val="0"/>
      <w:marRight w:val="0"/>
      <w:marTop w:val="0"/>
      <w:marBottom w:val="0"/>
      <w:divBdr>
        <w:top w:val="none" w:sz="0" w:space="0" w:color="auto"/>
        <w:left w:val="none" w:sz="0" w:space="0" w:color="auto"/>
        <w:bottom w:val="none" w:sz="0" w:space="0" w:color="auto"/>
        <w:right w:val="none" w:sz="0" w:space="0" w:color="auto"/>
      </w:divBdr>
    </w:div>
    <w:div w:id="203715496">
      <w:bodyDiv w:val="1"/>
      <w:marLeft w:val="0"/>
      <w:marRight w:val="0"/>
      <w:marTop w:val="0"/>
      <w:marBottom w:val="0"/>
      <w:divBdr>
        <w:top w:val="none" w:sz="0" w:space="0" w:color="auto"/>
        <w:left w:val="none" w:sz="0" w:space="0" w:color="auto"/>
        <w:bottom w:val="none" w:sz="0" w:space="0" w:color="auto"/>
        <w:right w:val="none" w:sz="0" w:space="0" w:color="auto"/>
      </w:divBdr>
    </w:div>
    <w:div w:id="205260364">
      <w:bodyDiv w:val="1"/>
      <w:marLeft w:val="0"/>
      <w:marRight w:val="0"/>
      <w:marTop w:val="0"/>
      <w:marBottom w:val="0"/>
      <w:divBdr>
        <w:top w:val="none" w:sz="0" w:space="0" w:color="auto"/>
        <w:left w:val="none" w:sz="0" w:space="0" w:color="auto"/>
        <w:bottom w:val="none" w:sz="0" w:space="0" w:color="auto"/>
        <w:right w:val="none" w:sz="0" w:space="0" w:color="auto"/>
      </w:divBdr>
    </w:div>
    <w:div w:id="206111011">
      <w:bodyDiv w:val="1"/>
      <w:marLeft w:val="0"/>
      <w:marRight w:val="0"/>
      <w:marTop w:val="0"/>
      <w:marBottom w:val="0"/>
      <w:divBdr>
        <w:top w:val="none" w:sz="0" w:space="0" w:color="auto"/>
        <w:left w:val="none" w:sz="0" w:space="0" w:color="auto"/>
        <w:bottom w:val="none" w:sz="0" w:space="0" w:color="auto"/>
        <w:right w:val="none" w:sz="0" w:space="0" w:color="auto"/>
      </w:divBdr>
    </w:div>
    <w:div w:id="207306201">
      <w:bodyDiv w:val="1"/>
      <w:marLeft w:val="0"/>
      <w:marRight w:val="0"/>
      <w:marTop w:val="0"/>
      <w:marBottom w:val="0"/>
      <w:divBdr>
        <w:top w:val="none" w:sz="0" w:space="0" w:color="auto"/>
        <w:left w:val="none" w:sz="0" w:space="0" w:color="auto"/>
        <w:bottom w:val="none" w:sz="0" w:space="0" w:color="auto"/>
        <w:right w:val="none" w:sz="0" w:space="0" w:color="auto"/>
      </w:divBdr>
    </w:div>
    <w:div w:id="209727046">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3586542">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1067047">
      <w:bodyDiv w:val="1"/>
      <w:marLeft w:val="0"/>
      <w:marRight w:val="0"/>
      <w:marTop w:val="0"/>
      <w:marBottom w:val="0"/>
      <w:divBdr>
        <w:top w:val="none" w:sz="0" w:space="0" w:color="auto"/>
        <w:left w:val="none" w:sz="0" w:space="0" w:color="auto"/>
        <w:bottom w:val="none" w:sz="0" w:space="0" w:color="auto"/>
        <w:right w:val="none" w:sz="0" w:space="0" w:color="auto"/>
      </w:divBdr>
    </w:div>
    <w:div w:id="222103291">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28424158">
      <w:bodyDiv w:val="1"/>
      <w:marLeft w:val="0"/>
      <w:marRight w:val="0"/>
      <w:marTop w:val="0"/>
      <w:marBottom w:val="0"/>
      <w:divBdr>
        <w:top w:val="none" w:sz="0" w:space="0" w:color="auto"/>
        <w:left w:val="none" w:sz="0" w:space="0" w:color="auto"/>
        <w:bottom w:val="none" w:sz="0" w:space="0" w:color="auto"/>
        <w:right w:val="none" w:sz="0" w:space="0" w:color="auto"/>
      </w:divBdr>
    </w:div>
    <w:div w:id="230190974">
      <w:bodyDiv w:val="1"/>
      <w:marLeft w:val="0"/>
      <w:marRight w:val="0"/>
      <w:marTop w:val="0"/>
      <w:marBottom w:val="0"/>
      <w:divBdr>
        <w:top w:val="none" w:sz="0" w:space="0" w:color="auto"/>
        <w:left w:val="none" w:sz="0" w:space="0" w:color="auto"/>
        <w:bottom w:val="none" w:sz="0" w:space="0" w:color="auto"/>
        <w:right w:val="none" w:sz="0" w:space="0" w:color="auto"/>
      </w:divBdr>
    </w:div>
    <w:div w:id="232350585">
      <w:bodyDiv w:val="1"/>
      <w:marLeft w:val="0"/>
      <w:marRight w:val="0"/>
      <w:marTop w:val="0"/>
      <w:marBottom w:val="0"/>
      <w:divBdr>
        <w:top w:val="none" w:sz="0" w:space="0" w:color="auto"/>
        <w:left w:val="none" w:sz="0" w:space="0" w:color="auto"/>
        <w:bottom w:val="none" w:sz="0" w:space="0" w:color="auto"/>
        <w:right w:val="none" w:sz="0" w:space="0" w:color="auto"/>
      </w:divBdr>
    </w:div>
    <w:div w:id="232474126">
      <w:bodyDiv w:val="1"/>
      <w:marLeft w:val="0"/>
      <w:marRight w:val="0"/>
      <w:marTop w:val="0"/>
      <w:marBottom w:val="0"/>
      <w:divBdr>
        <w:top w:val="none" w:sz="0" w:space="0" w:color="auto"/>
        <w:left w:val="none" w:sz="0" w:space="0" w:color="auto"/>
        <w:bottom w:val="none" w:sz="0" w:space="0" w:color="auto"/>
        <w:right w:val="none" w:sz="0" w:space="0" w:color="auto"/>
      </w:divBdr>
    </w:div>
    <w:div w:id="232855876">
      <w:bodyDiv w:val="1"/>
      <w:marLeft w:val="0"/>
      <w:marRight w:val="0"/>
      <w:marTop w:val="0"/>
      <w:marBottom w:val="0"/>
      <w:divBdr>
        <w:top w:val="none" w:sz="0" w:space="0" w:color="auto"/>
        <w:left w:val="none" w:sz="0" w:space="0" w:color="auto"/>
        <w:bottom w:val="none" w:sz="0" w:space="0" w:color="auto"/>
        <w:right w:val="none" w:sz="0" w:space="0" w:color="auto"/>
      </w:divBdr>
    </w:div>
    <w:div w:id="234246757">
      <w:bodyDiv w:val="1"/>
      <w:marLeft w:val="0"/>
      <w:marRight w:val="0"/>
      <w:marTop w:val="0"/>
      <w:marBottom w:val="0"/>
      <w:divBdr>
        <w:top w:val="none" w:sz="0" w:space="0" w:color="auto"/>
        <w:left w:val="none" w:sz="0" w:space="0" w:color="auto"/>
        <w:bottom w:val="none" w:sz="0" w:space="0" w:color="auto"/>
        <w:right w:val="none" w:sz="0" w:space="0" w:color="auto"/>
      </w:divBdr>
    </w:div>
    <w:div w:id="235674074">
      <w:bodyDiv w:val="1"/>
      <w:marLeft w:val="0"/>
      <w:marRight w:val="0"/>
      <w:marTop w:val="0"/>
      <w:marBottom w:val="0"/>
      <w:divBdr>
        <w:top w:val="none" w:sz="0" w:space="0" w:color="auto"/>
        <w:left w:val="none" w:sz="0" w:space="0" w:color="auto"/>
        <w:bottom w:val="none" w:sz="0" w:space="0" w:color="auto"/>
        <w:right w:val="none" w:sz="0" w:space="0" w:color="auto"/>
      </w:divBdr>
    </w:div>
    <w:div w:id="240138722">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3999512">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1166037">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4823241">
      <w:bodyDiv w:val="1"/>
      <w:marLeft w:val="0"/>
      <w:marRight w:val="0"/>
      <w:marTop w:val="0"/>
      <w:marBottom w:val="0"/>
      <w:divBdr>
        <w:top w:val="none" w:sz="0" w:space="0" w:color="auto"/>
        <w:left w:val="none" w:sz="0" w:space="0" w:color="auto"/>
        <w:bottom w:val="none" w:sz="0" w:space="0" w:color="auto"/>
        <w:right w:val="none" w:sz="0" w:space="0" w:color="auto"/>
      </w:divBdr>
    </w:div>
    <w:div w:id="257762035">
      <w:bodyDiv w:val="1"/>
      <w:marLeft w:val="0"/>
      <w:marRight w:val="0"/>
      <w:marTop w:val="0"/>
      <w:marBottom w:val="0"/>
      <w:divBdr>
        <w:top w:val="none" w:sz="0" w:space="0" w:color="auto"/>
        <w:left w:val="none" w:sz="0" w:space="0" w:color="auto"/>
        <w:bottom w:val="none" w:sz="0" w:space="0" w:color="auto"/>
        <w:right w:val="none" w:sz="0" w:space="0" w:color="auto"/>
      </w:divBdr>
    </w:div>
    <w:div w:id="259069254">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60139662">
      <w:bodyDiv w:val="1"/>
      <w:marLeft w:val="0"/>
      <w:marRight w:val="0"/>
      <w:marTop w:val="0"/>
      <w:marBottom w:val="0"/>
      <w:divBdr>
        <w:top w:val="none" w:sz="0" w:space="0" w:color="auto"/>
        <w:left w:val="none" w:sz="0" w:space="0" w:color="auto"/>
        <w:bottom w:val="none" w:sz="0" w:space="0" w:color="auto"/>
        <w:right w:val="none" w:sz="0" w:space="0" w:color="auto"/>
      </w:divBdr>
    </w:div>
    <w:div w:id="26083891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3613135">
      <w:bodyDiv w:val="1"/>
      <w:marLeft w:val="0"/>
      <w:marRight w:val="0"/>
      <w:marTop w:val="0"/>
      <w:marBottom w:val="0"/>
      <w:divBdr>
        <w:top w:val="none" w:sz="0" w:space="0" w:color="auto"/>
        <w:left w:val="none" w:sz="0" w:space="0" w:color="auto"/>
        <w:bottom w:val="none" w:sz="0" w:space="0" w:color="auto"/>
        <w:right w:val="none" w:sz="0" w:space="0" w:color="auto"/>
      </w:divBdr>
    </w:div>
    <w:div w:id="263732075">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69974897">
      <w:bodyDiv w:val="1"/>
      <w:marLeft w:val="0"/>
      <w:marRight w:val="0"/>
      <w:marTop w:val="0"/>
      <w:marBottom w:val="0"/>
      <w:divBdr>
        <w:top w:val="none" w:sz="0" w:space="0" w:color="auto"/>
        <w:left w:val="none" w:sz="0" w:space="0" w:color="auto"/>
        <w:bottom w:val="none" w:sz="0" w:space="0" w:color="auto"/>
        <w:right w:val="none" w:sz="0" w:space="0" w:color="auto"/>
      </w:divBdr>
    </w:div>
    <w:div w:id="270431225">
      <w:bodyDiv w:val="1"/>
      <w:marLeft w:val="0"/>
      <w:marRight w:val="0"/>
      <w:marTop w:val="0"/>
      <w:marBottom w:val="0"/>
      <w:divBdr>
        <w:top w:val="none" w:sz="0" w:space="0" w:color="auto"/>
        <w:left w:val="none" w:sz="0" w:space="0" w:color="auto"/>
        <w:bottom w:val="none" w:sz="0" w:space="0" w:color="auto"/>
        <w:right w:val="none" w:sz="0" w:space="0" w:color="auto"/>
      </w:divBdr>
    </w:div>
    <w:div w:id="274021776">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2462535">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88557711">
      <w:bodyDiv w:val="1"/>
      <w:marLeft w:val="0"/>
      <w:marRight w:val="0"/>
      <w:marTop w:val="0"/>
      <w:marBottom w:val="0"/>
      <w:divBdr>
        <w:top w:val="none" w:sz="0" w:space="0" w:color="auto"/>
        <w:left w:val="none" w:sz="0" w:space="0" w:color="auto"/>
        <w:bottom w:val="none" w:sz="0" w:space="0" w:color="auto"/>
        <w:right w:val="none" w:sz="0" w:space="0" w:color="auto"/>
      </w:divBdr>
    </w:div>
    <w:div w:id="289820643">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442464">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4453476">
      <w:bodyDiv w:val="1"/>
      <w:marLeft w:val="0"/>
      <w:marRight w:val="0"/>
      <w:marTop w:val="0"/>
      <w:marBottom w:val="0"/>
      <w:divBdr>
        <w:top w:val="none" w:sz="0" w:space="0" w:color="auto"/>
        <w:left w:val="none" w:sz="0" w:space="0" w:color="auto"/>
        <w:bottom w:val="none" w:sz="0" w:space="0" w:color="auto"/>
        <w:right w:val="none" w:sz="0" w:space="0" w:color="auto"/>
      </w:divBdr>
    </w:div>
    <w:div w:id="295642779">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300043147">
      <w:bodyDiv w:val="1"/>
      <w:marLeft w:val="0"/>
      <w:marRight w:val="0"/>
      <w:marTop w:val="0"/>
      <w:marBottom w:val="0"/>
      <w:divBdr>
        <w:top w:val="none" w:sz="0" w:space="0" w:color="auto"/>
        <w:left w:val="none" w:sz="0" w:space="0" w:color="auto"/>
        <w:bottom w:val="none" w:sz="0" w:space="0" w:color="auto"/>
        <w:right w:val="none" w:sz="0" w:space="0" w:color="auto"/>
      </w:divBdr>
    </w:div>
    <w:div w:id="301034346">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5036941">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4626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19190275">
      <w:bodyDiv w:val="1"/>
      <w:marLeft w:val="0"/>
      <w:marRight w:val="0"/>
      <w:marTop w:val="0"/>
      <w:marBottom w:val="0"/>
      <w:divBdr>
        <w:top w:val="none" w:sz="0" w:space="0" w:color="auto"/>
        <w:left w:val="none" w:sz="0" w:space="0" w:color="auto"/>
        <w:bottom w:val="none" w:sz="0" w:space="0" w:color="auto"/>
        <w:right w:val="none" w:sz="0" w:space="0" w:color="auto"/>
      </w:divBdr>
    </w:div>
    <w:div w:id="319776572">
      <w:bodyDiv w:val="1"/>
      <w:marLeft w:val="0"/>
      <w:marRight w:val="0"/>
      <w:marTop w:val="0"/>
      <w:marBottom w:val="0"/>
      <w:divBdr>
        <w:top w:val="none" w:sz="0" w:space="0" w:color="auto"/>
        <w:left w:val="none" w:sz="0" w:space="0" w:color="auto"/>
        <w:bottom w:val="none" w:sz="0" w:space="0" w:color="auto"/>
        <w:right w:val="none" w:sz="0" w:space="0" w:color="auto"/>
      </w:divBdr>
    </w:div>
    <w:div w:id="320043185">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285970">
      <w:bodyDiv w:val="1"/>
      <w:marLeft w:val="0"/>
      <w:marRight w:val="0"/>
      <w:marTop w:val="0"/>
      <w:marBottom w:val="0"/>
      <w:divBdr>
        <w:top w:val="none" w:sz="0" w:space="0" w:color="auto"/>
        <w:left w:val="none" w:sz="0" w:space="0" w:color="auto"/>
        <w:bottom w:val="none" w:sz="0" w:space="0" w:color="auto"/>
        <w:right w:val="none" w:sz="0" w:space="0" w:color="auto"/>
      </w:divBdr>
    </w:div>
    <w:div w:id="325596703">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7755627">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0714887">
      <w:bodyDiv w:val="1"/>
      <w:marLeft w:val="0"/>
      <w:marRight w:val="0"/>
      <w:marTop w:val="0"/>
      <w:marBottom w:val="0"/>
      <w:divBdr>
        <w:top w:val="none" w:sz="0" w:space="0" w:color="auto"/>
        <w:left w:val="none" w:sz="0" w:space="0" w:color="auto"/>
        <w:bottom w:val="none" w:sz="0" w:space="0" w:color="auto"/>
        <w:right w:val="none" w:sz="0" w:space="0" w:color="auto"/>
      </w:divBdr>
    </w:div>
    <w:div w:id="331026497">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3842309">
      <w:bodyDiv w:val="1"/>
      <w:marLeft w:val="0"/>
      <w:marRight w:val="0"/>
      <w:marTop w:val="0"/>
      <w:marBottom w:val="0"/>
      <w:divBdr>
        <w:top w:val="none" w:sz="0" w:space="0" w:color="auto"/>
        <w:left w:val="none" w:sz="0" w:space="0" w:color="auto"/>
        <w:bottom w:val="none" w:sz="0" w:space="0" w:color="auto"/>
        <w:right w:val="none" w:sz="0" w:space="0" w:color="auto"/>
      </w:divBdr>
    </w:div>
    <w:div w:id="337318692">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8192249">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668352">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43942869">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7002319">
      <w:bodyDiv w:val="1"/>
      <w:marLeft w:val="0"/>
      <w:marRight w:val="0"/>
      <w:marTop w:val="0"/>
      <w:marBottom w:val="0"/>
      <w:divBdr>
        <w:top w:val="none" w:sz="0" w:space="0" w:color="auto"/>
        <w:left w:val="none" w:sz="0" w:space="0" w:color="auto"/>
        <w:bottom w:val="none" w:sz="0" w:space="0" w:color="auto"/>
        <w:right w:val="none" w:sz="0" w:space="0" w:color="auto"/>
      </w:divBdr>
    </w:div>
    <w:div w:id="357507118">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252375">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0323665">
      <w:bodyDiv w:val="1"/>
      <w:marLeft w:val="0"/>
      <w:marRight w:val="0"/>
      <w:marTop w:val="0"/>
      <w:marBottom w:val="0"/>
      <w:divBdr>
        <w:top w:val="none" w:sz="0" w:space="0" w:color="auto"/>
        <w:left w:val="none" w:sz="0" w:space="0" w:color="auto"/>
        <w:bottom w:val="none" w:sz="0" w:space="0" w:color="auto"/>
        <w:right w:val="none" w:sz="0" w:space="0" w:color="auto"/>
      </w:divBdr>
    </w:div>
    <w:div w:id="361440641">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5183509">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6640255">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573697">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1343073">
      <w:bodyDiv w:val="1"/>
      <w:marLeft w:val="0"/>
      <w:marRight w:val="0"/>
      <w:marTop w:val="0"/>
      <w:marBottom w:val="0"/>
      <w:divBdr>
        <w:top w:val="none" w:sz="0" w:space="0" w:color="auto"/>
        <w:left w:val="none" w:sz="0" w:space="0" w:color="auto"/>
        <w:bottom w:val="none" w:sz="0" w:space="0" w:color="auto"/>
        <w:right w:val="none" w:sz="0" w:space="0" w:color="auto"/>
      </w:divBdr>
    </w:div>
    <w:div w:id="372771099">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307308">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6856322">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81289186">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606553">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3144061">
      <w:bodyDiv w:val="1"/>
      <w:marLeft w:val="0"/>
      <w:marRight w:val="0"/>
      <w:marTop w:val="0"/>
      <w:marBottom w:val="0"/>
      <w:divBdr>
        <w:top w:val="none" w:sz="0" w:space="0" w:color="auto"/>
        <w:left w:val="none" w:sz="0" w:space="0" w:color="auto"/>
        <w:bottom w:val="none" w:sz="0" w:space="0" w:color="auto"/>
        <w:right w:val="none" w:sz="0" w:space="0" w:color="auto"/>
      </w:divBdr>
    </w:div>
    <w:div w:id="383912771">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87998755">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5469684">
      <w:bodyDiv w:val="1"/>
      <w:marLeft w:val="0"/>
      <w:marRight w:val="0"/>
      <w:marTop w:val="0"/>
      <w:marBottom w:val="0"/>
      <w:divBdr>
        <w:top w:val="none" w:sz="0" w:space="0" w:color="auto"/>
        <w:left w:val="none" w:sz="0" w:space="0" w:color="auto"/>
        <w:bottom w:val="none" w:sz="0" w:space="0" w:color="auto"/>
        <w:right w:val="none" w:sz="0" w:space="0" w:color="auto"/>
      </w:divBdr>
    </w:div>
    <w:div w:id="395663688">
      <w:bodyDiv w:val="1"/>
      <w:marLeft w:val="0"/>
      <w:marRight w:val="0"/>
      <w:marTop w:val="0"/>
      <w:marBottom w:val="0"/>
      <w:divBdr>
        <w:top w:val="none" w:sz="0" w:space="0" w:color="auto"/>
        <w:left w:val="none" w:sz="0" w:space="0" w:color="auto"/>
        <w:bottom w:val="none" w:sz="0" w:space="0" w:color="auto"/>
        <w:right w:val="none" w:sz="0" w:space="0" w:color="auto"/>
      </w:divBdr>
    </w:div>
    <w:div w:id="395789392">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403066164">
      <w:bodyDiv w:val="1"/>
      <w:marLeft w:val="0"/>
      <w:marRight w:val="0"/>
      <w:marTop w:val="0"/>
      <w:marBottom w:val="0"/>
      <w:divBdr>
        <w:top w:val="none" w:sz="0" w:space="0" w:color="auto"/>
        <w:left w:val="none" w:sz="0" w:space="0" w:color="auto"/>
        <w:bottom w:val="none" w:sz="0" w:space="0" w:color="auto"/>
        <w:right w:val="none" w:sz="0" w:space="0" w:color="auto"/>
      </w:divBdr>
    </w:div>
    <w:div w:id="403071079">
      <w:bodyDiv w:val="1"/>
      <w:marLeft w:val="0"/>
      <w:marRight w:val="0"/>
      <w:marTop w:val="0"/>
      <w:marBottom w:val="0"/>
      <w:divBdr>
        <w:top w:val="none" w:sz="0" w:space="0" w:color="auto"/>
        <w:left w:val="none" w:sz="0" w:space="0" w:color="auto"/>
        <w:bottom w:val="none" w:sz="0" w:space="0" w:color="auto"/>
        <w:right w:val="none" w:sz="0" w:space="0" w:color="auto"/>
      </w:divBdr>
    </w:div>
    <w:div w:id="403339025">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5765537">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0470874">
      <w:bodyDiv w:val="1"/>
      <w:marLeft w:val="0"/>
      <w:marRight w:val="0"/>
      <w:marTop w:val="0"/>
      <w:marBottom w:val="0"/>
      <w:divBdr>
        <w:top w:val="none" w:sz="0" w:space="0" w:color="auto"/>
        <w:left w:val="none" w:sz="0" w:space="0" w:color="auto"/>
        <w:bottom w:val="none" w:sz="0" w:space="0" w:color="auto"/>
        <w:right w:val="none" w:sz="0" w:space="0" w:color="auto"/>
      </w:divBdr>
    </w:div>
    <w:div w:id="410930898">
      <w:bodyDiv w:val="1"/>
      <w:marLeft w:val="0"/>
      <w:marRight w:val="0"/>
      <w:marTop w:val="0"/>
      <w:marBottom w:val="0"/>
      <w:divBdr>
        <w:top w:val="none" w:sz="0" w:space="0" w:color="auto"/>
        <w:left w:val="none" w:sz="0" w:space="0" w:color="auto"/>
        <w:bottom w:val="none" w:sz="0" w:space="0" w:color="auto"/>
        <w:right w:val="none" w:sz="0" w:space="0" w:color="auto"/>
      </w:divBdr>
    </w:div>
    <w:div w:id="412507561">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559204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7023738">
      <w:bodyDiv w:val="1"/>
      <w:marLeft w:val="0"/>
      <w:marRight w:val="0"/>
      <w:marTop w:val="0"/>
      <w:marBottom w:val="0"/>
      <w:divBdr>
        <w:top w:val="none" w:sz="0" w:space="0" w:color="auto"/>
        <w:left w:val="none" w:sz="0" w:space="0" w:color="auto"/>
        <w:bottom w:val="none" w:sz="0" w:space="0" w:color="auto"/>
        <w:right w:val="none" w:sz="0" w:space="0" w:color="auto"/>
      </w:divBdr>
    </w:div>
    <w:div w:id="417169216">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611720">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3039658">
      <w:bodyDiv w:val="1"/>
      <w:marLeft w:val="0"/>
      <w:marRight w:val="0"/>
      <w:marTop w:val="0"/>
      <w:marBottom w:val="0"/>
      <w:divBdr>
        <w:top w:val="none" w:sz="0" w:space="0" w:color="auto"/>
        <w:left w:val="none" w:sz="0" w:space="0" w:color="auto"/>
        <w:bottom w:val="none" w:sz="0" w:space="0" w:color="auto"/>
        <w:right w:val="none" w:sz="0" w:space="0" w:color="auto"/>
      </w:divBdr>
    </w:div>
    <w:div w:id="424695649">
      <w:bodyDiv w:val="1"/>
      <w:marLeft w:val="0"/>
      <w:marRight w:val="0"/>
      <w:marTop w:val="0"/>
      <w:marBottom w:val="0"/>
      <w:divBdr>
        <w:top w:val="none" w:sz="0" w:space="0" w:color="auto"/>
        <w:left w:val="none" w:sz="0" w:space="0" w:color="auto"/>
        <w:bottom w:val="none" w:sz="0" w:space="0" w:color="auto"/>
        <w:right w:val="none" w:sz="0" w:space="0" w:color="auto"/>
      </w:divBdr>
    </w:div>
    <w:div w:id="425884755">
      <w:bodyDiv w:val="1"/>
      <w:marLeft w:val="0"/>
      <w:marRight w:val="0"/>
      <w:marTop w:val="0"/>
      <w:marBottom w:val="0"/>
      <w:divBdr>
        <w:top w:val="none" w:sz="0" w:space="0" w:color="auto"/>
        <w:left w:val="none" w:sz="0" w:space="0" w:color="auto"/>
        <w:bottom w:val="none" w:sz="0" w:space="0" w:color="auto"/>
        <w:right w:val="none" w:sz="0" w:space="0" w:color="auto"/>
      </w:divBdr>
    </w:div>
    <w:div w:id="426967264">
      <w:bodyDiv w:val="1"/>
      <w:marLeft w:val="0"/>
      <w:marRight w:val="0"/>
      <w:marTop w:val="0"/>
      <w:marBottom w:val="0"/>
      <w:divBdr>
        <w:top w:val="none" w:sz="0" w:space="0" w:color="auto"/>
        <w:left w:val="none" w:sz="0" w:space="0" w:color="auto"/>
        <w:bottom w:val="none" w:sz="0" w:space="0" w:color="auto"/>
        <w:right w:val="none" w:sz="0" w:space="0" w:color="auto"/>
      </w:divBdr>
    </w:div>
    <w:div w:id="428159427">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1703617">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5758353">
      <w:bodyDiv w:val="1"/>
      <w:marLeft w:val="0"/>
      <w:marRight w:val="0"/>
      <w:marTop w:val="0"/>
      <w:marBottom w:val="0"/>
      <w:divBdr>
        <w:top w:val="none" w:sz="0" w:space="0" w:color="auto"/>
        <w:left w:val="none" w:sz="0" w:space="0" w:color="auto"/>
        <w:bottom w:val="none" w:sz="0" w:space="0" w:color="auto"/>
        <w:right w:val="none" w:sz="0" w:space="0" w:color="auto"/>
      </w:divBdr>
    </w:div>
    <w:div w:id="43660458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1808480">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2772977">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4541128">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5733629">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46849335">
      <w:bodyDiv w:val="1"/>
      <w:marLeft w:val="0"/>
      <w:marRight w:val="0"/>
      <w:marTop w:val="0"/>
      <w:marBottom w:val="0"/>
      <w:divBdr>
        <w:top w:val="none" w:sz="0" w:space="0" w:color="auto"/>
        <w:left w:val="none" w:sz="0" w:space="0" w:color="auto"/>
        <w:bottom w:val="none" w:sz="0" w:space="0" w:color="auto"/>
        <w:right w:val="none" w:sz="0" w:space="0" w:color="auto"/>
      </w:divBdr>
    </w:div>
    <w:div w:id="447042447">
      <w:bodyDiv w:val="1"/>
      <w:marLeft w:val="0"/>
      <w:marRight w:val="0"/>
      <w:marTop w:val="0"/>
      <w:marBottom w:val="0"/>
      <w:divBdr>
        <w:top w:val="none" w:sz="0" w:space="0" w:color="auto"/>
        <w:left w:val="none" w:sz="0" w:space="0" w:color="auto"/>
        <w:bottom w:val="none" w:sz="0" w:space="0" w:color="auto"/>
        <w:right w:val="none" w:sz="0" w:space="0" w:color="auto"/>
      </w:divBdr>
    </w:div>
    <w:div w:id="447546208">
      <w:bodyDiv w:val="1"/>
      <w:marLeft w:val="0"/>
      <w:marRight w:val="0"/>
      <w:marTop w:val="0"/>
      <w:marBottom w:val="0"/>
      <w:divBdr>
        <w:top w:val="none" w:sz="0" w:space="0" w:color="auto"/>
        <w:left w:val="none" w:sz="0" w:space="0" w:color="auto"/>
        <w:bottom w:val="none" w:sz="0" w:space="0" w:color="auto"/>
        <w:right w:val="none" w:sz="0" w:space="0" w:color="auto"/>
      </w:divBdr>
    </w:div>
    <w:div w:id="447742179">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7264989">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61776405">
      <w:bodyDiv w:val="1"/>
      <w:marLeft w:val="0"/>
      <w:marRight w:val="0"/>
      <w:marTop w:val="0"/>
      <w:marBottom w:val="0"/>
      <w:divBdr>
        <w:top w:val="none" w:sz="0" w:space="0" w:color="auto"/>
        <w:left w:val="none" w:sz="0" w:space="0" w:color="auto"/>
        <w:bottom w:val="none" w:sz="0" w:space="0" w:color="auto"/>
        <w:right w:val="none" w:sz="0" w:space="0" w:color="auto"/>
      </w:divBdr>
    </w:div>
    <w:div w:id="462621824">
      <w:bodyDiv w:val="1"/>
      <w:marLeft w:val="0"/>
      <w:marRight w:val="0"/>
      <w:marTop w:val="0"/>
      <w:marBottom w:val="0"/>
      <w:divBdr>
        <w:top w:val="none" w:sz="0" w:space="0" w:color="auto"/>
        <w:left w:val="none" w:sz="0" w:space="0" w:color="auto"/>
        <w:bottom w:val="none" w:sz="0" w:space="0" w:color="auto"/>
        <w:right w:val="none" w:sz="0" w:space="0" w:color="auto"/>
      </w:divBdr>
    </w:div>
    <w:div w:id="464810887">
      <w:bodyDiv w:val="1"/>
      <w:marLeft w:val="0"/>
      <w:marRight w:val="0"/>
      <w:marTop w:val="0"/>
      <w:marBottom w:val="0"/>
      <w:divBdr>
        <w:top w:val="none" w:sz="0" w:space="0" w:color="auto"/>
        <w:left w:val="none" w:sz="0" w:space="0" w:color="auto"/>
        <w:bottom w:val="none" w:sz="0" w:space="0" w:color="auto"/>
        <w:right w:val="none" w:sz="0" w:space="0" w:color="auto"/>
      </w:divBdr>
    </w:div>
    <w:div w:id="466364936">
      <w:bodyDiv w:val="1"/>
      <w:marLeft w:val="0"/>
      <w:marRight w:val="0"/>
      <w:marTop w:val="0"/>
      <w:marBottom w:val="0"/>
      <w:divBdr>
        <w:top w:val="none" w:sz="0" w:space="0" w:color="auto"/>
        <w:left w:val="none" w:sz="0" w:space="0" w:color="auto"/>
        <w:bottom w:val="none" w:sz="0" w:space="0" w:color="auto"/>
        <w:right w:val="none" w:sz="0" w:space="0" w:color="auto"/>
      </w:divBdr>
    </w:div>
    <w:div w:id="466751212">
      <w:bodyDiv w:val="1"/>
      <w:marLeft w:val="0"/>
      <w:marRight w:val="0"/>
      <w:marTop w:val="0"/>
      <w:marBottom w:val="0"/>
      <w:divBdr>
        <w:top w:val="none" w:sz="0" w:space="0" w:color="auto"/>
        <w:left w:val="none" w:sz="0" w:space="0" w:color="auto"/>
        <w:bottom w:val="none" w:sz="0" w:space="0" w:color="auto"/>
        <w:right w:val="none" w:sz="0" w:space="0" w:color="auto"/>
      </w:divBdr>
    </w:div>
    <w:div w:id="469513736">
      <w:bodyDiv w:val="1"/>
      <w:marLeft w:val="0"/>
      <w:marRight w:val="0"/>
      <w:marTop w:val="0"/>
      <w:marBottom w:val="0"/>
      <w:divBdr>
        <w:top w:val="none" w:sz="0" w:space="0" w:color="auto"/>
        <w:left w:val="none" w:sz="0" w:space="0" w:color="auto"/>
        <w:bottom w:val="none" w:sz="0" w:space="0" w:color="auto"/>
        <w:right w:val="none" w:sz="0" w:space="0" w:color="auto"/>
      </w:divBdr>
    </w:div>
    <w:div w:id="469710434">
      <w:bodyDiv w:val="1"/>
      <w:marLeft w:val="0"/>
      <w:marRight w:val="0"/>
      <w:marTop w:val="0"/>
      <w:marBottom w:val="0"/>
      <w:divBdr>
        <w:top w:val="none" w:sz="0" w:space="0" w:color="auto"/>
        <w:left w:val="none" w:sz="0" w:space="0" w:color="auto"/>
        <w:bottom w:val="none" w:sz="0" w:space="0" w:color="auto"/>
        <w:right w:val="none" w:sz="0" w:space="0" w:color="auto"/>
      </w:divBdr>
    </w:div>
    <w:div w:id="470369645">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33316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78153779">
      <w:bodyDiv w:val="1"/>
      <w:marLeft w:val="0"/>
      <w:marRight w:val="0"/>
      <w:marTop w:val="0"/>
      <w:marBottom w:val="0"/>
      <w:divBdr>
        <w:top w:val="none" w:sz="0" w:space="0" w:color="auto"/>
        <w:left w:val="none" w:sz="0" w:space="0" w:color="auto"/>
        <w:bottom w:val="none" w:sz="0" w:space="0" w:color="auto"/>
        <w:right w:val="none" w:sz="0" w:space="0" w:color="auto"/>
      </w:divBdr>
    </w:div>
    <w:div w:id="478498144">
      <w:bodyDiv w:val="1"/>
      <w:marLeft w:val="0"/>
      <w:marRight w:val="0"/>
      <w:marTop w:val="0"/>
      <w:marBottom w:val="0"/>
      <w:divBdr>
        <w:top w:val="none" w:sz="0" w:space="0" w:color="auto"/>
        <w:left w:val="none" w:sz="0" w:space="0" w:color="auto"/>
        <w:bottom w:val="none" w:sz="0" w:space="0" w:color="auto"/>
        <w:right w:val="none" w:sz="0" w:space="0" w:color="auto"/>
      </w:divBdr>
    </w:div>
    <w:div w:id="480537640">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2938884">
      <w:bodyDiv w:val="1"/>
      <w:marLeft w:val="0"/>
      <w:marRight w:val="0"/>
      <w:marTop w:val="0"/>
      <w:marBottom w:val="0"/>
      <w:divBdr>
        <w:top w:val="none" w:sz="0" w:space="0" w:color="auto"/>
        <w:left w:val="none" w:sz="0" w:space="0" w:color="auto"/>
        <w:bottom w:val="none" w:sz="0" w:space="0" w:color="auto"/>
        <w:right w:val="none" w:sz="0" w:space="0" w:color="auto"/>
      </w:divBdr>
    </w:div>
    <w:div w:id="483163742">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7674502">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90368702">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501891278">
      <w:bodyDiv w:val="1"/>
      <w:marLeft w:val="0"/>
      <w:marRight w:val="0"/>
      <w:marTop w:val="0"/>
      <w:marBottom w:val="0"/>
      <w:divBdr>
        <w:top w:val="none" w:sz="0" w:space="0" w:color="auto"/>
        <w:left w:val="none" w:sz="0" w:space="0" w:color="auto"/>
        <w:bottom w:val="none" w:sz="0" w:space="0" w:color="auto"/>
        <w:right w:val="none" w:sz="0" w:space="0" w:color="auto"/>
      </w:divBdr>
    </w:div>
    <w:div w:id="501968290">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3403207">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4976439">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3690545">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4655727">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18354633">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2232326">
      <w:bodyDiv w:val="1"/>
      <w:marLeft w:val="0"/>
      <w:marRight w:val="0"/>
      <w:marTop w:val="0"/>
      <w:marBottom w:val="0"/>
      <w:divBdr>
        <w:top w:val="none" w:sz="0" w:space="0" w:color="auto"/>
        <w:left w:val="none" w:sz="0" w:space="0" w:color="auto"/>
        <w:bottom w:val="none" w:sz="0" w:space="0" w:color="auto"/>
        <w:right w:val="none" w:sz="0" w:space="0" w:color="auto"/>
      </w:divBdr>
    </w:div>
    <w:div w:id="532502801">
      <w:bodyDiv w:val="1"/>
      <w:marLeft w:val="0"/>
      <w:marRight w:val="0"/>
      <w:marTop w:val="0"/>
      <w:marBottom w:val="0"/>
      <w:divBdr>
        <w:top w:val="none" w:sz="0" w:space="0" w:color="auto"/>
        <w:left w:val="none" w:sz="0" w:space="0" w:color="auto"/>
        <w:bottom w:val="none" w:sz="0" w:space="0" w:color="auto"/>
        <w:right w:val="none" w:sz="0" w:space="0" w:color="auto"/>
      </w:divBdr>
    </w:div>
    <w:div w:id="533150268">
      <w:bodyDiv w:val="1"/>
      <w:marLeft w:val="0"/>
      <w:marRight w:val="0"/>
      <w:marTop w:val="0"/>
      <w:marBottom w:val="0"/>
      <w:divBdr>
        <w:top w:val="none" w:sz="0" w:space="0" w:color="auto"/>
        <w:left w:val="none" w:sz="0" w:space="0" w:color="auto"/>
        <w:bottom w:val="none" w:sz="0" w:space="0" w:color="auto"/>
        <w:right w:val="none" w:sz="0" w:space="0" w:color="auto"/>
      </w:divBdr>
    </w:div>
    <w:div w:id="533540629">
      <w:bodyDiv w:val="1"/>
      <w:marLeft w:val="0"/>
      <w:marRight w:val="0"/>
      <w:marTop w:val="0"/>
      <w:marBottom w:val="0"/>
      <w:divBdr>
        <w:top w:val="none" w:sz="0" w:space="0" w:color="auto"/>
        <w:left w:val="none" w:sz="0" w:space="0" w:color="auto"/>
        <w:bottom w:val="none" w:sz="0" w:space="0" w:color="auto"/>
        <w:right w:val="none" w:sz="0" w:space="0" w:color="auto"/>
      </w:divBdr>
    </w:div>
    <w:div w:id="53411957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2669876">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0964090">
      <w:bodyDiv w:val="1"/>
      <w:marLeft w:val="0"/>
      <w:marRight w:val="0"/>
      <w:marTop w:val="0"/>
      <w:marBottom w:val="0"/>
      <w:divBdr>
        <w:top w:val="none" w:sz="0" w:space="0" w:color="auto"/>
        <w:left w:val="none" w:sz="0" w:space="0" w:color="auto"/>
        <w:bottom w:val="none" w:sz="0" w:space="0" w:color="auto"/>
        <w:right w:val="none" w:sz="0" w:space="0" w:color="auto"/>
      </w:divBdr>
    </w:div>
    <w:div w:id="552425355">
      <w:bodyDiv w:val="1"/>
      <w:marLeft w:val="0"/>
      <w:marRight w:val="0"/>
      <w:marTop w:val="0"/>
      <w:marBottom w:val="0"/>
      <w:divBdr>
        <w:top w:val="none" w:sz="0" w:space="0" w:color="auto"/>
        <w:left w:val="none" w:sz="0" w:space="0" w:color="auto"/>
        <w:bottom w:val="none" w:sz="0" w:space="0" w:color="auto"/>
        <w:right w:val="none" w:sz="0" w:space="0" w:color="auto"/>
      </w:divBdr>
    </w:div>
    <w:div w:id="553662893">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8172495">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59708561">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4344168">
      <w:bodyDiv w:val="1"/>
      <w:marLeft w:val="0"/>
      <w:marRight w:val="0"/>
      <w:marTop w:val="0"/>
      <w:marBottom w:val="0"/>
      <w:divBdr>
        <w:top w:val="none" w:sz="0" w:space="0" w:color="auto"/>
        <w:left w:val="none" w:sz="0" w:space="0" w:color="auto"/>
        <w:bottom w:val="none" w:sz="0" w:space="0" w:color="auto"/>
        <w:right w:val="none" w:sz="0" w:space="0" w:color="auto"/>
      </w:divBdr>
    </w:div>
    <w:div w:id="565071573">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67963458">
      <w:bodyDiv w:val="1"/>
      <w:marLeft w:val="0"/>
      <w:marRight w:val="0"/>
      <w:marTop w:val="0"/>
      <w:marBottom w:val="0"/>
      <w:divBdr>
        <w:top w:val="none" w:sz="0" w:space="0" w:color="auto"/>
        <w:left w:val="none" w:sz="0" w:space="0" w:color="auto"/>
        <w:bottom w:val="none" w:sz="0" w:space="0" w:color="auto"/>
        <w:right w:val="none" w:sz="0" w:space="0" w:color="auto"/>
      </w:divBdr>
    </w:div>
    <w:div w:id="571041373">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2862371">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5628261">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101479">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0259525">
      <w:bodyDiv w:val="1"/>
      <w:marLeft w:val="0"/>
      <w:marRight w:val="0"/>
      <w:marTop w:val="0"/>
      <w:marBottom w:val="0"/>
      <w:divBdr>
        <w:top w:val="none" w:sz="0" w:space="0" w:color="auto"/>
        <w:left w:val="none" w:sz="0" w:space="0" w:color="auto"/>
        <w:bottom w:val="none" w:sz="0" w:space="0" w:color="auto"/>
        <w:right w:val="none" w:sz="0" w:space="0" w:color="auto"/>
      </w:divBdr>
    </w:div>
    <w:div w:id="584612863">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2788304">
      <w:bodyDiv w:val="1"/>
      <w:marLeft w:val="0"/>
      <w:marRight w:val="0"/>
      <w:marTop w:val="0"/>
      <w:marBottom w:val="0"/>
      <w:divBdr>
        <w:top w:val="none" w:sz="0" w:space="0" w:color="auto"/>
        <w:left w:val="none" w:sz="0" w:space="0" w:color="auto"/>
        <w:bottom w:val="none" w:sz="0" w:space="0" w:color="auto"/>
        <w:right w:val="none" w:sz="0" w:space="0" w:color="auto"/>
      </w:divBdr>
    </w:div>
    <w:div w:id="593133370">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4093833">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9071910">
      <w:bodyDiv w:val="1"/>
      <w:marLeft w:val="0"/>
      <w:marRight w:val="0"/>
      <w:marTop w:val="0"/>
      <w:marBottom w:val="0"/>
      <w:divBdr>
        <w:top w:val="none" w:sz="0" w:space="0" w:color="auto"/>
        <w:left w:val="none" w:sz="0" w:space="0" w:color="auto"/>
        <w:bottom w:val="none" w:sz="0" w:space="0" w:color="auto"/>
        <w:right w:val="none" w:sz="0" w:space="0" w:color="auto"/>
      </w:divBdr>
    </w:div>
    <w:div w:id="599796506">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4464813">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7008689">
      <w:bodyDiv w:val="1"/>
      <w:marLeft w:val="0"/>
      <w:marRight w:val="0"/>
      <w:marTop w:val="0"/>
      <w:marBottom w:val="0"/>
      <w:divBdr>
        <w:top w:val="none" w:sz="0" w:space="0" w:color="auto"/>
        <w:left w:val="none" w:sz="0" w:space="0" w:color="auto"/>
        <w:bottom w:val="none" w:sz="0" w:space="0" w:color="auto"/>
        <w:right w:val="none" w:sz="0" w:space="0" w:color="auto"/>
      </w:divBdr>
    </w:div>
    <w:div w:id="607153416">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09355278">
      <w:bodyDiv w:val="1"/>
      <w:marLeft w:val="0"/>
      <w:marRight w:val="0"/>
      <w:marTop w:val="0"/>
      <w:marBottom w:val="0"/>
      <w:divBdr>
        <w:top w:val="none" w:sz="0" w:space="0" w:color="auto"/>
        <w:left w:val="none" w:sz="0" w:space="0" w:color="auto"/>
        <w:bottom w:val="none" w:sz="0" w:space="0" w:color="auto"/>
        <w:right w:val="none" w:sz="0" w:space="0" w:color="auto"/>
      </w:divBdr>
    </w:div>
    <w:div w:id="609510025">
      <w:bodyDiv w:val="1"/>
      <w:marLeft w:val="0"/>
      <w:marRight w:val="0"/>
      <w:marTop w:val="0"/>
      <w:marBottom w:val="0"/>
      <w:divBdr>
        <w:top w:val="none" w:sz="0" w:space="0" w:color="auto"/>
        <w:left w:val="none" w:sz="0" w:space="0" w:color="auto"/>
        <w:bottom w:val="none" w:sz="0" w:space="0" w:color="auto"/>
        <w:right w:val="none" w:sz="0" w:space="0" w:color="auto"/>
      </w:divBdr>
    </w:div>
    <w:div w:id="609898033">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3094487">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6956655">
      <w:bodyDiv w:val="1"/>
      <w:marLeft w:val="0"/>
      <w:marRight w:val="0"/>
      <w:marTop w:val="0"/>
      <w:marBottom w:val="0"/>
      <w:divBdr>
        <w:top w:val="none" w:sz="0" w:space="0" w:color="auto"/>
        <w:left w:val="none" w:sz="0" w:space="0" w:color="auto"/>
        <w:bottom w:val="none" w:sz="0" w:space="0" w:color="auto"/>
        <w:right w:val="none" w:sz="0" w:space="0" w:color="auto"/>
      </w:divBdr>
    </w:div>
    <w:div w:id="618876156">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0913685">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3579557">
      <w:bodyDiv w:val="1"/>
      <w:marLeft w:val="0"/>
      <w:marRight w:val="0"/>
      <w:marTop w:val="0"/>
      <w:marBottom w:val="0"/>
      <w:divBdr>
        <w:top w:val="none" w:sz="0" w:space="0" w:color="auto"/>
        <w:left w:val="none" w:sz="0" w:space="0" w:color="auto"/>
        <w:bottom w:val="none" w:sz="0" w:space="0" w:color="auto"/>
        <w:right w:val="none" w:sz="0" w:space="0" w:color="auto"/>
      </w:divBdr>
    </w:div>
    <w:div w:id="623731111">
      <w:bodyDiv w:val="1"/>
      <w:marLeft w:val="0"/>
      <w:marRight w:val="0"/>
      <w:marTop w:val="0"/>
      <w:marBottom w:val="0"/>
      <w:divBdr>
        <w:top w:val="none" w:sz="0" w:space="0" w:color="auto"/>
        <w:left w:val="none" w:sz="0" w:space="0" w:color="auto"/>
        <w:bottom w:val="none" w:sz="0" w:space="0" w:color="auto"/>
        <w:right w:val="none" w:sz="0" w:space="0" w:color="auto"/>
      </w:divBdr>
    </w:div>
    <w:div w:id="624123568">
      <w:bodyDiv w:val="1"/>
      <w:marLeft w:val="0"/>
      <w:marRight w:val="0"/>
      <w:marTop w:val="0"/>
      <w:marBottom w:val="0"/>
      <w:divBdr>
        <w:top w:val="none" w:sz="0" w:space="0" w:color="auto"/>
        <w:left w:val="none" w:sz="0" w:space="0" w:color="auto"/>
        <w:bottom w:val="none" w:sz="0" w:space="0" w:color="auto"/>
        <w:right w:val="none" w:sz="0" w:space="0" w:color="auto"/>
      </w:divBdr>
    </w:div>
    <w:div w:id="62515849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401227">
      <w:bodyDiv w:val="1"/>
      <w:marLeft w:val="0"/>
      <w:marRight w:val="0"/>
      <w:marTop w:val="0"/>
      <w:marBottom w:val="0"/>
      <w:divBdr>
        <w:top w:val="none" w:sz="0" w:space="0" w:color="auto"/>
        <w:left w:val="none" w:sz="0" w:space="0" w:color="auto"/>
        <w:bottom w:val="none" w:sz="0" w:space="0" w:color="auto"/>
        <w:right w:val="none" w:sz="0" w:space="0" w:color="auto"/>
      </w:divBdr>
    </w:div>
    <w:div w:id="629092822">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32100395">
      <w:bodyDiv w:val="1"/>
      <w:marLeft w:val="0"/>
      <w:marRight w:val="0"/>
      <w:marTop w:val="0"/>
      <w:marBottom w:val="0"/>
      <w:divBdr>
        <w:top w:val="none" w:sz="0" w:space="0" w:color="auto"/>
        <w:left w:val="none" w:sz="0" w:space="0" w:color="auto"/>
        <w:bottom w:val="none" w:sz="0" w:space="0" w:color="auto"/>
        <w:right w:val="none" w:sz="0" w:space="0" w:color="auto"/>
      </w:divBdr>
    </w:div>
    <w:div w:id="635379816">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156835">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2807230">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45820565">
      <w:bodyDiv w:val="1"/>
      <w:marLeft w:val="0"/>
      <w:marRight w:val="0"/>
      <w:marTop w:val="0"/>
      <w:marBottom w:val="0"/>
      <w:divBdr>
        <w:top w:val="none" w:sz="0" w:space="0" w:color="auto"/>
        <w:left w:val="none" w:sz="0" w:space="0" w:color="auto"/>
        <w:bottom w:val="none" w:sz="0" w:space="0" w:color="auto"/>
        <w:right w:val="none" w:sz="0" w:space="0" w:color="auto"/>
      </w:divBdr>
    </w:div>
    <w:div w:id="651176733">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5186367">
      <w:bodyDiv w:val="1"/>
      <w:marLeft w:val="0"/>
      <w:marRight w:val="0"/>
      <w:marTop w:val="0"/>
      <w:marBottom w:val="0"/>
      <w:divBdr>
        <w:top w:val="none" w:sz="0" w:space="0" w:color="auto"/>
        <w:left w:val="none" w:sz="0" w:space="0" w:color="auto"/>
        <w:bottom w:val="none" w:sz="0" w:space="0" w:color="auto"/>
        <w:right w:val="none" w:sz="0" w:space="0" w:color="auto"/>
      </w:divBdr>
    </w:div>
    <w:div w:id="65695627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080919">
      <w:bodyDiv w:val="1"/>
      <w:marLeft w:val="0"/>
      <w:marRight w:val="0"/>
      <w:marTop w:val="0"/>
      <w:marBottom w:val="0"/>
      <w:divBdr>
        <w:top w:val="none" w:sz="0" w:space="0" w:color="auto"/>
        <w:left w:val="none" w:sz="0" w:space="0" w:color="auto"/>
        <w:bottom w:val="none" w:sz="0" w:space="0" w:color="auto"/>
        <w:right w:val="none" w:sz="0" w:space="0" w:color="auto"/>
      </w:divBdr>
    </w:div>
    <w:div w:id="657267957">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7463089">
      <w:bodyDiv w:val="1"/>
      <w:marLeft w:val="0"/>
      <w:marRight w:val="0"/>
      <w:marTop w:val="0"/>
      <w:marBottom w:val="0"/>
      <w:divBdr>
        <w:top w:val="none" w:sz="0" w:space="0" w:color="auto"/>
        <w:left w:val="none" w:sz="0" w:space="0" w:color="auto"/>
        <w:bottom w:val="none" w:sz="0" w:space="0" w:color="auto"/>
        <w:right w:val="none" w:sz="0" w:space="0" w:color="auto"/>
      </w:divBdr>
    </w:div>
    <w:div w:id="658390668">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1617397">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2666484">
      <w:bodyDiv w:val="1"/>
      <w:marLeft w:val="0"/>
      <w:marRight w:val="0"/>
      <w:marTop w:val="0"/>
      <w:marBottom w:val="0"/>
      <w:divBdr>
        <w:top w:val="none" w:sz="0" w:space="0" w:color="auto"/>
        <w:left w:val="none" w:sz="0" w:space="0" w:color="auto"/>
        <w:bottom w:val="none" w:sz="0" w:space="0" w:color="auto"/>
        <w:right w:val="none" w:sz="0" w:space="0" w:color="auto"/>
      </w:divBdr>
    </w:div>
    <w:div w:id="664092334">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67292501">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6735141">
      <w:bodyDiv w:val="1"/>
      <w:marLeft w:val="0"/>
      <w:marRight w:val="0"/>
      <w:marTop w:val="0"/>
      <w:marBottom w:val="0"/>
      <w:divBdr>
        <w:top w:val="none" w:sz="0" w:space="0" w:color="auto"/>
        <w:left w:val="none" w:sz="0" w:space="0" w:color="auto"/>
        <w:bottom w:val="none" w:sz="0" w:space="0" w:color="auto"/>
        <w:right w:val="none" w:sz="0" w:space="0" w:color="auto"/>
      </w:divBdr>
    </w:div>
    <w:div w:id="676887738">
      <w:bodyDiv w:val="1"/>
      <w:marLeft w:val="0"/>
      <w:marRight w:val="0"/>
      <w:marTop w:val="0"/>
      <w:marBottom w:val="0"/>
      <w:divBdr>
        <w:top w:val="none" w:sz="0" w:space="0" w:color="auto"/>
        <w:left w:val="none" w:sz="0" w:space="0" w:color="auto"/>
        <w:bottom w:val="none" w:sz="0" w:space="0" w:color="auto"/>
        <w:right w:val="none" w:sz="0" w:space="0" w:color="auto"/>
      </w:divBdr>
    </w:div>
    <w:div w:id="678771654">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3479190">
      <w:bodyDiv w:val="1"/>
      <w:marLeft w:val="0"/>
      <w:marRight w:val="0"/>
      <w:marTop w:val="0"/>
      <w:marBottom w:val="0"/>
      <w:divBdr>
        <w:top w:val="none" w:sz="0" w:space="0" w:color="auto"/>
        <w:left w:val="none" w:sz="0" w:space="0" w:color="auto"/>
        <w:bottom w:val="none" w:sz="0" w:space="0" w:color="auto"/>
        <w:right w:val="none" w:sz="0" w:space="0" w:color="auto"/>
      </w:divBdr>
    </w:div>
    <w:div w:id="683627747">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85911400">
      <w:bodyDiv w:val="1"/>
      <w:marLeft w:val="0"/>
      <w:marRight w:val="0"/>
      <w:marTop w:val="0"/>
      <w:marBottom w:val="0"/>
      <w:divBdr>
        <w:top w:val="none" w:sz="0" w:space="0" w:color="auto"/>
        <w:left w:val="none" w:sz="0" w:space="0" w:color="auto"/>
        <w:bottom w:val="none" w:sz="0" w:space="0" w:color="auto"/>
        <w:right w:val="none" w:sz="0" w:space="0" w:color="auto"/>
      </w:divBdr>
    </w:div>
    <w:div w:id="686515918">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1613586">
      <w:bodyDiv w:val="1"/>
      <w:marLeft w:val="0"/>
      <w:marRight w:val="0"/>
      <w:marTop w:val="0"/>
      <w:marBottom w:val="0"/>
      <w:divBdr>
        <w:top w:val="none" w:sz="0" w:space="0" w:color="auto"/>
        <w:left w:val="none" w:sz="0" w:space="0" w:color="auto"/>
        <w:bottom w:val="none" w:sz="0" w:space="0" w:color="auto"/>
        <w:right w:val="none" w:sz="0" w:space="0" w:color="auto"/>
      </w:divBdr>
    </w:div>
    <w:div w:id="692611804">
      <w:bodyDiv w:val="1"/>
      <w:marLeft w:val="0"/>
      <w:marRight w:val="0"/>
      <w:marTop w:val="0"/>
      <w:marBottom w:val="0"/>
      <w:divBdr>
        <w:top w:val="none" w:sz="0" w:space="0" w:color="auto"/>
        <w:left w:val="none" w:sz="0" w:space="0" w:color="auto"/>
        <w:bottom w:val="none" w:sz="0" w:space="0" w:color="auto"/>
        <w:right w:val="none" w:sz="0" w:space="0" w:color="auto"/>
      </w:divBdr>
    </w:div>
    <w:div w:id="692651405">
      <w:bodyDiv w:val="1"/>
      <w:marLeft w:val="0"/>
      <w:marRight w:val="0"/>
      <w:marTop w:val="0"/>
      <w:marBottom w:val="0"/>
      <w:divBdr>
        <w:top w:val="none" w:sz="0" w:space="0" w:color="auto"/>
        <w:left w:val="none" w:sz="0" w:space="0" w:color="auto"/>
        <w:bottom w:val="none" w:sz="0" w:space="0" w:color="auto"/>
        <w:right w:val="none" w:sz="0" w:space="0" w:color="auto"/>
      </w:divBdr>
    </w:div>
    <w:div w:id="693573813">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739041">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698556174">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0282342">
      <w:bodyDiv w:val="1"/>
      <w:marLeft w:val="0"/>
      <w:marRight w:val="0"/>
      <w:marTop w:val="0"/>
      <w:marBottom w:val="0"/>
      <w:divBdr>
        <w:top w:val="none" w:sz="0" w:space="0" w:color="auto"/>
        <w:left w:val="none" w:sz="0" w:space="0" w:color="auto"/>
        <w:bottom w:val="none" w:sz="0" w:space="0" w:color="auto"/>
        <w:right w:val="none" w:sz="0" w:space="0" w:color="auto"/>
      </w:divBdr>
    </w:div>
    <w:div w:id="700742096">
      <w:bodyDiv w:val="1"/>
      <w:marLeft w:val="0"/>
      <w:marRight w:val="0"/>
      <w:marTop w:val="0"/>
      <w:marBottom w:val="0"/>
      <w:divBdr>
        <w:top w:val="none" w:sz="0" w:space="0" w:color="auto"/>
        <w:left w:val="none" w:sz="0" w:space="0" w:color="auto"/>
        <w:bottom w:val="none" w:sz="0" w:space="0" w:color="auto"/>
        <w:right w:val="none" w:sz="0" w:space="0" w:color="auto"/>
      </w:divBdr>
    </w:div>
    <w:div w:id="701789807">
      <w:bodyDiv w:val="1"/>
      <w:marLeft w:val="0"/>
      <w:marRight w:val="0"/>
      <w:marTop w:val="0"/>
      <w:marBottom w:val="0"/>
      <w:divBdr>
        <w:top w:val="none" w:sz="0" w:space="0" w:color="auto"/>
        <w:left w:val="none" w:sz="0" w:space="0" w:color="auto"/>
        <w:bottom w:val="none" w:sz="0" w:space="0" w:color="auto"/>
        <w:right w:val="none" w:sz="0" w:space="0" w:color="auto"/>
      </w:divBdr>
    </w:div>
    <w:div w:id="703020647">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104510">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7799244">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14087128">
      <w:bodyDiv w:val="1"/>
      <w:marLeft w:val="0"/>
      <w:marRight w:val="0"/>
      <w:marTop w:val="0"/>
      <w:marBottom w:val="0"/>
      <w:divBdr>
        <w:top w:val="none" w:sz="0" w:space="0" w:color="auto"/>
        <w:left w:val="none" w:sz="0" w:space="0" w:color="auto"/>
        <w:bottom w:val="none" w:sz="0" w:space="0" w:color="auto"/>
        <w:right w:val="none" w:sz="0" w:space="0" w:color="auto"/>
      </w:divBdr>
    </w:div>
    <w:div w:id="714743499">
      <w:bodyDiv w:val="1"/>
      <w:marLeft w:val="0"/>
      <w:marRight w:val="0"/>
      <w:marTop w:val="0"/>
      <w:marBottom w:val="0"/>
      <w:divBdr>
        <w:top w:val="none" w:sz="0" w:space="0" w:color="auto"/>
        <w:left w:val="none" w:sz="0" w:space="0" w:color="auto"/>
        <w:bottom w:val="none" w:sz="0" w:space="0" w:color="auto"/>
        <w:right w:val="none" w:sz="0" w:space="0" w:color="auto"/>
      </w:divBdr>
    </w:div>
    <w:div w:id="715812175">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2606516">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24524437">
      <w:bodyDiv w:val="1"/>
      <w:marLeft w:val="0"/>
      <w:marRight w:val="0"/>
      <w:marTop w:val="0"/>
      <w:marBottom w:val="0"/>
      <w:divBdr>
        <w:top w:val="none" w:sz="0" w:space="0" w:color="auto"/>
        <w:left w:val="none" w:sz="0" w:space="0" w:color="auto"/>
        <w:bottom w:val="none" w:sz="0" w:space="0" w:color="auto"/>
        <w:right w:val="none" w:sz="0" w:space="0" w:color="auto"/>
      </w:divBdr>
    </w:div>
    <w:div w:id="725490489">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5322263">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2487985">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6461295">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8770188">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1001452">
      <w:bodyDiv w:val="1"/>
      <w:marLeft w:val="0"/>
      <w:marRight w:val="0"/>
      <w:marTop w:val="0"/>
      <w:marBottom w:val="0"/>
      <w:divBdr>
        <w:top w:val="none" w:sz="0" w:space="0" w:color="auto"/>
        <w:left w:val="none" w:sz="0" w:space="0" w:color="auto"/>
        <w:bottom w:val="none" w:sz="0" w:space="0" w:color="auto"/>
        <w:right w:val="none" w:sz="0" w:space="0" w:color="auto"/>
      </w:divBdr>
    </w:div>
    <w:div w:id="751658262">
      <w:bodyDiv w:val="1"/>
      <w:marLeft w:val="0"/>
      <w:marRight w:val="0"/>
      <w:marTop w:val="0"/>
      <w:marBottom w:val="0"/>
      <w:divBdr>
        <w:top w:val="none" w:sz="0" w:space="0" w:color="auto"/>
        <w:left w:val="none" w:sz="0" w:space="0" w:color="auto"/>
        <w:bottom w:val="none" w:sz="0" w:space="0" w:color="auto"/>
        <w:right w:val="none" w:sz="0" w:space="0" w:color="auto"/>
      </w:divBdr>
    </w:div>
    <w:div w:id="751898748">
      <w:bodyDiv w:val="1"/>
      <w:marLeft w:val="0"/>
      <w:marRight w:val="0"/>
      <w:marTop w:val="0"/>
      <w:marBottom w:val="0"/>
      <w:divBdr>
        <w:top w:val="none" w:sz="0" w:space="0" w:color="auto"/>
        <w:left w:val="none" w:sz="0" w:space="0" w:color="auto"/>
        <w:bottom w:val="none" w:sz="0" w:space="0" w:color="auto"/>
        <w:right w:val="none" w:sz="0" w:space="0" w:color="auto"/>
      </w:divBdr>
    </w:div>
    <w:div w:id="752512177">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3866662">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5979778">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67967957">
      <w:bodyDiv w:val="1"/>
      <w:marLeft w:val="0"/>
      <w:marRight w:val="0"/>
      <w:marTop w:val="0"/>
      <w:marBottom w:val="0"/>
      <w:divBdr>
        <w:top w:val="none" w:sz="0" w:space="0" w:color="auto"/>
        <w:left w:val="none" w:sz="0" w:space="0" w:color="auto"/>
        <w:bottom w:val="none" w:sz="0" w:space="0" w:color="auto"/>
        <w:right w:val="none" w:sz="0" w:space="0" w:color="auto"/>
      </w:divBdr>
    </w:div>
    <w:div w:id="769396829">
      <w:bodyDiv w:val="1"/>
      <w:marLeft w:val="0"/>
      <w:marRight w:val="0"/>
      <w:marTop w:val="0"/>
      <w:marBottom w:val="0"/>
      <w:divBdr>
        <w:top w:val="none" w:sz="0" w:space="0" w:color="auto"/>
        <w:left w:val="none" w:sz="0" w:space="0" w:color="auto"/>
        <w:bottom w:val="none" w:sz="0" w:space="0" w:color="auto"/>
        <w:right w:val="none" w:sz="0" w:space="0" w:color="auto"/>
      </w:divBdr>
    </w:div>
    <w:div w:id="770122129">
      <w:bodyDiv w:val="1"/>
      <w:marLeft w:val="0"/>
      <w:marRight w:val="0"/>
      <w:marTop w:val="0"/>
      <w:marBottom w:val="0"/>
      <w:divBdr>
        <w:top w:val="none" w:sz="0" w:space="0" w:color="auto"/>
        <w:left w:val="none" w:sz="0" w:space="0" w:color="auto"/>
        <w:bottom w:val="none" w:sz="0" w:space="0" w:color="auto"/>
        <w:right w:val="none" w:sz="0" w:space="0" w:color="auto"/>
      </w:divBdr>
    </w:div>
    <w:div w:id="771364907">
      <w:bodyDiv w:val="1"/>
      <w:marLeft w:val="0"/>
      <w:marRight w:val="0"/>
      <w:marTop w:val="0"/>
      <w:marBottom w:val="0"/>
      <w:divBdr>
        <w:top w:val="none" w:sz="0" w:space="0" w:color="auto"/>
        <w:left w:val="none" w:sz="0" w:space="0" w:color="auto"/>
        <w:bottom w:val="none" w:sz="0" w:space="0" w:color="auto"/>
        <w:right w:val="none" w:sz="0" w:space="0" w:color="auto"/>
      </w:divBdr>
    </w:div>
    <w:div w:id="771633329">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81336837">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87629093">
      <w:bodyDiv w:val="1"/>
      <w:marLeft w:val="0"/>
      <w:marRight w:val="0"/>
      <w:marTop w:val="0"/>
      <w:marBottom w:val="0"/>
      <w:divBdr>
        <w:top w:val="none" w:sz="0" w:space="0" w:color="auto"/>
        <w:left w:val="none" w:sz="0" w:space="0" w:color="auto"/>
        <w:bottom w:val="none" w:sz="0" w:space="0" w:color="auto"/>
        <w:right w:val="none" w:sz="0" w:space="0" w:color="auto"/>
      </w:divBdr>
    </w:div>
    <w:div w:id="787815287">
      <w:bodyDiv w:val="1"/>
      <w:marLeft w:val="0"/>
      <w:marRight w:val="0"/>
      <w:marTop w:val="0"/>
      <w:marBottom w:val="0"/>
      <w:divBdr>
        <w:top w:val="none" w:sz="0" w:space="0" w:color="auto"/>
        <w:left w:val="none" w:sz="0" w:space="0" w:color="auto"/>
        <w:bottom w:val="none" w:sz="0" w:space="0" w:color="auto"/>
        <w:right w:val="none" w:sz="0" w:space="0" w:color="auto"/>
      </w:divBdr>
    </w:div>
    <w:div w:id="791632988">
      <w:bodyDiv w:val="1"/>
      <w:marLeft w:val="0"/>
      <w:marRight w:val="0"/>
      <w:marTop w:val="0"/>
      <w:marBottom w:val="0"/>
      <w:divBdr>
        <w:top w:val="none" w:sz="0" w:space="0" w:color="auto"/>
        <w:left w:val="none" w:sz="0" w:space="0" w:color="auto"/>
        <w:bottom w:val="none" w:sz="0" w:space="0" w:color="auto"/>
        <w:right w:val="none" w:sz="0" w:space="0" w:color="auto"/>
      </w:divBdr>
    </w:div>
    <w:div w:id="792022685">
      <w:bodyDiv w:val="1"/>
      <w:marLeft w:val="0"/>
      <w:marRight w:val="0"/>
      <w:marTop w:val="0"/>
      <w:marBottom w:val="0"/>
      <w:divBdr>
        <w:top w:val="none" w:sz="0" w:space="0" w:color="auto"/>
        <w:left w:val="none" w:sz="0" w:space="0" w:color="auto"/>
        <w:bottom w:val="none" w:sz="0" w:space="0" w:color="auto"/>
        <w:right w:val="none" w:sz="0" w:space="0" w:color="auto"/>
      </w:divBdr>
    </w:div>
    <w:div w:id="793525708">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795609495">
      <w:bodyDiv w:val="1"/>
      <w:marLeft w:val="0"/>
      <w:marRight w:val="0"/>
      <w:marTop w:val="0"/>
      <w:marBottom w:val="0"/>
      <w:divBdr>
        <w:top w:val="none" w:sz="0" w:space="0" w:color="auto"/>
        <w:left w:val="none" w:sz="0" w:space="0" w:color="auto"/>
        <w:bottom w:val="none" w:sz="0" w:space="0" w:color="auto"/>
        <w:right w:val="none" w:sz="0" w:space="0" w:color="auto"/>
      </w:divBdr>
    </w:div>
    <w:div w:id="800265875">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3737712">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7820087">
      <w:bodyDiv w:val="1"/>
      <w:marLeft w:val="0"/>
      <w:marRight w:val="0"/>
      <w:marTop w:val="0"/>
      <w:marBottom w:val="0"/>
      <w:divBdr>
        <w:top w:val="none" w:sz="0" w:space="0" w:color="auto"/>
        <w:left w:val="none" w:sz="0" w:space="0" w:color="auto"/>
        <w:bottom w:val="none" w:sz="0" w:space="0" w:color="auto"/>
        <w:right w:val="none" w:sz="0" w:space="0" w:color="auto"/>
      </w:divBdr>
    </w:div>
    <w:div w:id="80913560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16846114">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1046848">
      <w:bodyDiv w:val="1"/>
      <w:marLeft w:val="0"/>
      <w:marRight w:val="0"/>
      <w:marTop w:val="0"/>
      <w:marBottom w:val="0"/>
      <w:divBdr>
        <w:top w:val="none" w:sz="0" w:space="0" w:color="auto"/>
        <w:left w:val="none" w:sz="0" w:space="0" w:color="auto"/>
        <w:bottom w:val="none" w:sz="0" w:space="0" w:color="auto"/>
        <w:right w:val="none" w:sz="0" w:space="0" w:color="auto"/>
      </w:divBdr>
    </w:div>
    <w:div w:id="824009913">
      <w:bodyDiv w:val="1"/>
      <w:marLeft w:val="0"/>
      <w:marRight w:val="0"/>
      <w:marTop w:val="0"/>
      <w:marBottom w:val="0"/>
      <w:divBdr>
        <w:top w:val="none" w:sz="0" w:space="0" w:color="auto"/>
        <w:left w:val="none" w:sz="0" w:space="0" w:color="auto"/>
        <w:bottom w:val="none" w:sz="0" w:space="0" w:color="auto"/>
        <w:right w:val="none" w:sz="0" w:space="0" w:color="auto"/>
      </w:divBdr>
    </w:div>
    <w:div w:id="824393620">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5708442">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29366861">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2374114">
      <w:bodyDiv w:val="1"/>
      <w:marLeft w:val="0"/>
      <w:marRight w:val="0"/>
      <w:marTop w:val="0"/>
      <w:marBottom w:val="0"/>
      <w:divBdr>
        <w:top w:val="none" w:sz="0" w:space="0" w:color="auto"/>
        <w:left w:val="none" w:sz="0" w:space="0" w:color="auto"/>
        <w:bottom w:val="none" w:sz="0" w:space="0" w:color="auto"/>
        <w:right w:val="none" w:sz="0" w:space="0" w:color="auto"/>
      </w:divBdr>
    </w:div>
    <w:div w:id="833422514">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5457468">
      <w:bodyDiv w:val="1"/>
      <w:marLeft w:val="0"/>
      <w:marRight w:val="0"/>
      <w:marTop w:val="0"/>
      <w:marBottom w:val="0"/>
      <w:divBdr>
        <w:top w:val="none" w:sz="0" w:space="0" w:color="auto"/>
        <w:left w:val="none" w:sz="0" w:space="0" w:color="auto"/>
        <w:bottom w:val="none" w:sz="0" w:space="0" w:color="auto"/>
        <w:right w:val="none" w:sz="0" w:space="0" w:color="auto"/>
      </w:divBdr>
    </w:div>
    <w:div w:id="837235852">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1630664">
      <w:bodyDiv w:val="1"/>
      <w:marLeft w:val="0"/>
      <w:marRight w:val="0"/>
      <w:marTop w:val="0"/>
      <w:marBottom w:val="0"/>
      <w:divBdr>
        <w:top w:val="none" w:sz="0" w:space="0" w:color="auto"/>
        <w:left w:val="none" w:sz="0" w:space="0" w:color="auto"/>
        <w:bottom w:val="none" w:sz="0" w:space="0" w:color="auto"/>
        <w:right w:val="none" w:sz="0" w:space="0" w:color="auto"/>
      </w:divBdr>
    </w:div>
    <w:div w:id="844055729">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1067772">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2695016">
      <w:bodyDiv w:val="1"/>
      <w:marLeft w:val="0"/>
      <w:marRight w:val="0"/>
      <w:marTop w:val="0"/>
      <w:marBottom w:val="0"/>
      <w:divBdr>
        <w:top w:val="none" w:sz="0" w:space="0" w:color="auto"/>
        <w:left w:val="none" w:sz="0" w:space="0" w:color="auto"/>
        <w:bottom w:val="none" w:sz="0" w:space="0" w:color="auto"/>
        <w:right w:val="none" w:sz="0" w:space="0" w:color="auto"/>
      </w:divBdr>
    </w:div>
    <w:div w:id="852843977">
      <w:bodyDiv w:val="1"/>
      <w:marLeft w:val="0"/>
      <w:marRight w:val="0"/>
      <w:marTop w:val="0"/>
      <w:marBottom w:val="0"/>
      <w:divBdr>
        <w:top w:val="none" w:sz="0" w:space="0" w:color="auto"/>
        <w:left w:val="none" w:sz="0" w:space="0" w:color="auto"/>
        <w:bottom w:val="none" w:sz="0" w:space="0" w:color="auto"/>
        <w:right w:val="none" w:sz="0" w:space="0" w:color="auto"/>
      </w:divBdr>
    </w:div>
    <w:div w:id="853685888">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5465633">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57888481">
      <w:bodyDiv w:val="1"/>
      <w:marLeft w:val="0"/>
      <w:marRight w:val="0"/>
      <w:marTop w:val="0"/>
      <w:marBottom w:val="0"/>
      <w:divBdr>
        <w:top w:val="none" w:sz="0" w:space="0" w:color="auto"/>
        <w:left w:val="none" w:sz="0" w:space="0" w:color="auto"/>
        <w:bottom w:val="none" w:sz="0" w:space="0" w:color="auto"/>
        <w:right w:val="none" w:sz="0" w:space="0" w:color="auto"/>
      </w:divBdr>
    </w:div>
    <w:div w:id="858660777">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8879885">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70265163">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3420984">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79707345">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4758057">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1038011">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5967310">
      <w:bodyDiv w:val="1"/>
      <w:marLeft w:val="0"/>
      <w:marRight w:val="0"/>
      <w:marTop w:val="0"/>
      <w:marBottom w:val="0"/>
      <w:divBdr>
        <w:top w:val="none" w:sz="0" w:space="0" w:color="auto"/>
        <w:left w:val="none" w:sz="0" w:space="0" w:color="auto"/>
        <w:bottom w:val="none" w:sz="0" w:space="0" w:color="auto"/>
        <w:right w:val="none" w:sz="0" w:space="0" w:color="auto"/>
      </w:divBdr>
    </w:div>
    <w:div w:id="896085915">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487077">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32145">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6839141">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08884224">
      <w:bodyDiv w:val="1"/>
      <w:marLeft w:val="0"/>
      <w:marRight w:val="0"/>
      <w:marTop w:val="0"/>
      <w:marBottom w:val="0"/>
      <w:divBdr>
        <w:top w:val="none" w:sz="0" w:space="0" w:color="auto"/>
        <w:left w:val="none" w:sz="0" w:space="0" w:color="auto"/>
        <w:bottom w:val="none" w:sz="0" w:space="0" w:color="auto"/>
        <w:right w:val="none" w:sz="0" w:space="0" w:color="auto"/>
      </w:divBdr>
    </w:div>
    <w:div w:id="911889554">
      <w:bodyDiv w:val="1"/>
      <w:marLeft w:val="0"/>
      <w:marRight w:val="0"/>
      <w:marTop w:val="0"/>
      <w:marBottom w:val="0"/>
      <w:divBdr>
        <w:top w:val="none" w:sz="0" w:space="0" w:color="auto"/>
        <w:left w:val="none" w:sz="0" w:space="0" w:color="auto"/>
        <w:bottom w:val="none" w:sz="0" w:space="0" w:color="auto"/>
        <w:right w:val="none" w:sz="0" w:space="0" w:color="auto"/>
      </w:divBdr>
    </w:div>
    <w:div w:id="912088942">
      <w:bodyDiv w:val="1"/>
      <w:marLeft w:val="0"/>
      <w:marRight w:val="0"/>
      <w:marTop w:val="0"/>
      <w:marBottom w:val="0"/>
      <w:divBdr>
        <w:top w:val="none" w:sz="0" w:space="0" w:color="auto"/>
        <w:left w:val="none" w:sz="0" w:space="0" w:color="auto"/>
        <w:bottom w:val="none" w:sz="0" w:space="0" w:color="auto"/>
        <w:right w:val="none" w:sz="0" w:space="0" w:color="auto"/>
      </w:divBdr>
    </w:div>
    <w:div w:id="914127597">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019576">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1258038">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3488102">
      <w:bodyDiv w:val="1"/>
      <w:marLeft w:val="0"/>
      <w:marRight w:val="0"/>
      <w:marTop w:val="0"/>
      <w:marBottom w:val="0"/>
      <w:divBdr>
        <w:top w:val="none" w:sz="0" w:space="0" w:color="auto"/>
        <w:left w:val="none" w:sz="0" w:space="0" w:color="auto"/>
        <w:bottom w:val="none" w:sz="0" w:space="0" w:color="auto"/>
        <w:right w:val="none" w:sz="0" w:space="0" w:color="auto"/>
      </w:divBdr>
    </w:div>
    <w:div w:id="923804265">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0315808">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5482959">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3266760">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315682">
      <w:bodyDiv w:val="1"/>
      <w:marLeft w:val="0"/>
      <w:marRight w:val="0"/>
      <w:marTop w:val="0"/>
      <w:marBottom w:val="0"/>
      <w:divBdr>
        <w:top w:val="none" w:sz="0" w:space="0" w:color="auto"/>
        <w:left w:val="none" w:sz="0" w:space="0" w:color="auto"/>
        <w:bottom w:val="none" w:sz="0" w:space="0" w:color="auto"/>
        <w:right w:val="none" w:sz="0" w:space="0" w:color="auto"/>
      </w:divBdr>
    </w:div>
    <w:div w:id="948699752">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48899021">
      <w:bodyDiv w:val="1"/>
      <w:marLeft w:val="0"/>
      <w:marRight w:val="0"/>
      <w:marTop w:val="0"/>
      <w:marBottom w:val="0"/>
      <w:divBdr>
        <w:top w:val="none" w:sz="0" w:space="0" w:color="auto"/>
        <w:left w:val="none" w:sz="0" w:space="0" w:color="auto"/>
        <w:bottom w:val="none" w:sz="0" w:space="0" w:color="auto"/>
        <w:right w:val="none" w:sz="0" w:space="0" w:color="auto"/>
      </w:divBdr>
    </w:div>
    <w:div w:id="951398073">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2133180">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9453125">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0767240">
      <w:bodyDiv w:val="1"/>
      <w:marLeft w:val="0"/>
      <w:marRight w:val="0"/>
      <w:marTop w:val="0"/>
      <w:marBottom w:val="0"/>
      <w:divBdr>
        <w:top w:val="none" w:sz="0" w:space="0" w:color="auto"/>
        <w:left w:val="none" w:sz="0" w:space="0" w:color="auto"/>
        <w:bottom w:val="none" w:sz="0" w:space="0" w:color="auto"/>
        <w:right w:val="none" w:sz="0" w:space="0" w:color="auto"/>
      </w:divBdr>
    </w:div>
    <w:div w:id="961418647">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2687354">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4849107">
      <w:bodyDiv w:val="1"/>
      <w:marLeft w:val="0"/>
      <w:marRight w:val="0"/>
      <w:marTop w:val="0"/>
      <w:marBottom w:val="0"/>
      <w:divBdr>
        <w:top w:val="none" w:sz="0" w:space="0" w:color="auto"/>
        <w:left w:val="none" w:sz="0" w:space="0" w:color="auto"/>
        <w:bottom w:val="none" w:sz="0" w:space="0" w:color="auto"/>
        <w:right w:val="none" w:sz="0" w:space="0" w:color="auto"/>
      </w:divBdr>
    </w:div>
    <w:div w:id="965432212">
      <w:bodyDiv w:val="1"/>
      <w:marLeft w:val="0"/>
      <w:marRight w:val="0"/>
      <w:marTop w:val="0"/>
      <w:marBottom w:val="0"/>
      <w:divBdr>
        <w:top w:val="none" w:sz="0" w:space="0" w:color="auto"/>
        <w:left w:val="none" w:sz="0" w:space="0" w:color="auto"/>
        <w:bottom w:val="none" w:sz="0" w:space="0" w:color="auto"/>
        <w:right w:val="none" w:sz="0" w:space="0" w:color="auto"/>
      </w:divBdr>
    </w:div>
    <w:div w:id="966132126">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0861717">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1789479">
      <w:bodyDiv w:val="1"/>
      <w:marLeft w:val="0"/>
      <w:marRight w:val="0"/>
      <w:marTop w:val="0"/>
      <w:marBottom w:val="0"/>
      <w:divBdr>
        <w:top w:val="none" w:sz="0" w:space="0" w:color="auto"/>
        <w:left w:val="none" w:sz="0" w:space="0" w:color="auto"/>
        <w:bottom w:val="none" w:sz="0" w:space="0" w:color="auto"/>
        <w:right w:val="none" w:sz="0" w:space="0" w:color="auto"/>
      </w:divBdr>
    </w:div>
    <w:div w:id="971904104">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78149843">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2583641">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4971647">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3026862">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188211">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996878558">
      <w:bodyDiv w:val="1"/>
      <w:marLeft w:val="0"/>
      <w:marRight w:val="0"/>
      <w:marTop w:val="0"/>
      <w:marBottom w:val="0"/>
      <w:divBdr>
        <w:top w:val="none" w:sz="0" w:space="0" w:color="auto"/>
        <w:left w:val="none" w:sz="0" w:space="0" w:color="auto"/>
        <w:bottom w:val="none" w:sz="0" w:space="0" w:color="auto"/>
        <w:right w:val="none" w:sz="0" w:space="0" w:color="auto"/>
      </w:divBdr>
    </w:div>
    <w:div w:id="998651139">
      <w:bodyDiv w:val="1"/>
      <w:marLeft w:val="0"/>
      <w:marRight w:val="0"/>
      <w:marTop w:val="0"/>
      <w:marBottom w:val="0"/>
      <w:divBdr>
        <w:top w:val="none" w:sz="0" w:space="0" w:color="auto"/>
        <w:left w:val="none" w:sz="0" w:space="0" w:color="auto"/>
        <w:bottom w:val="none" w:sz="0" w:space="0" w:color="auto"/>
        <w:right w:val="none" w:sz="0" w:space="0" w:color="auto"/>
      </w:divBdr>
    </w:div>
    <w:div w:id="999892881">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08291388">
      <w:bodyDiv w:val="1"/>
      <w:marLeft w:val="0"/>
      <w:marRight w:val="0"/>
      <w:marTop w:val="0"/>
      <w:marBottom w:val="0"/>
      <w:divBdr>
        <w:top w:val="none" w:sz="0" w:space="0" w:color="auto"/>
        <w:left w:val="none" w:sz="0" w:space="0" w:color="auto"/>
        <w:bottom w:val="none" w:sz="0" w:space="0" w:color="auto"/>
        <w:right w:val="none" w:sz="0" w:space="0" w:color="auto"/>
      </w:divBdr>
    </w:div>
    <w:div w:id="1010067026">
      <w:bodyDiv w:val="1"/>
      <w:marLeft w:val="0"/>
      <w:marRight w:val="0"/>
      <w:marTop w:val="0"/>
      <w:marBottom w:val="0"/>
      <w:divBdr>
        <w:top w:val="none" w:sz="0" w:space="0" w:color="auto"/>
        <w:left w:val="none" w:sz="0" w:space="0" w:color="auto"/>
        <w:bottom w:val="none" w:sz="0" w:space="0" w:color="auto"/>
        <w:right w:val="none" w:sz="0" w:space="0" w:color="auto"/>
      </w:divBdr>
    </w:div>
    <w:div w:id="1010721144">
      <w:bodyDiv w:val="1"/>
      <w:marLeft w:val="0"/>
      <w:marRight w:val="0"/>
      <w:marTop w:val="0"/>
      <w:marBottom w:val="0"/>
      <w:divBdr>
        <w:top w:val="none" w:sz="0" w:space="0" w:color="auto"/>
        <w:left w:val="none" w:sz="0" w:space="0" w:color="auto"/>
        <w:bottom w:val="none" w:sz="0" w:space="0" w:color="auto"/>
        <w:right w:val="none" w:sz="0" w:space="0" w:color="auto"/>
      </w:divBdr>
    </w:div>
    <w:div w:id="1011027202">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4646098">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6172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769817">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0085118">
      <w:bodyDiv w:val="1"/>
      <w:marLeft w:val="0"/>
      <w:marRight w:val="0"/>
      <w:marTop w:val="0"/>
      <w:marBottom w:val="0"/>
      <w:divBdr>
        <w:top w:val="none" w:sz="0" w:space="0" w:color="auto"/>
        <w:left w:val="none" w:sz="0" w:space="0" w:color="auto"/>
        <w:bottom w:val="none" w:sz="0" w:space="0" w:color="auto"/>
        <w:right w:val="none" w:sz="0" w:space="0" w:color="auto"/>
      </w:divBdr>
    </w:div>
    <w:div w:id="1021128116">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2439411">
      <w:bodyDiv w:val="1"/>
      <w:marLeft w:val="0"/>
      <w:marRight w:val="0"/>
      <w:marTop w:val="0"/>
      <w:marBottom w:val="0"/>
      <w:divBdr>
        <w:top w:val="none" w:sz="0" w:space="0" w:color="auto"/>
        <w:left w:val="none" w:sz="0" w:space="0" w:color="auto"/>
        <w:bottom w:val="none" w:sz="0" w:space="0" w:color="auto"/>
        <w:right w:val="none" w:sz="0" w:space="0" w:color="auto"/>
      </w:divBdr>
    </w:div>
    <w:div w:id="1023165874">
      <w:bodyDiv w:val="1"/>
      <w:marLeft w:val="0"/>
      <w:marRight w:val="0"/>
      <w:marTop w:val="0"/>
      <w:marBottom w:val="0"/>
      <w:divBdr>
        <w:top w:val="none" w:sz="0" w:space="0" w:color="auto"/>
        <w:left w:val="none" w:sz="0" w:space="0" w:color="auto"/>
        <w:bottom w:val="none" w:sz="0" w:space="0" w:color="auto"/>
        <w:right w:val="none" w:sz="0" w:space="0" w:color="auto"/>
      </w:divBdr>
    </w:div>
    <w:div w:id="1026177753">
      <w:bodyDiv w:val="1"/>
      <w:marLeft w:val="0"/>
      <w:marRight w:val="0"/>
      <w:marTop w:val="0"/>
      <w:marBottom w:val="0"/>
      <w:divBdr>
        <w:top w:val="none" w:sz="0" w:space="0" w:color="auto"/>
        <w:left w:val="none" w:sz="0" w:space="0" w:color="auto"/>
        <w:bottom w:val="none" w:sz="0" w:space="0" w:color="auto"/>
        <w:right w:val="none" w:sz="0" w:space="0" w:color="auto"/>
      </w:divBdr>
    </w:div>
    <w:div w:id="1026518070">
      <w:bodyDiv w:val="1"/>
      <w:marLeft w:val="0"/>
      <w:marRight w:val="0"/>
      <w:marTop w:val="0"/>
      <w:marBottom w:val="0"/>
      <w:divBdr>
        <w:top w:val="none" w:sz="0" w:space="0" w:color="auto"/>
        <w:left w:val="none" w:sz="0" w:space="0" w:color="auto"/>
        <w:bottom w:val="none" w:sz="0" w:space="0" w:color="auto"/>
        <w:right w:val="none" w:sz="0" w:space="0" w:color="auto"/>
      </w:divBdr>
    </w:div>
    <w:div w:id="1028725150">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0033206">
      <w:bodyDiv w:val="1"/>
      <w:marLeft w:val="0"/>
      <w:marRight w:val="0"/>
      <w:marTop w:val="0"/>
      <w:marBottom w:val="0"/>
      <w:divBdr>
        <w:top w:val="none" w:sz="0" w:space="0" w:color="auto"/>
        <w:left w:val="none" w:sz="0" w:space="0" w:color="auto"/>
        <w:bottom w:val="none" w:sz="0" w:space="0" w:color="auto"/>
        <w:right w:val="none" w:sz="0" w:space="0" w:color="auto"/>
      </w:divBdr>
    </w:div>
    <w:div w:id="1031883247">
      <w:bodyDiv w:val="1"/>
      <w:marLeft w:val="0"/>
      <w:marRight w:val="0"/>
      <w:marTop w:val="0"/>
      <w:marBottom w:val="0"/>
      <w:divBdr>
        <w:top w:val="none" w:sz="0" w:space="0" w:color="auto"/>
        <w:left w:val="none" w:sz="0" w:space="0" w:color="auto"/>
        <w:bottom w:val="none" w:sz="0" w:space="0" w:color="auto"/>
        <w:right w:val="none" w:sz="0" w:space="0" w:color="auto"/>
      </w:divBdr>
    </w:div>
    <w:div w:id="1034619068">
      <w:bodyDiv w:val="1"/>
      <w:marLeft w:val="0"/>
      <w:marRight w:val="0"/>
      <w:marTop w:val="0"/>
      <w:marBottom w:val="0"/>
      <w:divBdr>
        <w:top w:val="none" w:sz="0" w:space="0" w:color="auto"/>
        <w:left w:val="none" w:sz="0" w:space="0" w:color="auto"/>
        <w:bottom w:val="none" w:sz="0" w:space="0" w:color="auto"/>
        <w:right w:val="none" w:sz="0" w:space="0" w:color="auto"/>
      </w:divBdr>
    </w:div>
    <w:div w:id="1035076477">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2286091">
      <w:bodyDiv w:val="1"/>
      <w:marLeft w:val="0"/>
      <w:marRight w:val="0"/>
      <w:marTop w:val="0"/>
      <w:marBottom w:val="0"/>
      <w:divBdr>
        <w:top w:val="none" w:sz="0" w:space="0" w:color="auto"/>
        <w:left w:val="none" w:sz="0" w:space="0" w:color="auto"/>
        <w:bottom w:val="none" w:sz="0" w:space="0" w:color="auto"/>
        <w:right w:val="none" w:sz="0" w:space="0" w:color="auto"/>
      </w:divBdr>
    </w:div>
    <w:div w:id="1043288906">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6637845">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2340936">
      <w:bodyDiv w:val="1"/>
      <w:marLeft w:val="0"/>
      <w:marRight w:val="0"/>
      <w:marTop w:val="0"/>
      <w:marBottom w:val="0"/>
      <w:divBdr>
        <w:top w:val="none" w:sz="0" w:space="0" w:color="auto"/>
        <w:left w:val="none" w:sz="0" w:space="0" w:color="auto"/>
        <w:bottom w:val="none" w:sz="0" w:space="0" w:color="auto"/>
        <w:right w:val="none" w:sz="0" w:space="0" w:color="auto"/>
      </w:divBdr>
    </w:div>
    <w:div w:id="1053582909">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4742508">
      <w:bodyDiv w:val="1"/>
      <w:marLeft w:val="0"/>
      <w:marRight w:val="0"/>
      <w:marTop w:val="0"/>
      <w:marBottom w:val="0"/>
      <w:divBdr>
        <w:top w:val="none" w:sz="0" w:space="0" w:color="auto"/>
        <w:left w:val="none" w:sz="0" w:space="0" w:color="auto"/>
        <w:bottom w:val="none" w:sz="0" w:space="0" w:color="auto"/>
        <w:right w:val="none" w:sz="0" w:space="0" w:color="auto"/>
      </w:divBdr>
    </w:div>
    <w:div w:id="1056317361">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6853835">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60253144">
      <w:bodyDiv w:val="1"/>
      <w:marLeft w:val="0"/>
      <w:marRight w:val="0"/>
      <w:marTop w:val="0"/>
      <w:marBottom w:val="0"/>
      <w:divBdr>
        <w:top w:val="none" w:sz="0" w:space="0" w:color="auto"/>
        <w:left w:val="none" w:sz="0" w:space="0" w:color="auto"/>
        <w:bottom w:val="none" w:sz="0" w:space="0" w:color="auto"/>
        <w:right w:val="none" w:sz="0" w:space="0" w:color="auto"/>
      </w:divBdr>
    </w:div>
    <w:div w:id="1060907680">
      <w:bodyDiv w:val="1"/>
      <w:marLeft w:val="0"/>
      <w:marRight w:val="0"/>
      <w:marTop w:val="0"/>
      <w:marBottom w:val="0"/>
      <w:divBdr>
        <w:top w:val="none" w:sz="0" w:space="0" w:color="auto"/>
        <w:left w:val="none" w:sz="0" w:space="0" w:color="auto"/>
        <w:bottom w:val="none" w:sz="0" w:space="0" w:color="auto"/>
        <w:right w:val="none" w:sz="0" w:space="0" w:color="auto"/>
      </w:divBdr>
    </w:div>
    <w:div w:id="1061514093">
      <w:bodyDiv w:val="1"/>
      <w:marLeft w:val="0"/>
      <w:marRight w:val="0"/>
      <w:marTop w:val="0"/>
      <w:marBottom w:val="0"/>
      <w:divBdr>
        <w:top w:val="none" w:sz="0" w:space="0" w:color="auto"/>
        <w:left w:val="none" w:sz="0" w:space="0" w:color="auto"/>
        <w:bottom w:val="none" w:sz="0" w:space="0" w:color="auto"/>
        <w:right w:val="none" w:sz="0" w:space="0" w:color="auto"/>
      </w:divBdr>
    </w:div>
    <w:div w:id="1061830996">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0928156">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3240576">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0634947">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5804883">
      <w:bodyDiv w:val="1"/>
      <w:marLeft w:val="0"/>
      <w:marRight w:val="0"/>
      <w:marTop w:val="0"/>
      <w:marBottom w:val="0"/>
      <w:divBdr>
        <w:top w:val="none" w:sz="0" w:space="0" w:color="auto"/>
        <w:left w:val="none" w:sz="0" w:space="0" w:color="auto"/>
        <w:bottom w:val="none" w:sz="0" w:space="0" w:color="auto"/>
        <w:right w:val="none" w:sz="0" w:space="0" w:color="auto"/>
      </w:divBdr>
    </w:div>
    <w:div w:id="1086464112">
      <w:bodyDiv w:val="1"/>
      <w:marLeft w:val="0"/>
      <w:marRight w:val="0"/>
      <w:marTop w:val="0"/>
      <w:marBottom w:val="0"/>
      <w:divBdr>
        <w:top w:val="none" w:sz="0" w:space="0" w:color="auto"/>
        <w:left w:val="none" w:sz="0" w:space="0" w:color="auto"/>
        <w:bottom w:val="none" w:sz="0" w:space="0" w:color="auto"/>
        <w:right w:val="none" w:sz="0" w:space="0" w:color="auto"/>
      </w:divBdr>
    </w:div>
    <w:div w:id="1086608990">
      <w:bodyDiv w:val="1"/>
      <w:marLeft w:val="0"/>
      <w:marRight w:val="0"/>
      <w:marTop w:val="0"/>
      <w:marBottom w:val="0"/>
      <w:divBdr>
        <w:top w:val="none" w:sz="0" w:space="0" w:color="auto"/>
        <w:left w:val="none" w:sz="0" w:space="0" w:color="auto"/>
        <w:bottom w:val="none" w:sz="0" w:space="0" w:color="auto"/>
        <w:right w:val="none" w:sz="0" w:space="0" w:color="auto"/>
      </w:divBdr>
    </w:div>
    <w:div w:id="1086611889">
      <w:bodyDiv w:val="1"/>
      <w:marLeft w:val="0"/>
      <w:marRight w:val="0"/>
      <w:marTop w:val="0"/>
      <w:marBottom w:val="0"/>
      <w:divBdr>
        <w:top w:val="none" w:sz="0" w:space="0" w:color="auto"/>
        <w:left w:val="none" w:sz="0" w:space="0" w:color="auto"/>
        <w:bottom w:val="none" w:sz="0" w:space="0" w:color="auto"/>
        <w:right w:val="none" w:sz="0" w:space="0" w:color="auto"/>
      </w:divBdr>
    </w:div>
    <w:div w:id="1086656872">
      <w:bodyDiv w:val="1"/>
      <w:marLeft w:val="0"/>
      <w:marRight w:val="0"/>
      <w:marTop w:val="0"/>
      <w:marBottom w:val="0"/>
      <w:divBdr>
        <w:top w:val="none" w:sz="0" w:space="0" w:color="auto"/>
        <w:left w:val="none" w:sz="0" w:space="0" w:color="auto"/>
        <w:bottom w:val="none" w:sz="0" w:space="0" w:color="auto"/>
        <w:right w:val="none" w:sz="0" w:space="0" w:color="auto"/>
      </w:divBdr>
    </w:div>
    <w:div w:id="1087849501">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4206588">
      <w:bodyDiv w:val="1"/>
      <w:marLeft w:val="0"/>
      <w:marRight w:val="0"/>
      <w:marTop w:val="0"/>
      <w:marBottom w:val="0"/>
      <w:divBdr>
        <w:top w:val="none" w:sz="0" w:space="0" w:color="auto"/>
        <w:left w:val="none" w:sz="0" w:space="0" w:color="auto"/>
        <w:bottom w:val="none" w:sz="0" w:space="0" w:color="auto"/>
        <w:right w:val="none" w:sz="0" w:space="0" w:color="auto"/>
      </w:divBdr>
    </w:div>
    <w:div w:id="109536916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097560606">
      <w:bodyDiv w:val="1"/>
      <w:marLeft w:val="0"/>
      <w:marRight w:val="0"/>
      <w:marTop w:val="0"/>
      <w:marBottom w:val="0"/>
      <w:divBdr>
        <w:top w:val="none" w:sz="0" w:space="0" w:color="auto"/>
        <w:left w:val="none" w:sz="0" w:space="0" w:color="auto"/>
        <w:bottom w:val="none" w:sz="0" w:space="0" w:color="auto"/>
        <w:right w:val="none" w:sz="0" w:space="0" w:color="auto"/>
      </w:divBdr>
    </w:div>
    <w:div w:id="1100101864">
      <w:bodyDiv w:val="1"/>
      <w:marLeft w:val="0"/>
      <w:marRight w:val="0"/>
      <w:marTop w:val="0"/>
      <w:marBottom w:val="0"/>
      <w:divBdr>
        <w:top w:val="none" w:sz="0" w:space="0" w:color="auto"/>
        <w:left w:val="none" w:sz="0" w:space="0" w:color="auto"/>
        <w:bottom w:val="none" w:sz="0" w:space="0" w:color="auto"/>
        <w:right w:val="none" w:sz="0" w:space="0" w:color="auto"/>
      </w:divBdr>
    </w:div>
    <w:div w:id="1100875048">
      <w:bodyDiv w:val="1"/>
      <w:marLeft w:val="0"/>
      <w:marRight w:val="0"/>
      <w:marTop w:val="0"/>
      <w:marBottom w:val="0"/>
      <w:divBdr>
        <w:top w:val="none" w:sz="0" w:space="0" w:color="auto"/>
        <w:left w:val="none" w:sz="0" w:space="0" w:color="auto"/>
        <w:bottom w:val="none" w:sz="0" w:space="0" w:color="auto"/>
        <w:right w:val="none" w:sz="0" w:space="0" w:color="auto"/>
      </w:divBdr>
    </w:div>
    <w:div w:id="1102384808">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496020">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5154857">
      <w:bodyDiv w:val="1"/>
      <w:marLeft w:val="0"/>
      <w:marRight w:val="0"/>
      <w:marTop w:val="0"/>
      <w:marBottom w:val="0"/>
      <w:divBdr>
        <w:top w:val="none" w:sz="0" w:space="0" w:color="auto"/>
        <w:left w:val="none" w:sz="0" w:space="0" w:color="auto"/>
        <w:bottom w:val="none" w:sz="0" w:space="0" w:color="auto"/>
        <w:right w:val="none" w:sz="0" w:space="0" w:color="auto"/>
      </w:divBdr>
    </w:div>
    <w:div w:id="1106313361">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6559004">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1025088">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3766999">
      <w:bodyDiv w:val="1"/>
      <w:marLeft w:val="0"/>
      <w:marRight w:val="0"/>
      <w:marTop w:val="0"/>
      <w:marBottom w:val="0"/>
      <w:divBdr>
        <w:top w:val="none" w:sz="0" w:space="0" w:color="auto"/>
        <w:left w:val="none" w:sz="0" w:space="0" w:color="auto"/>
        <w:bottom w:val="none" w:sz="0" w:space="0" w:color="auto"/>
        <w:right w:val="none" w:sz="0" w:space="0" w:color="auto"/>
      </w:divBdr>
    </w:div>
    <w:div w:id="1123885155">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31095764">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6950889">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37844874">
      <w:bodyDiv w:val="1"/>
      <w:marLeft w:val="0"/>
      <w:marRight w:val="0"/>
      <w:marTop w:val="0"/>
      <w:marBottom w:val="0"/>
      <w:divBdr>
        <w:top w:val="none" w:sz="0" w:space="0" w:color="auto"/>
        <w:left w:val="none" w:sz="0" w:space="0" w:color="auto"/>
        <w:bottom w:val="none" w:sz="0" w:space="0" w:color="auto"/>
        <w:right w:val="none" w:sz="0" w:space="0" w:color="auto"/>
      </w:divBdr>
    </w:div>
    <w:div w:id="1137913385">
      <w:bodyDiv w:val="1"/>
      <w:marLeft w:val="0"/>
      <w:marRight w:val="0"/>
      <w:marTop w:val="0"/>
      <w:marBottom w:val="0"/>
      <w:divBdr>
        <w:top w:val="none" w:sz="0" w:space="0" w:color="auto"/>
        <w:left w:val="none" w:sz="0" w:space="0" w:color="auto"/>
        <w:bottom w:val="none" w:sz="0" w:space="0" w:color="auto"/>
        <w:right w:val="none" w:sz="0" w:space="0" w:color="auto"/>
      </w:divBdr>
    </w:div>
    <w:div w:id="1138108255">
      <w:bodyDiv w:val="1"/>
      <w:marLeft w:val="0"/>
      <w:marRight w:val="0"/>
      <w:marTop w:val="0"/>
      <w:marBottom w:val="0"/>
      <w:divBdr>
        <w:top w:val="none" w:sz="0" w:space="0" w:color="auto"/>
        <w:left w:val="none" w:sz="0" w:space="0" w:color="auto"/>
        <w:bottom w:val="none" w:sz="0" w:space="0" w:color="auto"/>
        <w:right w:val="none" w:sz="0" w:space="0" w:color="auto"/>
      </w:divBdr>
    </w:div>
    <w:div w:id="1139613777">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3353714">
      <w:bodyDiv w:val="1"/>
      <w:marLeft w:val="0"/>
      <w:marRight w:val="0"/>
      <w:marTop w:val="0"/>
      <w:marBottom w:val="0"/>
      <w:divBdr>
        <w:top w:val="none" w:sz="0" w:space="0" w:color="auto"/>
        <w:left w:val="none" w:sz="0" w:space="0" w:color="auto"/>
        <w:bottom w:val="none" w:sz="0" w:space="0" w:color="auto"/>
        <w:right w:val="none" w:sz="0" w:space="0" w:color="auto"/>
      </w:divBdr>
    </w:div>
    <w:div w:id="1143423056">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6898989">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0563447">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2022042">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3177772">
      <w:bodyDiv w:val="1"/>
      <w:marLeft w:val="0"/>
      <w:marRight w:val="0"/>
      <w:marTop w:val="0"/>
      <w:marBottom w:val="0"/>
      <w:divBdr>
        <w:top w:val="none" w:sz="0" w:space="0" w:color="auto"/>
        <w:left w:val="none" w:sz="0" w:space="0" w:color="auto"/>
        <w:bottom w:val="none" w:sz="0" w:space="0" w:color="auto"/>
        <w:right w:val="none" w:sz="0" w:space="0" w:color="auto"/>
      </w:divBdr>
    </w:div>
    <w:div w:id="115422410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0542364">
      <w:bodyDiv w:val="1"/>
      <w:marLeft w:val="0"/>
      <w:marRight w:val="0"/>
      <w:marTop w:val="0"/>
      <w:marBottom w:val="0"/>
      <w:divBdr>
        <w:top w:val="none" w:sz="0" w:space="0" w:color="auto"/>
        <w:left w:val="none" w:sz="0" w:space="0" w:color="auto"/>
        <w:bottom w:val="none" w:sz="0" w:space="0" w:color="auto"/>
        <w:right w:val="none" w:sz="0" w:space="0" w:color="auto"/>
      </w:divBdr>
    </w:div>
    <w:div w:id="1160609762">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351837">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7864117">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0832263">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7378016">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78617634">
      <w:bodyDiv w:val="1"/>
      <w:marLeft w:val="0"/>
      <w:marRight w:val="0"/>
      <w:marTop w:val="0"/>
      <w:marBottom w:val="0"/>
      <w:divBdr>
        <w:top w:val="none" w:sz="0" w:space="0" w:color="auto"/>
        <w:left w:val="none" w:sz="0" w:space="0" w:color="auto"/>
        <w:bottom w:val="none" w:sz="0" w:space="0" w:color="auto"/>
        <w:right w:val="none" w:sz="0" w:space="0" w:color="auto"/>
      </w:divBdr>
    </w:div>
    <w:div w:id="1179193385">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0196743">
      <w:bodyDiv w:val="1"/>
      <w:marLeft w:val="0"/>
      <w:marRight w:val="0"/>
      <w:marTop w:val="0"/>
      <w:marBottom w:val="0"/>
      <w:divBdr>
        <w:top w:val="none" w:sz="0" w:space="0" w:color="auto"/>
        <w:left w:val="none" w:sz="0" w:space="0" w:color="auto"/>
        <w:bottom w:val="none" w:sz="0" w:space="0" w:color="auto"/>
        <w:right w:val="none" w:sz="0" w:space="0" w:color="auto"/>
      </w:divBdr>
    </w:div>
    <w:div w:id="1181746729">
      <w:bodyDiv w:val="1"/>
      <w:marLeft w:val="0"/>
      <w:marRight w:val="0"/>
      <w:marTop w:val="0"/>
      <w:marBottom w:val="0"/>
      <w:divBdr>
        <w:top w:val="none" w:sz="0" w:space="0" w:color="auto"/>
        <w:left w:val="none" w:sz="0" w:space="0" w:color="auto"/>
        <w:bottom w:val="none" w:sz="0" w:space="0" w:color="auto"/>
        <w:right w:val="none" w:sz="0" w:space="0" w:color="auto"/>
      </w:divBdr>
    </w:div>
    <w:div w:id="1186093708">
      <w:bodyDiv w:val="1"/>
      <w:marLeft w:val="0"/>
      <w:marRight w:val="0"/>
      <w:marTop w:val="0"/>
      <w:marBottom w:val="0"/>
      <w:divBdr>
        <w:top w:val="none" w:sz="0" w:space="0" w:color="auto"/>
        <w:left w:val="none" w:sz="0" w:space="0" w:color="auto"/>
        <w:bottom w:val="none" w:sz="0" w:space="0" w:color="auto"/>
        <w:right w:val="none" w:sz="0" w:space="0" w:color="auto"/>
      </w:divBdr>
    </w:div>
    <w:div w:id="1187408383">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643745">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89367027">
      <w:bodyDiv w:val="1"/>
      <w:marLeft w:val="0"/>
      <w:marRight w:val="0"/>
      <w:marTop w:val="0"/>
      <w:marBottom w:val="0"/>
      <w:divBdr>
        <w:top w:val="none" w:sz="0" w:space="0" w:color="auto"/>
        <w:left w:val="none" w:sz="0" w:space="0" w:color="auto"/>
        <w:bottom w:val="none" w:sz="0" w:space="0" w:color="auto"/>
        <w:right w:val="none" w:sz="0" w:space="0" w:color="auto"/>
      </w:divBdr>
    </w:div>
    <w:div w:id="1190604835">
      <w:bodyDiv w:val="1"/>
      <w:marLeft w:val="0"/>
      <w:marRight w:val="0"/>
      <w:marTop w:val="0"/>
      <w:marBottom w:val="0"/>
      <w:divBdr>
        <w:top w:val="none" w:sz="0" w:space="0" w:color="auto"/>
        <w:left w:val="none" w:sz="0" w:space="0" w:color="auto"/>
        <w:bottom w:val="none" w:sz="0" w:space="0" w:color="auto"/>
        <w:right w:val="none" w:sz="0" w:space="0" w:color="auto"/>
      </w:divBdr>
    </w:div>
    <w:div w:id="1190996023">
      <w:bodyDiv w:val="1"/>
      <w:marLeft w:val="0"/>
      <w:marRight w:val="0"/>
      <w:marTop w:val="0"/>
      <w:marBottom w:val="0"/>
      <w:divBdr>
        <w:top w:val="none" w:sz="0" w:space="0" w:color="auto"/>
        <w:left w:val="none" w:sz="0" w:space="0" w:color="auto"/>
        <w:bottom w:val="none" w:sz="0" w:space="0" w:color="auto"/>
        <w:right w:val="none" w:sz="0" w:space="0" w:color="auto"/>
      </w:divBdr>
    </w:div>
    <w:div w:id="1191531404">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5456902">
      <w:bodyDiv w:val="1"/>
      <w:marLeft w:val="0"/>
      <w:marRight w:val="0"/>
      <w:marTop w:val="0"/>
      <w:marBottom w:val="0"/>
      <w:divBdr>
        <w:top w:val="none" w:sz="0" w:space="0" w:color="auto"/>
        <w:left w:val="none" w:sz="0" w:space="0" w:color="auto"/>
        <w:bottom w:val="none" w:sz="0" w:space="0" w:color="auto"/>
        <w:right w:val="none" w:sz="0" w:space="0" w:color="auto"/>
      </w:divBdr>
    </w:div>
    <w:div w:id="1195731222">
      <w:bodyDiv w:val="1"/>
      <w:marLeft w:val="0"/>
      <w:marRight w:val="0"/>
      <w:marTop w:val="0"/>
      <w:marBottom w:val="0"/>
      <w:divBdr>
        <w:top w:val="none" w:sz="0" w:space="0" w:color="auto"/>
        <w:left w:val="none" w:sz="0" w:space="0" w:color="auto"/>
        <w:bottom w:val="none" w:sz="0" w:space="0" w:color="auto"/>
        <w:right w:val="none" w:sz="0" w:space="0" w:color="auto"/>
      </w:divBdr>
    </w:div>
    <w:div w:id="1197235917">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0512827">
      <w:bodyDiv w:val="1"/>
      <w:marLeft w:val="0"/>
      <w:marRight w:val="0"/>
      <w:marTop w:val="0"/>
      <w:marBottom w:val="0"/>
      <w:divBdr>
        <w:top w:val="none" w:sz="0" w:space="0" w:color="auto"/>
        <w:left w:val="none" w:sz="0" w:space="0" w:color="auto"/>
        <w:bottom w:val="none" w:sz="0" w:space="0" w:color="auto"/>
        <w:right w:val="none" w:sz="0" w:space="0" w:color="auto"/>
      </w:divBdr>
    </w:div>
    <w:div w:id="1202355222">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5749603">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11307144">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0753346">
      <w:bodyDiv w:val="1"/>
      <w:marLeft w:val="0"/>
      <w:marRight w:val="0"/>
      <w:marTop w:val="0"/>
      <w:marBottom w:val="0"/>
      <w:divBdr>
        <w:top w:val="none" w:sz="0" w:space="0" w:color="auto"/>
        <w:left w:val="none" w:sz="0" w:space="0" w:color="auto"/>
        <w:bottom w:val="none" w:sz="0" w:space="0" w:color="auto"/>
        <w:right w:val="none" w:sz="0" w:space="0" w:color="auto"/>
      </w:divBdr>
    </w:div>
    <w:div w:id="1221329624">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4802662">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5918959">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28951315">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04009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2539532">
      <w:bodyDiv w:val="1"/>
      <w:marLeft w:val="0"/>
      <w:marRight w:val="0"/>
      <w:marTop w:val="0"/>
      <w:marBottom w:val="0"/>
      <w:divBdr>
        <w:top w:val="none" w:sz="0" w:space="0" w:color="auto"/>
        <w:left w:val="none" w:sz="0" w:space="0" w:color="auto"/>
        <w:bottom w:val="none" w:sz="0" w:space="0" w:color="auto"/>
        <w:right w:val="none" w:sz="0" w:space="0" w:color="auto"/>
      </w:divBdr>
    </w:div>
    <w:div w:id="1234241766">
      <w:bodyDiv w:val="1"/>
      <w:marLeft w:val="0"/>
      <w:marRight w:val="0"/>
      <w:marTop w:val="0"/>
      <w:marBottom w:val="0"/>
      <w:divBdr>
        <w:top w:val="none" w:sz="0" w:space="0" w:color="auto"/>
        <w:left w:val="none" w:sz="0" w:space="0" w:color="auto"/>
        <w:bottom w:val="none" w:sz="0" w:space="0" w:color="auto"/>
        <w:right w:val="none" w:sz="0" w:space="0" w:color="auto"/>
      </w:divBdr>
    </w:div>
    <w:div w:id="1236402697">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1718955">
      <w:bodyDiv w:val="1"/>
      <w:marLeft w:val="0"/>
      <w:marRight w:val="0"/>
      <w:marTop w:val="0"/>
      <w:marBottom w:val="0"/>
      <w:divBdr>
        <w:top w:val="none" w:sz="0" w:space="0" w:color="auto"/>
        <w:left w:val="none" w:sz="0" w:space="0" w:color="auto"/>
        <w:bottom w:val="none" w:sz="0" w:space="0" w:color="auto"/>
        <w:right w:val="none" w:sz="0" w:space="0" w:color="auto"/>
      </w:divBdr>
    </w:div>
    <w:div w:id="1242367937">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2912830">
      <w:bodyDiv w:val="1"/>
      <w:marLeft w:val="0"/>
      <w:marRight w:val="0"/>
      <w:marTop w:val="0"/>
      <w:marBottom w:val="0"/>
      <w:divBdr>
        <w:top w:val="none" w:sz="0" w:space="0" w:color="auto"/>
        <w:left w:val="none" w:sz="0" w:space="0" w:color="auto"/>
        <w:bottom w:val="none" w:sz="0" w:space="0" w:color="auto"/>
        <w:right w:val="none" w:sz="0" w:space="0" w:color="auto"/>
      </w:divBdr>
    </w:div>
    <w:div w:id="1243836247">
      <w:bodyDiv w:val="1"/>
      <w:marLeft w:val="0"/>
      <w:marRight w:val="0"/>
      <w:marTop w:val="0"/>
      <w:marBottom w:val="0"/>
      <w:divBdr>
        <w:top w:val="none" w:sz="0" w:space="0" w:color="auto"/>
        <w:left w:val="none" w:sz="0" w:space="0" w:color="auto"/>
        <w:bottom w:val="none" w:sz="0" w:space="0" w:color="auto"/>
        <w:right w:val="none" w:sz="0" w:space="0" w:color="auto"/>
      </w:divBdr>
    </w:div>
    <w:div w:id="1244608437">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7034370">
      <w:bodyDiv w:val="1"/>
      <w:marLeft w:val="0"/>
      <w:marRight w:val="0"/>
      <w:marTop w:val="0"/>
      <w:marBottom w:val="0"/>
      <w:divBdr>
        <w:top w:val="none" w:sz="0" w:space="0" w:color="auto"/>
        <w:left w:val="none" w:sz="0" w:space="0" w:color="auto"/>
        <w:bottom w:val="none" w:sz="0" w:space="0" w:color="auto"/>
        <w:right w:val="none" w:sz="0" w:space="0" w:color="auto"/>
      </w:divBdr>
    </w:div>
    <w:div w:id="1248148793">
      <w:bodyDiv w:val="1"/>
      <w:marLeft w:val="0"/>
      <w:marRight w:val="0"/>
      <w:marTop w:val="0"/>
      <w:marBottom w:val="0"/>
      <w:divBdr>
        <w:top w:val="none" w:sz="0" w:space="0" w:color="auto"/>
        <w:left w:val="none" w:sz="0" w:space="0" w:color="auto"/>
        <w:bottom w:val="none" w:sz="0" w:space="0" w:color="auto"/>
        <w:right w:val="none" w:sz="0" w:space="0" w:color="auto"/>
      </w:divBdr>
    </w:div>
    <w:div w:id="124849123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49462523">
      <w:bodyDiv w:val="1"/>
      <w:marLeft w:val="0"/>
      <w:marRight w:val="0"/>
      <w:marTop w:val="0"/>
      <w:marBottom w:val="0"/>
      <w:divBdr>
        <w:top w:val="none" w:sz="0" w:space="0" w:color="auto"/>
        <w:left w:val="none" w:sz="0" w:space="0" w:color="auto"/>
        <w:bottom w:val="none" w:sz="0" w:space="0" w:color="auto"/>
        <w:right w:val="none" w:sz="0" w:space="0" w:color="auto"/>
      </w:divBdr>
    </w:div>
    <w:div w:id="1254120725">
      <w:bodyDiv w:val="1"/>
      <w:marLeft w:val="0"/>
      <w:marRight w:val="0"/>
      <w:marTop w:val="0"/>
      <w:marBottom w:val="0"/>
      <w:divBdr>
        <w:top w:val="none" w:sz="0" w:space="0" w:color="auto"/>
        <w:left w:val="none" w:sz="0" w:space="0" w:color="auto"/>
        <w:bottom w:val="none" w:sz="0" w:space="0" w:color="auto"/>
        <w:right w:val="none" w:sz="0" w:space="0" w:color="auto"/>
      </w:divBdr>
    </w:div>
    <w:div w:id="1254556801">
      <w:bodyDiv w:val="1"/>
      <w:marLeft w:val="0"/>
      <w:marRight w:val="0"/>
      <w:marTop w:val="0"/>
      <w:marBottom w:val="0"/>
      <w:divBdr>
        <w:top w:val="none" w:sz="0" w:space="0" w:color="auto"/>
        <w:left w:val="none" w:sz="0" w:space="0" w:color="auto"/>
        <w:bottom w:val="none" w:sz="0" w:space="0" w:color="auto"/>
        <w:right w:val="none" w:sz="0" w:space="0" w:color="auto"/>
      </w:divBdr>
    </w:div>
    <w:div w:id="1255436190">
      <w:bodyDiv w:val="1"/>
      <w:marLeft w:val="0"/>
      <w:marRight w:val="0"/>
      <w:marTop w:val="0"/>
      <w:marBottom w:val="0"/>
      <w:divBdr>
        <w:top w:val="none" w:sz="0" w:space="0" w:color="auto"/>
        <w:left w:val="none" w:sz="0" w:space="0" w:color="auto"/>
        <w:bottom w:val="none" w:sz="0" w:space="0" w:color="auto"/>
        <w:right w:val="none" w:sz="0" w:space="0" w:color="auto"/>
      </w:divBdr>
    </w:div>
    <w:div w:id="1257058354">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62563333">
      <w:bodyDiv w:val="1"/>
      <w:marLeft w:val="0"/>
      <w:marRight w:val="0"/>
      <w:marTop w:val="0"/>
      <w:marBottom w:val="0"/>
      <w:divBdr>
        <w:top w:val="none" w:sz="0" w:space="0" w:color="auto"/>
        <w:left w:val="none" w:sz="0" w:space="0" w:color="auto"/>
        <w:bottom w:val="none" w:sz="0" w:space="0" w:color="auto"/>
        <w:right w:val="none" w:sz="0" w:space="0" w:color="auto"/>
      </w:divBdr>
    </w:div>
    <w:div w:id="1262570123">
      <w:bodyDiv w:val="1"/>
      <w:marLeft w:val="0"/>
      <w:marRight w:val="0"/>
      <w:marTop w:val="0"/>
      <w:marBottom w:val="0"/>
      <w:divBdr>
        <w:top w:val="none" w:sz="0" w:space="0" w:color="auto"/>
        <w:left w:val="none" w:sz="0" w:space="0" w:color="auto"/>
        <w:bottom w:val="none" w:sz="0" w:space="0" w:color="auto"/>
        <w:right w:val="none" w:sz="0" w:space="0" w:color="auto"/>
      </w:divBdr>
    </w:div>
    <w:div w:id="1264462113">
      <w:bodyDiv w:val="1"/>
      <w:marLeft w:val="0"/>
      <w:marRight w:val="0"/>
      <w:marTop w:val="0"/>
      <w:marBottom w:val="0"/>
      <w:divBdr>
        <w:top w:val="none" w:sz="0" w:space="0" w:color="auto"/>
        <w:left w:val="none" w:sz="0" w:space="0" w:color="auto"/>
        <w:bottom w:val="none" w:sz="0" w:space="0" w:color="auto"/>
        <w:right w:val="none" w:sz="0" w:space="0" w:color="auto"/>
      </w:divBdr>
    </w:div>
    <w:div w:id="1267538842">
      <w:bodyDiv w:val="1"/>
      <w:marLeft w:val="0"/>
      <w:marRight w:val="0"/>
      <w:marTop w:val="0"/>
      <w:marBottom w:val="0"/>
      <w:divBdr>
        <w:top w:val="none" w:sz="0" w:space="0" w:color="auto"/>
        <w:left w:val="none" w:sz="0" w:space="0" w:color="auto"/>
        <w:bottom w:val="none" w:sz="0" w:space="0" w:color="auto"/>
        <w:right w:val="none" w:sz="0" w:space="0" w:color="auto"/>
      </w:divBdr>
    </w:div>
    <w:div w:id="1270090675">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4552899">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175026">
      <w:bodyDiv w:val="1"/>
      <w:marLeft w:val="0"/>
      <w:marRight w:val="0"/>
      <w:marTop w:val="0"/>
      <w:marBottom w:val="0"/>
      <w:divBdr>
        <w:top w:val="none" w:sz="0" w:space="0" w:color="auto"/>
        <w:left w:val="none" w:sz="0" w:space="0" w:color="auto"/>
        <w:bottom w:val="none" w:sz="0" w:space="0" w:color="auto"/>
        <w:right w:val="none" w:sz="0" w:space="0" w:color="auto"/>
      </w:divBdr>
    </w:div>
    <w:div w:id="1279335233">
      <w:bodyDiv w:val="1"/>
      <w:marLeft w:val="0"/>
      <w:marRight w:val="0"/>
      <w:marTop w:val="0"/>
      <w:marBottom w:val="0"/>
      <w:divBdr>
        <w:top w:val="none" w:sz="0" w:space="0" w:color="auto"/>
        <w:left w:val="none" w:sz="0" w:space="0" w:color="auto"/>
        <w:bottom w:val="none" w:sz="0" w:space="0" w:color="auto"/>
        <w:right w:val="none" w:sz="0" w:space="0" w:color="auto"/>
      </w:divBdr>
    </w:div>
    <w:div w:id="1281449357">
      <w:bodyDiv w:val="1"/>
      <w:marLeft w:val="0"/>
      <w:marRight w:val="0"/>
      <w:marTop w:val="0"/>
      <w:marBottom w:val="0"/>
      <w:divBdr>
        <w:top w:val="none" w:sz="0" w:space="0" w:color="auto"/>
        <w:left w:val="none" w:sz="0" w:space="0" w:color="auto"/>
        <w:bottom w:val="none" w:sz="0" w:space="0" w:color="auto"/>
        <w:right w:val="none" w:sz="0" w:space="0" w:color="auto"/>
      </w:divBdr>
    </w:div>
    <w:div w:id="1283683509">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87662644">
      <w:bodyDiv w:val="1"/>
      <w:marLeft w:val="0"/>
      <w:marRight w:val="0"/>
      <w:marTop w:val="0"/>
      <w:marBottom w:val="0"/>
      <w:divBdr>
        <w:top w:val="none" w:sz="0" w:space="0" w:color="auto"/>
        <w:left w:val="none" w:sz="0" w:space="0" w:color="auto"/>
        <w:bottom w:val="none" w:sz="0" w:space="0" w:color="auto"/>
        <w:right w:val="none" w:sz="0" w:space="0" w:color="auto"/>
      </w:divBdr>
    </w:div>
    <w:div w:id="1287811699">
      <w:bodyDiv w:val="1"/>
      <w:marLeft w:val="0"/>
      <w:marRight w:val="0"/>
      <w:marTop w:val="0"/>
      <w:marBottom w:val="0"/>
      <w:divBdr>
        <w:top w:val="none" w:sz="0" w:space="0" w:color="auto"/>
        <w:left w:val="none" w:sz="0" w:space="0" w:color="auto"/>
        <w:bottom w:val="none" w:sz="0" w:space="0" w:color="auto"/>
        <w:right w:val="none" w:sz="0" w:space="0" w:color="auto"/>
      </w:divBdr>
    </w:div>
    <w:div w:id="1288580679">
      <w:bodyDiv w:val="1"/>
      <w:marLeft w:val="0"/>
      <w:marRight w:val="0"/>
      <w:marTop w:val="0"/>
      <w:marBottom w:val="0"/>
      <w:divBdr>
        <w:top w:val="none" w:sz="0" w:space="0" w:color="auto"/>
        <w:left w:val="none" w:sz="0" w:space="0" w:color="auto"/>
        <w:bottom w:val="none" w:sz="0" w:space="0" w:color="auto"/>
        <w:right w:val="none" w:sz="0" w:space="0" w:color="auto"/>
      </w:divBdr>
    </w:div>
    <w:div w:id="1290822659">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292789313">
      <w:bodyDiv w:val="1"/>
      <w:marLeft w:val="0"/>
      <w:marRight w:val="0"/>
      <w:marTop w:val="0"/>
      <w:marBottom w:val="0"/>
      <w:divBdr>
        <w:top w:val="none" w:sz="0" w:space="0" w:color="auto"/>
        <w:left w:val="none" w:sz="0" w:space="0" w:color="auto"/>
        <w:bottom w:val="none" w:sz="0" w:space="0" w:color="auto"/>
        <w:right w:val="none" w:sz="0" w:space="0" w:color="auto"/>
      </w:divBdr>
    </w:div>
    <w:div w:id="1293439296">
      <w:bodyDiv w:val="1"/>
      <w:marLeft w:val="0"/>
      <w:marRight w:val="0"/>
      <w:marTop w:val="0"/>
      <w:marBottom w:val="0"/>
      <w:divBdr>
        <w:top w:val="none" w:sz="0" w:space="0" w:color="auto"/>
        <w:left w:val="none" w:sz="0" w:space="0" w:color="auto"/>
        <w:bottom w:val="none" w:sz="0" w:space="0" w:color="auto"/>
        <w:right w:val="none" w:sz="0" w:space="0" w:color="auto"/>
      </w:divBdr>
    </w:div>
    <w:div w:id="1293831264">
      <w:bodyDiv w:val="1"/>
      <w:marLeft w:val="0"/>
      <w:marRight w:val="0"/>
      <w:marTop w:val="0"/>
      <w:marBottom w:val="0"/>
      <w:divBdr>
        <w:top w:val="none" w:sz="0" w:space="0" w:color="auto"/>
        <w:left w:val="none" w:sz="0" w:space="0" w:color="auto"/>
        <w:bottom w:val="none" w:sz="0" w:space="0" w:color="auto"/>
        <w:right w:val="none" w:sz="0" w:space="0" w:color="auto"/>
      </w:divBdr>
    </w:div>
    <w:div w:id="1295409376">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1611723">
      <w:bodyDiv w:val="1"/>
      <w:marLeft w:val="0"/>
      <w:marRight w:val="0"/>
      <w:marTop w:val="0"/>
      <w:marBottom w:val="0"/>
      <w:divBdr>
        <w:top w:val="none" w:sz="0" w:space="0" w:color="auto"/>
        <w:left w:val="none" w:sz="0" w:space="0" w:color="auto"/>
        <w:bottom w:val="none" w:sz="0" w:space="0" w:color="auto"/>
        <w:right w:val="none" w:sz="0" w:space="0" w:color="auto"/>
      </w:divBdr>
    </w:div>
    <w:div w:id="1302077992">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3265636">
      <w:bodyDiv w:val="1"/>
      <w:marLeft w:val="0"/>
      <w:marRight w:val="0"/>
      <w:marTop w:val="0"/>
      <w:marBottom w:val="0"/>
      <w:divBdr>
        <w:top w:val="none" w:sz="0" w:space="0" w:color="auto"/>
        <w:left w:val="none" w:sz="0" w:space="0" w:color="auto"/>
        <w:bottom w:val="none" w:sz="0" w:space="0" w:color="auto"/>
        <w:right w:val="none" w:sz="0" w:space="0" w:color="auto"/>
      </w:divBdr>
    </w:div>
    <w:div w:id="1303465511">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07785066">
      <w:bodyDiv w:val="1"/>
      <w:marLeft w:val="0"/>
      <w:marRight w:val="0"/>
      <w:marTop w:val="0"/>
      <w:marBottom w:val="0"/>
      <w:divBdr>
        <w:top w:val="none" w:sz="0" w:space="0" w:color="auto"/>
        <w:left w:val="none" w:sz="0" w:space="0" w:color="auto"/>
        <w:bottom w:val="none" w:sz="0" w:space="0" w:color="auto"/>
        <w:right w:val="none" w:sz="0" w:space="0" w:color="auto"/>
      </w:divBdr>
    </w:div>
    <w:div w:id="1308242304">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4792165">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488848">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29483659">
      <w:bodyDiv w:val="1"/>
      <w:marLeft w:val="0"/>
      <w:marRight w:val="0"/>
      <w:marTop w:val="0"/>
      <w:marBottom w:val="0"/>
      <w:divBdr>
        <w:top w:val="none" w:sz="0" w:space="0" w:color="auto"/>
        <w:left w:val="none" w:sz="0" w:space="0" w:color="auto"/>
        <w:bottom w:val="none" w:sz="0" w:space="0" w:color="auto"/>
        <w:right w:val="none" w:sz="0" w:space="0" w:color="auto"/>
      </w:divBdr>
    </w:div>
    <w:div w:id="1329485273">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39234034">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3166006">
      <w:bodyDiv w:val="1"/>
      <w:marLeft w:val="0"/>
      <w:marRight w:val="0"/>
      <w:marTop w:val="0"/>
      <w:marBottom w:val="0"/>
      <w:divBdr>
        <w:top w:val="none" w:sz="0" w:space="0" w:color="auto"/>
        <w:left w:val="none" w:sz="0" w:space="0" w:color="auto"/>
        <w:bottom w:val="none" w:sz="0" w:space="0" w:color="auto"/>
        <w:right w:val="none" w:sz="0" w:space="0" w:color="auto"/>
      </w:divBdr>
    </w:div>
    <w:div w:id="1344818519">
      <w:bodyDiv w:val="1"/>
      <w:marLeft w:val="0"/>
      <w:marRight w:val="0"/>
      <w:marTop w:val="0"/>
      <w:marBottom w:val="0"/>
      <w:divBdr>
        <w:top w:val="none" w:sz="0" w:space="0" w:color="auto"/>
        <w:left w:val="none" w:sz="0" w:space="0" w:color="auto"/>
        <w:bottom w:val="none" w:sz="0" w:space="0" w:color="auto"/>
        <w:right w:val="none" w:sz="0" w:space="0" w:color="auto"/>
      </w:divBdr>
    </w:div>
    <w:div w:id="1345742198">
      <w:bodyDiv w:val="1"/>
      <w:marLeft w:val="0"/>
      <w:marRight w:val="0"/>
      <w:marTop w:val="0"/>
      <w:marBottom w:val="0"/>
      <w:divBdr>
        <w:top w:val="none" w:sz="0" w:space="0" w:color="auto"/>
        <w:left w:val="none" w:sz="0" w:space="0" w:color="auto"/>
        <w:bottom w:val="none" w:sz="0" w:space="0" w:color="auto"/>
        <w:right w:val="none" w:sz="0" w:space="0" w:color="auto"/>
      </w:divBdr>
    </w:div>
    <w:div w:id="1346010837">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49675842">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7077342">
      <w:bodyDiv w:val="1"/>
      <w:marLeft w:val="0"/>
      <w:marRight w:val="0"/>
      <w:marTop w:val="0"/>
      <w:marBottom w:val="0"/>
      <w:divBdr>
        <w:top w:val="none" w:sz="0" w:space="0" w:color="auto"/>
        <w:left w:val="none" w:sz="0" w:space="0" w:color="auto"/>
        <w:bottom w:val="none" w:sz="0" w:space="0" w:color="auto"/>
        <w:right w:val="none" w:sz="0" w:space="0" w:color="auto"/>
      </w:divBdr>
    </w:div>
    <w:div w:id="1357464650">
      <w:bodyDiv w:val="1"/>
      <w:marLeft w:val="0"/>
      <w:marRight w:val="0"/>
      <w:marTop w:val="0"/>
      <w:marBottom w:val="0"/>
      <w:divBdr>
        <w:top w:val="none" w:sz="0" w:space="0" w:color="auto"/>
        <w:left w:val="none" w:sz="0" w:space="0" w:color="auto"/>
        <w:bottom w:val="none" w:sz="0" w:space="0" w:color="auto"/>
        <w:right w:val="none" w:sz="0" w:space="0" w:color="auto"/>
      </w:divBdr>
    </w:div>
    <w:div w:id="1358264944">
      <w:bodyDiv w:val="1"/>
      <w:marLeft w:val="0"/>
      <w:marRight w:val="0"/>
      <w:marTop w:val="0"/>
      <w:marBottom w:val="0"/>
      <w:divBdr>
        <w:top w:val="none" w:sz="0" w:space="0" w:color="auto"/>
        <w:left w:val="none" w:sz="0" w:space="0" w:color="auto"/>
        <w:bottom w:val="none" w:sz="0" w:space="0" w:color="auto"/>
        <w:right w:val="none" w:sz="0" w:space="0" w:color="auto"/>
      </w:divBdr>
    </w:div>
    <w:div w:id="1358390647">
      <w:bodyDiv w:val="1"/>
      <w:marLeft w:val="0"/>
      <w:marRight w:val="0"/>
      <w:marTop w:val="0"/>
      <w:marBottom w:val="0"/>
      <w:divBdr>
        <w:top w:val="none" w:sz="0" w:space="0" w:color="auto"/>
        <w:left w:val="none" w:sz="0" w:space="0" w:color="auto"/>
        <w:bottom w:val="none" w:sz="0" w:space="0" w:color="auto"/>
        <w:right w:val="none" w:sz="0" w:space="0" w:color="auto"/>
      </w:divBdr>
    </w:div>
    <w:div w:id="1358698198">
      <w:bodyDiv w:val="1"/>
      <w:marLeft w:val="0"/>
      <w:marRight w:val="0"/>
      <w:marTop w:val="0"/>
      <w:marBottom w:val="0"/>
      <w:divBdr>
        <w:top w:val="none" w:sz="0" w:space="0" w:color="auto"/>
        <w:left w:val="none" w:sz="0" w:space="0" w:color="auto"/>
        <w:bottom w:val="none" w:sz="0" w:space="0" w:color="auto"/>
        <w:right w:val="none" w:sz="0" w:space="0" w:color="auto"/>
      </w:divBdr>
    </w:div>
    <w:div w:id="1359043126">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59890335">
      <w:bodyDiv w:val="1"/>
      <w:marLeft w:val="0"/>
      <w:marRight w:val="0"/>
      <w:marTop w:val="0"/>
      <w:marBottom w:val="0"/>
      <w:divBdr>
        <w:top w:val="none" w:sz="0" w:space="0" w:color="auto"/>
        <w:left w:val="none" w:sz="0" w:space="0" w:color="auto"/>
        <w:bottom w:val="none" w:sz="0" w:space="0" w:color="auto"/>
        <w:right w:val="none" w:sz="0" w:space="0" w:color="auto"/>
      </w:divBdr>
    </w:div>
    <w:div w:id="1361204164">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520945">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68793408">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78697426">
      <w:bodyDiv w:val="1"/>
      <w:marLeft w:val="0"/>
      <w:marRight w:val="0"/>
      <w:marTop w:val="0"/>
      <w:marBottom w:val="0"/>
      <w:divBdr>
        <w:top w:val="none" w:sz="0" w:space="0" w:color="auto"/>
        <w:left w:val="none" w:sz="0" w:space="0" w:color="auto"/>
        <w:bottom w:val="none" w:sz="0" w:space="0" w:color="auto"/>
        <w:right w:val="none" w:sz="0" w:space="0" w:color="auto"/>
      </w:divBdr>
    </w:div>
    <w:div w:id="1383560459">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327947">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0572164">
      <w:bodyDiv w:val="1"/>
      <w:marLeft w:val="0"/>
      <w:marRight w:val="0"/>
      <w:marTop w:val="0"/>
      <w:marBottom w:val="0"/>
      <w:divBdr>
        <w:top w:val="none" w:sz="0" w:space="0" w:color="auto"/>
        <w:left w:val="none" w:sz="0" w:space="0" w:color="auto"/>
        <w:bottom w:val="none" w:sz="0" w:space="0" w:color="auto"/>
        <w:right w:val="none" w:sz="0" w:space="0" w:color="auto"/>
      </w:divBdr>
    </w:div>
    <w:div w:id="1391879521">
      <w:bodyDiv w:val="1"/>
      <w:marLeft w:val="0"/>
      <w:marRight w:val="0"/>
      <w:marTop w:val="0"/>
      <w:marBottom w:val="0"/>
      <w:divBdr>
        <w:top w:val="none" w:sz="0" w:space="0" w:color="auto"/>
        <w:left w:val="none" w:sz="0" w:space="0" w:color="auto"/>
        <w:bottom w:val="none" w:sz="0" w:space="0" w:color="auto"/>
        <w:right w:val="none" w:sz="0" w:space="0" w:color="auto"/>
      </w:divBdr>
    </w:div>
    <w:div w:id="1392464224">
      <w:bodyDiv w:val="1"/>
      <w:marLeft w:val="0"/>
      <w:marRight w:val="0"/>
      <w:marTop w:val="0"/>
      <w:marBottom w:val="0"/>
      <w:divBdr>
        <w:top w:val="none" w:sz="0" w:space="0" w:color="auto"/>
        <w:left w:val="none" w:sz="0" w:space="0" w:color="auto"/>
        <w:bottom w:val="none" w:sz="0" w:space="0" w:color="auto"/>
        <w:right w:val="none" w:sz="0" w:space="0" w:color="auto"/>
      </w:divBdr>
    </w:div>
    <w:div w:id="1395002594">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7431728">
      <w:bodyDiv w:val="1"/>
      <w:marLeft w:val="0"/>
      <w:marRight w:val="0"/>
      <w:marTop w:val="0"/>
      <w:marBottom w:val="0"/>
      <w:divBdr>
        <w:top w:val="none" w:sz="0" w:space="0" w:color="auto"/>
        <w:left w:val="none" w:sz="0" w:space="0" w:color="auto"/>
        <w:bottom w:val="none" w:sz="0" w:space="0" w:color="auto"/>
        <w:right w:val="none" w:sz="0" w:space="0" w:color="auto"/>
      </w:divBdr>
    </w:div>
    <w:div w:id="1398630764">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399982543">
      <w:bodyDiv w:val="1"/>
      <w:marLeft w:val="0"/>
      <w:marRight w:val="0"/>
      <w:marTop w:val="0"/>
      <w:marBottom w:val="0"/>
      <w:divBdr>
        <w:top w:val="none" w:sz="0" w:space="0" w:color="auto"/>
        <w:left w:val="none" w:sz="0" w:space="0" w:color="auto"/>
        <w:bottom w:val="none" w:sz="0" w:space="0" w:color="auto"/>
        <w:right w:val="none" w:sz="0" w:space="0" w:color="auto"/>
      </w:divBdr>
    </w:div>
    <w:div w:id="1400783245">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2948467">
      <w:bodyDiv w:val="1"/>
      <w:marLeft w:val="0"/>
      <w:marRight w:val="0"/>
      <w:marTop w:val="0"/>
      <w:marBottom w:val="0"/>
      <w:divBdr>
        <w:top w:val="none" w:sz="0" w:space="0" w:color="auto"/>
        <w:left w:val="none" w:sz="0" w:space="0" w:color="auto"/>
        <w:bottom w:val="none" w:sz="0" w:space="0" w:color="auto"/>
        <w:right w:val="none" w:sz="0" w:space="0" w:color="auto"/>
      </w:divBdr>
    </w:div>
    <w:div w:id="1403724022">
      <w:bodyDiv w:val="1"/>
      <w:marLeft w:val="0"/>
      <w:marRight w:val="0"/>
      <w:marTop w:val="0"/>
      <w:marBottom w:val="0"/>
      <w:divBdr>
        <w:top w:val="none" w:sz="0" w:space="0" w:color="auto"/>
        <w:left w:val="none" w:sz="0" w:space="0" w:color="auto"/>
        <w:bottom w:val="none" w:sz="0" w:space="0" w:color="auto"/>
        <w:right w:val="none" w:sz="0" w:space="0" w:color="auto"/>
      </w:divBdr>
    </w:div>
    <w:div w:id="1405834492">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611408">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09811859">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2695145">
      <w:bodyDiv w:val="1"/>
      <w:marLeft w:val="0"/>
      <w:marRight w:val="0"/>
      <w:marTop w:val="0"/>
      <w:marBottom w:val="0"/>
      <w:divBdr>
        <w:top w:val="none" w:sz="0" w:space="0" w:color="auto"/>
        <w:left w:val="none" w:sz="0" w:space="0" w:color="auto"/>
        <w:bottom w:val="none" w:sz="0" w:space="0" w:color="auto"/>
        <w:right w:val="none" w:sz="0" w:space="0" w:color="auto"/>
      </w:divBdr>
    </w:div>
    <w:div w:id="1412967342">
      <w:bodyDiv w:val="1"/>
      <w:marLeft w:val="0"/>
      <w:marRight w:val="0"/>
      <w:marTop w:val="0"/>
      <w:marBottom w:val="0"/>
      <w:divBdr>
        <w:top w:val="none" w:sz="0" w:space="0" w:color="auto"/>
        <w:left w:val="none" w:sz="0" w:space="0" w:color="auto"/>
        <w:bottom w:val="none" w:sz="0" w:space="0" w:color="auto"/>
        <w:right w:val="none" w:sz="0" w:space="0" w:color="auto"/>
      </w:divBdr>
    </w:div>
    <w:div w:id="1413818314">
      <w:bodyDiv w:val="1"/>
      <w:marLeft w:val="0"/>
      <w:marRight w:val="0"/>
      <w:marTop w:val="0"/>
      <w:marBottom w:val="0"/>
      <w:divBdr>
        <w:top w:val="none" w:sz="0" w:space="0" w:color="auto"/>
        <w:left w:val="none" w:sz="0" w:space="0" w:color="auto"/>
        <w:bottom w:val="none" w:sz="0" w:space="0" w:color="auto"/>
        <w:right w:val="none" w:sz="0" w:space="0" w:color="auto"/>
      </w:divBdr>
    </w:div>
    <w:div w:id="1415972628">
      <w:bodyDiv w:val="1"/>
      <w:marLeft w:val="0"/>
      <w:marRight w:val="0"/>
      <w:marTop w:val="0"/>
      <w:marBottom w:val="0"/>
      <w:divBdr>
        <w:top w:val="none" w:sz="0" w:space="0" w:color="auto"/>
        <w:left w:val="none" w:sz="0" w:space="0" w:color="auto"/>
        <w:bottom w:val="none" w:sz="0" w:space="0" w:color="auto"/>
        <w:right w:val="none" w:sz="0" w:space="0" w:color="auto"/>
      </w:divBdr>
    </w:div>
    <w:div w:id="1416785499">
      <w:bodyDiv w:val="1"/>
      <w:marLeft w:val="0"/>
      <w:marRight w:val="0"/>
      <w:marTop w:val="0"/>
      <w:marBottom w:val="0"/>
      <w:divBdr>
        <w:top w:val="none" w:sz="0" w:space="0" w:color="auto"/>
        <w:left w:val="none" w:sz="0" w:space="0" w:color="auto"/>
        <w:bottom w:val="none" w:sz="0" w:space="0" w:color="auto"/>
        <w:right w:val="none" w:sz="0" w:space="0" w:color="auto"/>
      </w:divBdr>
    </w:div>
    <w:div w:id="1417482695">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18483768">
      <w:bodyDiv w:val="1"/>
      <w:marLeft w:val="0"/>
      <w:marRight w:val="0"/>
      <w:marTop w:val="0"/>
      <w:marBottom w:val="0"/>
      <w:divBdr>
        <w:top w:val="none" w:sz="0" w:space="0" w:color="auto"/>
        <w:left w:val="none" w:sz="0" w:space="0" w:color="auto"/>
        <w:bottom w:val="none" w:sz="0" w:space="0" w:color="auto"/>
        <w:right w:val="none" w:sz="0" w:space="0" w:color="auto"/>
      </w:divBdr>
    </w:div>
    <w:div w:id="1420323834">
      <w:bodyDiv w:val="1"/>
      <w:marLeft w:val="0"/>
      <w:marRight w:val="0"/>
      <w:marTop w:val="0"/>
      <w:marBottom w:val="0"/>
      <w:divBdr>
        <w:top w:val="none" w:sz="0" w:space="0" w:color="auto"/>
        <w:left w:val="none" w:sz="0" w:space="0" w:color="auto"/>
        <w:bottom w:val="none" w:sz="0" w:space="0" w:color="auto"/>
        <w:right w:val="none" w:sz="0" w:space="0" w:color="auto"/>
      </w:divBdr>
    </w:div>
    <w:div w:id="1420911668">
      <w:bodyDiv w:val="1"/>
      <w:marLeft w:val="0"/>
      <w:marRight w:val="0"/>
      <w:marTop w:val="0"/>
      <w:marBottom w:val="0"/>
      <w:divBdr>
        <w:top w:val="none" w:sz="0" w:space="0" w:color="auto"/>
        <w:left w:val="none" w:sz="0" w:space="0" w:color="auto"/>
        <w:bottom w:val="none" w:sz="0" w:space="0" w:color="auto"/>
        <w:right w:val="none" w:sz="0" w:space="0" w:color="auto"/>
      </w:divBdr>
    </w:div>
    <w:div w:id="1423259123">
      <w:bodyDiv w:val="1"/>
      <w:marLeft w:val="0"/>
      <w:marRight w:val="0"/>
      <w:marTop w:val="0"/>
      <w:marBottom w:val="0"/>
      <w:divBdr>
        <w:top w:val="none" w:sz="0" w:space="0" w:color="auto"/>
        <w:left w:val="none" w:sz="0" w:space="0" w:color="auto"/>
        <w:bottom w:val="none" w:sz="0" w:space="0" w:color="auto"/>
        <w:right w:val="none" w:sz="0" w:space="0" w:color="auto"/>
      </w:divBdr>
    </w:div>
    <w:div w:id="1423916944">
      <w:bodyDiv w:val="1"/>
      <w:marLeft w:val="0"/>
      <w:marRight w:val="0"/>
      <w:marTop w:val="0"/>
      <w:marBottom w:val="0"/>
      <w:divBdr>
        <w:top w:val="none" w:sz="0" w:space="0" w:color="auto"/>
        <w:left w:val="none" w:sz="0" w:space="0" w:color="auto"/>
        <w:bottom w:val="none" w:sz="0" w:space="0" w:color="auto"/>
        <w:right w:val="none" w:sz="0" w:space="0" w:color="auto"/>
      </w:divBdr>
    </w:div>
    <w:div w:id="1424454293">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225693">
      <w:bodyDiv w:val="1"/>
      <w:marLeft w:val="0"/>
      <w:marRight w:val="0"/>
      <w:marTop w:val="0"/>
      <w:marBottom w:val="0"/>
      <w:divBdr>
        <w:top w:val="none" w:sz="0" w:space="0" w:color="auto"/>
        <w:left w:val="none" w:sz="0" w:space="0" w:color="auto"/>
        <w:bottom w:val="none" w:sz="0" w:space="0" w:color="auto"/>
        <w:right w:val="none" w:sz="0" w:space="0" w:color="auto"/>
      </w:divBdr>
    </w:div>
    <w:div w:id="1425345113">
      <w:bodyDiv w:val="1"/>
      <w:marLeft w:val="0"/>
      <w:marRight w:val="0"/>
      <w:marTop w:val="0"/>
      <w:marBottom w:val="0"/>
      <w:divBdr>
        <w:top w:val="none" w:sz="0" w:space="0" w:color="auto"/>
        <w:left w:val="none" w:sz="0" w:space="0" w:color="auto"/>
        <w:bottom w:val="none" w:sz="0" w:space="0" w:color="auto"/>
        <w:right w:val="none" w:sz="0" w:space="0" w:color="auto"/>
      </w:divBdr>
    </w:div>
    <w:div w:id="1425496370">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25875892">
      <w:bodyDiv w:val="1"/>
      <w:marLeft w:val="0"/>
      <w:marRight w:val="0"/>
      <w:marTop w:val="0"/>
      <w:marBottom w:val="0"/>
      <w:divBdr>
        <w:top w:val="none" w:sz="0" w:space="0" w:color="auto"/>
        <w:left w:val="none" w:sz="0" w:space="0" w:color="auto"/>
        <w:bottom w:val="none" w:sz="0" w:space="0" w:color="auto"/>
        <w:right w:val="none" w:sz="0" w:space="0" w:color="auto"/>
      </w:divBdr>
    </w:div>
    <w:div w:id="1428042043">
      <w:bodyDiv w:val="1"/>
      <w:marLeft w:val="0"/>
      <w:marRight w:val="0"/>
      <w:marTop w:val="0"/>
      <w:marBottom w:val="0"/>
      <w:divBdr>
        <w:top w:val="none" w:sz="0" w:space="0" w:color="auto"/>
        <w:left w:val="none" w:sz="0" w:space="0" w:color="auto"/>
        <w:bottom w:val="none" w:sz="0" w:space="0" w:color="auto"/>
        <w:right w:val="none" w:sz="0" w:space="0" w:color="auto"/>
      </w:divBdr>
    </w:div>
    <w:div w:id="1431973697">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36483666">
      <w:bodyDiv w:val="1"/>
      <w:marLeft w:val="0"/>
      <w:marRight w:val="0"/>
      <w:marTop w:val="0"/>
      <w:marBottom w:val="0"/>
      <w:divBdr>
        <w:top w:val="none" w:sz="0" w:space="0" w:color="auto"/>
        <w:left w:val="none" w:sz="0" w:space="0" w:color="auto"/>
        <w:bottom w:val="none" w:sz="0" w:space="0" w:color="auto"/>
        <w:right w:val="none" w:sz="0" w:space="0" w:color="auto"/>
      </w:divBdr>
    </w:div>
    <w:div w:id="1436711866">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0880878">
      <w:bodyDiv w:val="1"/>
      <w:marLeft w:val="0"/>
      <w:marRight w:val="0"/>
      <w:marTop w:val="0"/>
      <w:marBottom w:val="0"/>
      <w:divBdr>
        <w:top w:val="none" w:sz="0" w:space="0" w:color="auto"/>
        <w:left w:val="none" w:sz="0" w:space="0" w:color="auto"/>
        <w:bottom w:val="none" w:sz="0" w:space="0" w:color="auto"/>
        <w:right w:val="none" w:sz="0" w:space="0" w:color="auto"/>
      </w:divBdr>
    </w:div>
    <w:div w:id="1442384146">
      <w:bodyDiv w:val="1"/>
      <w:marLeft w:val="0"/>
      <w:marRight w:val="0"/>
      <w:marTop w:val="0"/>
      <w:marBottom w:val="0"/>
      <w:divBdr>
        <w:top w:val="none" w:sz="0" w:space="0" w:color="auto"/>
        <w:left w:val="none" w:sz="0" w:space="0" w:color="auto"/>
        <w:bottom w:val="none" w:sz="0" w:space="0" w:color="auto"/>
        <w:right w:val="none" w:sz="0" w:space="0" w:color="auto"/>
      </w:divBdr>
    </w:div>
    <w:div w:id="1442846336">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2996341">
      <w:bodyDiv w:val="1"/>
      <w:marLeft w:val="0"/>
      <w:marRight w:val="0"/>
      <w:marTop w:val="0"/>
      <w:marBottom w:val="0"/>
      <w:divBdr>
        <w:top w:val="none" w:sz="0" w:space="0" w:color="auto"/>
        <w:left w:val="none" w:sz="0" w:space="0" w:color="auto"/>
        <w:bottom w:val="none" w:sz="0" w:space="0" w:color="auto"/>
        <w:right w:val="none" w:sz="0" w:space="0" w:color="auto"/>
      </w:divBdr>
    </w:div>
    <w:div w:id="1447577075">
      <w:bodyDiv w:val="1"/>
      <w:marLeft w:val="0"/>
      <w:marRight w:val="0"/>
      <w:marTop w:val="0"/>
      <w:marBottom w:val="0"/>
      <w:divBdr>
        <w:top w:val="none" w:sz="0" w:space="0" w:color="auto"/>
        <w:left w:val="none" w:sz="0" w:space="0" w:color="auto"/>
        <w:bottom w:val="none" w:sz="0" w:space="0" w:color="auto"/>
        <w:right w:val="none" w:sz="0" w:space="0" w:color="auto"/>
      </w:divBdr>
    </w:div>
    <w:div w:id="1447886990">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49354579">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3666742">
      <w:bodyDiv w:val="1"/>
      <w:marLeft w:val="0"/>
      <w:marRight w:val="0"/>
      <w:marTop w:val="0"/>
      <w:marBottom w:val="0"/>
      <w:divBdr>
        <w:top w:val="none" w:sz="0" w:space="0" w:color="auto"/>
        <w:left w:val="none" w:sz="0" w:space="0" w:color="auto"/>
        <w:bottom w:val="none" w:sz="0" w:space="0" w:color="auto"/>
        <w:right w:val="none" w:sz="0" w:space="0" w:color="auto"/>
      </w:divBdr>
    </w:div>
    <w:div w:id="1454209854">
      <w:bodyDiv w:val="1"/>
      <w:marLeft w:val="0"/>
      <w:marRight w:val="0"/>
      <w:marTop w:val="0"/>
      <w:marBottom w:val="0"/>
      <w:divBdr>
        <w:top w:val="none" w:sz="0" w:space="0" w:color="auto"/>
        <w:left w:val="none" w:sz="0" w:space="0" w:color="auto"/>
        <w:bottom w:val="none" w:sz="0" w:space="0" w:color="auto"/>
        <w:right w:val="none" w:sz="0" w:space="0" w:color="auto"/>
      </w:divBdr>
    </w:div>
    <w:div w:id="1456172157">
      <w:bodyDiv w:val="1"/>
      <w:marLeft w:val="0"/>
      <w:marRight w:val="0"/>
      <w:marTop w:val="0"/>
      <w:marBottom w:val="0"/>
      <w:divBdr>
        <w:top w:val="none" w:sz="0" w:space="0" w:color="auto"/>
        <w:left w:val="none" w:sz="0" w:space="0" w:color="auto"/>
        <w:bottom w:val="none" w:sz="0" w:space="0" w:color="auto"/>
        <w:right w:val="none" w:sz="0" w:space="0" w:color="auto"/>
      </w:divBdr>
    </w:div>
    <w:div w:id="1456867711">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060304">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60369748">
      <w:bodyDiv w:val="1"/>
      <w:marLeft w:val="0"/>
      <w:marRight w:val="0"/>
      <w:marTop w:val="0"/>
      <w:marBottom w:val="0"/>
      <w:divBdr>
        <w:top w:val="none" w:sz="0" w:space="0" w:color="auto"/>
        <w:left w:val="none" w:sz="0" w:space="0" w:color="auto"/>
        <w:bottom w:val="none" w:sz="0" w:space="0" w:color="auto"/>
        <w:right w:val="none" w:sz="0" w:space="0" w:color="auto"/>
      </w:divBdr>
    </w:div>
    <w:div w:id="1465195716">
      <w:bodyDiv w:val="1"/>
      <w:marLeft w:val="0"/>
      <w:marRight w:val="0"/>
      <w:marTop w:val="0"/>
      <w:marBottom w:val="0"/>
      <w:divBdr>
        <w:top w:val="none" w:sz="0" w:space="0" w:color="auto"/>
        <w:left w:val="none" w:sz="0" w:space="0" w:color="auto"/>
        <w:bottom w:val="none" w:sz="0" w:space="0" w:color="auto"/>
        <w:right w:val="none" w:sz="0" w:space="0" w:color="auto"/>
      </w:divBdr>
    </w:div>
    <w:div w:id="1469008746">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0442796">
      <w:bodyDiv w:val="1"/>
      <w:marLeft w:val="0"/>
      <w:marRight w:val="0"/>
      <w:marTop w:val="0"/>
      <w:marBottom w:val="0"/>
      <w:divBdr>
        <w:top w:val="none" w:sz="0" w:space="0" w:color="auto"/>
        <w:left w:val="none" w:sz="0" w:space="0" w:color="auto"/>
        <w:bottom w:val="none" w:sz="0" w:space="0" w:color="auto"/>
        <w:right w:val="none" w:sz="0" w:space="0" w:color="auto"/>
      </w:divBdr>
    </w:div>
    <w:div w:id="1470590671">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75566732">
      <w:bodyDiv w:val="1"/>
      <w:marLeft w:val="0"/>
      <w:marRight w:val="0"/>
      <w:marTop w:val="0"/>
      <w:marBottom w:val="0"/>
      <w:divBdr>
        <w:top w:val="none" w:sz="0" w:space="0" w:color="auto"/>
        <w:left w:val="none" w:sz="0" w:space="0" w:color="auto"/>
        <w:bottom w:val="none" w:sz="0" w:space="0" w:color="auto"/>
        <w:right w:val="none" w:sz="0" w:space="0" w:color="auto"/>
      </w:divBdr>
    </w:div>
    <w:div w:id="1476680941">
      <w:bodyDiv w:val="1"/>
      <w:marLeft w:val="0"/>
      <w:marRight w:val="0"/>
      <w:marTop w:val="0"/>
      <w:marBottom w:val="0"/>
      <w:divBdr>
        <w:top w:val="none" w:sz="0" w:space="0" w:color="auto"/>
        <w:left w:val="none" w:sz="0" w:space="0" w:color="auto"/>
        <w:bottom w:val="none" w:sz="0" w:space="0" w:color="auto"/>
        <w:right w:val="none" w:sz="0" w:space="0" w:color="auto"/>
      </w:divBdr>
    </w:div>
    <w:div w:id="1476869898">
      <w:bodyDiv w:val="1"/>
      <w:marLeft w:val="0"/>
      <w:marRight w:val="0"/>
      <w:marTop w:val="0"/>
      <w:marBottom w:val="0"/>
      <w:divBdr>
        <w:top w:val="none" w:sz="0" w:space="0" w:color="auto"/>
        <w:left w:val="none" w:sz="0" w:space="0" w:color="auto"/>
        <w:bottom w:val="none" w:sz="0" w:space="0" w:color="auto"/>
        <w:right w:val="none" w:sz="0" w:space="0" w:color="auto"/>
      </w:divBdr>
    </w:div>
    <w:div w:id="1481581047">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545418">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4810398">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88131267">
      <w:bodyDiv w:val="1"/>
      <w:marLeft w:val="0"/>
      <w:marRight w:val="0"/>
      <w:marTop w:val="0"/>
      <w:marBottom w:val="0"/>
      <w:divBdr>
        <w:top w:val="none" w:sz="0" w:space="0" w:color="auto"/>
        <w:left w:val="none" w:sz="0" w:space="0" w:color="auto"/>
        <w:bottom w:val="none" w:sz="0" w:space="0" w:color="auto"/>
        <w:right w:val="none" w:sz="0" w:space="0" w:color="auto"/>
      </w:divBdr>
    </w:div>
    <w:div w:id="1488282653">
      <w:bodyDiv w:val="1"/>
      <w:marLeft w:val="0"/>
      <w:marRight w:val="0"/>
      <w:marTop w:val="0"/>
      <w:marBottom w:val="0"/>
      <w:divBdr>
        <w:top w:val="none" w:sz="0" w:space="0" w:color="auto"/>
        <w:left w:val="none" w:sz="0" w:space="0" w:color="auto"/>
        <w:bottom w:val="none" w:sz="0" w:space="0" w:color="auto"/>
        <w:right w:val="none" w:sz="0" w:space="0" w:color="auto"/>
      </w:divBdr>
    </w:div>
    <w:div w:id="1488589085">
      <w:bodyDiv w:val="1"/>
      <w:marLeft w:val="0"/>
      <w:marRight w:val="0"/>
      <w:marTop w:val="0"/>
      <w:marBottom w:val="0"/>
      <w:divBdr>
        <w:top w:val="none" w:sz="0" w:space="0" w:color="auto"/>
        <w:left w:val="none" w:sz="0" w:space="0" w:color="auto"/>
        <w:bottom w:val="none" w:sz="0" w:space="0" w:color="auto"/>
        <w:right w:val="none" w:sz="0" w:space="0" w:color="auto"/>
      </w:divBdr>
    </w:div>
    <w:div w:id="1490705362">
      <w:bodyDiv w:val="1"/>
      <w:marLeft w:val="0"/>
      <w:marRight w:val="0"/>
      <w:marTop w:val="0"/>
      <w:marBottom w:val="0"/>
      <w:divBdr>
        <w:top w:val="none" w:sz="0" w:space="0" w:color="auto"/>
        <w:left w:val="none" w:sz="0" w:space="0" w:color="auto"/>
        <w:bottom w:val="none" w:sz="0" w:space="0" w:color="auto"/>
        <w:right w:val="none" w:sz="0" w:space="0" w:color="auto"/>
      </w:divBdr>
    </w:div>
    <w:div w:id="1491407512">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4443282">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409745">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183577">
      <w:bodyDiv w:val="1"/>
      <w:marLeft w:val="0"/>
      <w:marRight w:val="0"/>
      <w:marTop w:val="0"/>
      <w:marBottom w:val="0"/>
      <w:divBdr>
        <w:top w:val="none" w:sz="0" w:space="0" w:color="auto"/>
        <w:left w:val="none" w:sz="0" w:space="0" w:color="auto"/>
        <w:bottom w:val="none" w:sz="0" w:space="0" w:color="auto"/>
        <w:right w:val="none" w:sz="0" w:space="0" w:color="auto"/>
      </w:divBdr>
    </w:div>
    <w:div w:id="1498377238">
      <w:bodyDiv w:val="1"/>
      <w:marLeft w:val="0"/>
      <w:marRight w:val="0"/>
      <w:marTop w:val="0"/>
      <w:marBottom w:val="0"/>
      <w:divBdr>
        <w:top w:val="none" w:sz="0" w:space="0" w:color="auto"/>
        <w:left w:val="none" w:sz="0" w:space="0" w:color="auto"/>
        <w:bottom w:val="none" w:sz="0" w:space="0" w:color="auto"/>
        <w:right w:val="none" w:sz="0" w:space="0" w:color="auto"/>
      </w:divBdr>
    </w:div>
    <w:div w:id="1498423645">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0196735">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4979041">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5977159">
      <w:bodyDiv w:val="1"/>
      <w:marLeft w:val="0"/>
      <w:marRight w:val="0"/>
      <w:marTop w:val="0"/>
      <w:marBottom w:val="0"/>
      <w:divBdr>
        <w:top w:val="none" w:sz="0" w:space="0" w:color="auto"/>
        <w:left w:val="none" w:sz="0" w:space="0" w:color="auto"/>
        <w:bottom w:val="none" w:sz="0" w:space="0" w:color="auto"/>
        <w:right w:val="none" w:sz="0" w:space="0" w:color="auto"/>
      </w:divBdr>
    </w:div>
    <w:div w:id="1506704028">
      <w:bodyDiv w:val="1"/>
      <w:marLeft w:val="0"/>
      <w:marRight w:val="0"/>
      <w:marTop w:val="0"/>
      <w:marBottom w:val="0"/>
      <w:divBdr>
        <w:top w:val="none" w:sz="0" w:space="0" w:color="auto"/>
        <w:left w:val="none" w:sz="0" w:space="0" w:color="auto"/>
        <w:bottom w:val="none" w:sz="0" w:space="0" w:color="auto"/>
        <w:right w:val="none" w:sz="0" w:space="0" w:color="auto"/>
      </w:divBdr>
    </w:div>
    <w:div w:id="1508252828">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09443899">
      <w:bodyDiv w:val="1"/>
      <w:marLeft w:val="0"/>
      <w:marRight w:val="0"/>
      <w:marTop w:val="0"/>
      <w:marBottom w:val="0"/>
      <w:divBdr>
        <w:top w:val="none" w:sz="0" w:space="0" w:color="auto"/>
        <w:left w:val="none" w:sz="0" w:space="0" w:color="auto"/>
        <w:bottom w:val="none" w:sz="0" w:space="0" w:color="auto"/>
        <w:right w:val="none" w:sz="0" w:space="0" w:color="auto"/>
      </w:divBdr>
    </w:div>
    <w:div w:id="151283333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541216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8082122">
      <w:bodyDiv w:val="1"/>
      <w:marLeft w:val="0"/>
      <w:marRight w:val="0"/>
      <w:marTop w:val="0"/>
      <w:marBottom w:val="0"/>
      <w:divBdr>
        <w:top w:val="none" w:sz="0" w:space="0" w:color="auto"/>
        <w:left w:val="none" w:sz="0" w:space="0" w:color="auto"/>
        <w:bottom w:val="none" w:sz="0" w:space="0" w:color="auto"/>
        <w:right w:val="none" w:sz="0" w:space="0" w:color="auto"/>
      </w:divBdr>
    </w:div>
    <w:div w:id="1519003388">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0894700">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1965572">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5362631">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28831056">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0992649">
      <w:bodyDiv w:val="1"/>
      <w:marLeft w:val="0"/>
      <w:marRight w:val="0"/>
      <w:marTop w:val="0"/>
      <w:marBottom w:val="0"/>
      <w:divBdr>
        <w:top w:val="none" w:sz="0" w:space="0" w:color="auto"/>
        <w:left w:val="none" w:sz="0" w:space="0" w:color="auto"/>
        <w:bottom w:val="none" w:sz="0" w:space="0" w:color="auto"/>
        <w:right w:val="none" w:sz="0" w:space="0" w:color="auto"/>
      </w:divBdr>
    </w:div>
    <w:div w:id="1531264068">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40895778">
      <w:bodyDiv w:val="1"/>
      <w:marLeft w:val="0"/>
      <w:marRight w:val="0"/>
      <w:marTop w:val="0"/>
      <w:marBottom w:val="0"/>
      <w:divBdr>
        <w:top w:val="none" w:sz="0" w:space="0" w:color="auto"/>
        <w:left w:val="none" w:sz="0" w:space="0" w:color="auto"/>
        <w:bottom w:val="none" w:sz="0" w:space="0" w:color="auto"/>
        <w:right w:val="none" w:sz="0" w:space="0" w:color="auto"/>
      </w:divBdr>
    </w:div>
    <w:div w:id="1541429044">
      <w:bodyDiv w:val="1"/>
      <w:marLeft w:val="0"/>
      <w:marRight w:val="0"/>
      <w:marTop w:val="0"/>
      <w:marBottom w:val="0"/>
      <w:divBdr>
        <w:top w:val="none" w:sz="0" w:space="0" w:color="auto"/>
        <w:left w:val="none" w:sz="0" w:space="0" w:color="auto"/>
        <w:bottom w:val="none" w:sz="0" w:space="0" w:color="auto"/>
        <w:right w:val="none" w:sz="0" w:space="0" w:color="auto"/>
      </w:divBdr>
    </w:div>
    <w:div w:id="1541430153">
      <w:bodyDiv w:val="1"/>
      <w:marLeft w:val="0"/>
      <w:marRight w:val="0"/>
      <w:marTop w:val="0"/>
      <w:marBottom w:val="0"/>
      <w:divBdr>
        <w:top w:val="none" w:sz="0" w:space="0" w:color="auto"/>
        <w:left w:val="none" w:sz="0" w:space="0" w:color="auto"/>
        <w:bottom w:val="none" w:sz="0" w:space="0" w:color="auto"/>
        <w:right w:val="none" w:sz="0" w:space="0" w:color="auto"/>
      </w:divBdr>
    </w:div>
    <w:div w:id="1543639475">
      <w:bodyDiv w:val="1"/>
      <w:marLeft w:val="0"/>
      <w:marRight w:val="0"/>
      <w:marTop w:val="0"/>
      <w:marBottom w:val="0"/>
      <w:divBdr>
        <w:top w:val="none" w:sz="0" w:space="0" w:color="auto"/>
        <w:left w:val="none" w:sz="0" w:space="0" w:color="auto"/>
        <w:bottom w:val="none" w:sz="0" w:space="0" w:color="auto"/>
        <w:right w:val="none" w:sz="0" w:space="0" w:color="auto"/>
      </w:divBdr>
    </w:div>
    <w:div w:id="1546912705">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9292212">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3955893">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6239926">
      <w:bodyDiv w:val="1"/>
      <w:marLeft w:val="0"/>
      <w:marRight w:val="0"/>
      <w:marTop w:val="0"/>
      <w:marBottom w:val="0"/>
      <w:divBdr>
        <w:top w:val="none" w:sz="0" w:space="0" w:color="auto"/>
        <w:left w:val="none" w:sz="0" w:space="0" w:color="auto"/>
        <w:bottom w:val="none" w:sz="0" w:space="0" w:color="auto"/>
        <w:right w:val="none" w:sz="0" w:space="0" w:color="auto"/>
      </w:divBdr>
    </w:div>
    <w:div w:id="1560632589">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3448141">
      <w:bodyDiv w:val="1"/>
      <w:marLeft w:val="0"/>
      <w:marRight w:val="0"/>
      <w:marTop w:val="0"/>
      <w:marBottom w:val="0"/>
      <w:divBdr>
        <w:top w:val="none" w:sz="0" w:space="0" w:color="auto"/>
        <w:left w:val="none" w:sz="0" w:space="0" w:color="auto"/>
        <w:bottom w:val="none" w:sz="0" w:space="0" w:color="auto"/>
        <w:right w:val="none" w:sz="0" w:space="0" w:color="auto"/>
      </w:divBdr>
    </w:div>
    <w:div w:id="1563903575">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4948995">
      <w:bodyDiv w:val="1"/>
      <w:marLeft w:val="0"/>
      <w:marRight w:val="0"/>
      <w:marTop w:val="0"/>
      <w:marBottom w:val="0"/>
      <w:divBdr>
        <w:top w:val="none" w:sz="0" w:space="0" w:color="auto"/>
        <w:left w:val="none" w:sz="0" w:space="0" w:color="auto"/>
        <w:bottom w:val="none" w:sz="0" w:space="0" w:color="auto"/>
        <w:right w:val="none" w:sz="0" w:space="0" w:color="auto"/>
      </w:divBdr>
    </w:div>
    <w:div w:id="1565527603">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72274869">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365431">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1795485">
      <w:bodyDiv w:val="1"/>
      <w:marLeft w:val="0"/>
      <w:marRight w:val="0"/>
      <w:marTop w:val="0"/>
      <w:marBottom w:val="0"/>
      <w:divBdr>
        <w:top w:val="none" w:sz="0" w:space="0" w:color="auto"/>
        <w:left w:val="none" w:sz="0" w:space="0" w:color="auto"/>
        <w:bottom w:val="none" w:sz="0" w:space="0" w:color="auto"/>
        <w:right w:val="none" w:sz="0" w:space="0" w:color="auto"/>
      </w:divBdr>
    </w:div>
    <w:div w:id="1583564871">
      <w:bodyDiv w:val="1"/>
      <w:marLeft w:val="0"/>
      <w:marRight w:val="0"/>
      <w:marTop w:val="0"/>
      <w:marBottom w:val="0"/>
      <w:divBdr>
        <w:top w:val="none" w:sz="0" w:space="0" w:color="auto"/>
        <w:left w:val="none" w:sz="0" w:space="0" w:color="auto"/>
        <w:bottom w:val="none" w:sz="0" w:space="0" w:color="auto"/>
        <w:right w:val="none" w:sz="0" w:space="0" w:color="auto"/>
      </w:divBdr>
    </w:div>
    <w:div w:id="1583565045">
      <w:bodyDiv w:val="1"/>
      <w:marLeft w:val="0"/>
      <w:marRight w:val="0"/>
      <w:marTop w:val="0"/>
      <w:marBottom w:val="0"/>
      <w:divBdr>
        <w:top w:val="none" w:sz="0" w:space="0" w:color="auto"/>
        <w:left w:val="none" w:sz="0" w:space="0" w:color="auto"/>
        <w:bottom w:val="none" w:sz="0" w:space="0" w:color="auto"/>
        <w:right w:val="none" w:sz="0" w:space="0" w:color="auto"/>
      </w:divBdr>
    </w:div>
    <w:div w:id="1584099274">
      <w:bodyDiv w:val="1"/>
      <w:marLeft w:val="0"/>
      <w:marRight w:val="0"/>
      <w:marTop w:val="0"/>
      <w:marBottom w:val="0"/>
      <w:divBdr>
        <w:top w:val="none" w:sz="0" w:space="0" w:color="auto"/>
        <w:left w:val="none" w:sz="0" w:space="0" w:color="auto"/>
        <w:bottom w:val="none" w:sz="0" w:space="0" w:color="auto"/>
        <w:right w:val="none" w:sz="0" w:space="0" w:color="auto"/>
      </w:divBdr>
    </w:div>
    <w:div w:id="1585988559">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0233785">
      <w:bodyDiv w:val="1"/>
      <w:marLeft w:val="0"/>
      <w:marRight w:val="0"/>
      <w:marTop w:val="0"/>
      <w:marBottom w:val="0"/>
      <w:divBdr>
        <w:top w:val="none" w:sz="0" w:space="0" w:color="auto"/>
        <w:left w:val="none" w:sz="0" w:space="0" w:color="auto"/>
        <w:bottom w:val="none" w:sz="0" w:space="0" w:color="auto"/>
        <w:right w:val="none" w:sz="0" w:space="0" w:color="auto"/>
      </w:divBdr>
    </w:div>
    <w:div w:id="1590625681">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595017784">
      <w:bodyDiv w:val="1"/>
      <w:marLeft w:val="0"/>
      <w:marRight w:val="0"/>
      <w:marTop w:val="0"/>
      <w:marBottom w:val="0"/>
      <w:divBdr>
        <w:top w:val="none" w:sz="0" w:space="0" w:color="auto"/>
        <w:left w:val="none" w:sz="0" w:space="0" w:color="auto"/>
        <w:bottom w:val="none" w:sz="0" w:space="0" w:color="auto"/>
        <w:right w:val="none" w:sz="0" w:space="0" w:color="auto"/>
      </w:divBdr>
    </w:div>
    <w:div w:id="1597011467">
      <w:bodyDiv w:val="1"/>
      <w:marLeft w:val="0"/>
      <w:marRight w:val="0"/>
      <w:marTop w:val="0"/>
      <w:marBottom w:val="0"/>
      <w:divBdr>
        <w:top w:val="none" w:sz="0" w:space="0" w:color="auto"/>
        <w:left w:val="none" w:sz="0" w:space="0" w:color="auto"/>
        <w:bottom w:val="none" w:sz="0" w:space="0" w:color="auto"/>
        <w:right w:val="none" w:sz="0" w:space="0" w:color="auto"/>
      </w:divBdr>
    </w:div>
    <w:div w:id="1597640705">
      <w:bodyDiv w:val="1"/>
      <w:marLeft w:val="0"/>
      <w:marRight w:val="0"/>
      <w:marTop w:val="0"/>
      <w:marBottom w:val="0"/>
      <w:divBdr>
        <w:top w:val="none" w:sz="0" w:space="0" w:color="auto"/>
        <w:left w:val="none" w:sz="0" w:space="0" w:color="auto"/>
        <w:bottom w:val="none" w:sz="0" w:space="0" w:color="auto"/>
        <w:right w:val="none" w:sz="0" w:space="0" w:color="auto"/>
      </w:divBdr>
    </w:div>
    <w:div w:id="1598832624">
      <w:bodyDiv w:val="1"/>
      <w:marLeft w:val="0"/>
      <w:marRight w:val="0"/>
      <w:marTop w:val="0"/>
      <w:marBottom w:val="0"/>
      <w:divBdr>
        <w:top w:val="none" w:sz="0" w:space="0" w:color="auto"/>
        <w:left w:val="none" w:sz="0" w:space="0" w:color="auto"/>
        <w:bottom w:val="none" w:sz="0" w:space="0" w:color="auto"/>
        <w:right w:val="none" w:sz="0" w:space="0" w:color="auto"/>
      </w:divBdr>
    </w:div>
    <w:div w:id="1599605829">
      <w:bodyDiv w:val="1"/>
      <w:marLeft w:val="0"/>
      <w:marRight w:val="0"/>
      <w:marTop w:val="0"/>
      <w:marBottom w:val="0"/>
      <w:divBdr>
        <w:top w:val="none" w:sz="0" w:space="0" w:color="auto"/>
        <w:left w:val="none" w:sz="0" w:space="0" w:color="auto"/>
        <w:bottom w:val="none" w:sz="0" w:space="0" w:color="auto"/>
        <w:right w:val="none" w:sz="0" w:space="0" w:color="auto"/>
      </w:divBdr>
    </w:div>
    <w:div w:id="1600874679">
      <w:bodyDiv w:val="1"/>
      <w:marLeft w:val="0"/>
      <w:marRight w:val="0"/>
      <w:marTop w:val="0"/>
      <w:marBottom w:val="0"/>
      <w:divBdr>
        <w:top w:val="none" w:sz="0" w:space="0" w:color="auto"/>
        <w:left w:val="none" w:sz="0" w:space="0" w:color="auto"/>
        <w:bottom w:val="none" w:sz="0" w:space="0" w:color="auto"/>
        <w:right w:val="none" w:sz="0" w:space="0" w:color="auto"/>
      </w:divBdr>
    </w:div>
    <w:div w:id="1601260386">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7346789">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08468217">
      <w:bodyDiv w:val="1"/>
      <w:marLeft w:val="0"/>
      <w:marRight w:val="0"/>
      <w:marTop w:val="0"/>
      <w:marBottom w:val="0"/>
      <w:divBdr>
        <w:top w:val="none" w:sz="0" w:space="0" w:color="auto"/>
        <w:left w:val="none" w:sz="0" w:space="0" w:color="auto"/>
        <w:bottom w:val="none" w:sz="0" w:space="0" w:color="auto"/>
        <w:right w:val="none" w:sz="0" w:space="0" w:color="auto"/>
      </w:divBdr>
    </w:div>
    <w:div w:id="1608731264">
      <w:bodyDiv w:val="1"/>
      <w:marLeft w:val="0"/>
      <w:marRight w:val="0"/>
      <w:marTop w:val="0"/>
      <w:marBottom w:val="0"/>
      <w:divBdr>
        <w:top w:val="none" w:sz="0" w:space="0" w:color="auto"/>
        <w:left w:val="none" w:sz="0" w:space="0" w:color="auto"/>
        <w:bottom w:val="none" w:sz="0" w:space="0" w:color="auto"/>
        <w:right w:val="none" w:sz="0" w:space="0" w:color="auto"/>
      </w:divBdr>
    </w:div>
    <w:div w:id="1610820167">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3130868">
      <w:bodyDiv w:val="1"/>
      <w:marLeft w:val="0"/>
      <w:marRight w:val="0"/>
      <w:marTop w:val="0"/>
      <w:marBottom w:val="0"/>
      <w:divBdr>
        <w:top w:val="none" w:sz="0" w:space="0" w:color="auto"/>
        <w:left w:val="none" w:sz="0" w:space="0" w:color="auto"/>
        <w:bottom w:val="none" w:sz="0" w:space="0" w:color="auto"/>
        <w:right w:val="none" w:sz="0" w:space="0" w:color="auto"/>
      </w:divBdr>
    </w:div>
    <w:div w:id="1614095772">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474690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596553">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37640072">
      <w:bodyDiv w:val="1"/>
      <w:marLeft w:val="0"/>
      <w:marRight w:val="0"/>
      <w:marTop w:val="0"/>
      <w:marBottom w:val="0"/>
      <w:divBdr>
        <w:top w:val="none" w:sz="0" w:space="0" w:color="auto"/>
        <w:left w:val="none" w:sz="0" w:space="0" w:color="auto"/>
        <w:bottom w:val="none" w:sz="0" w:space="0" w:color="auto"/>
        <w:right w:val="none" w:sz="0" w:space="0" w:color="auto"/>
      </w:divBdr>
    </w:div>
    <w:div w:id="1639797791">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3079876">
      <w:bodyDiv w:val="1"/>
      <w:marLeft w:val="0"/>
      <w:marRight w:val="0"/>
      <w:marTop w:val="0"/>
      <w:marBottom w:val="0"/>
      <w:divBdr>
        <w:top w:val="none" w:sz="0" w:space="0" w:color="auto"/>
        <w:left w:val="none" w:sz="0" w:space="0" w:color="auto"/>
        <w:bottom w:val="none" w:sz="0" w:space="0" w:color="auto"/>
        <w:right w:val="none" w:sz="0" w:space="0" w:color="auto"/>
      </w:divBdr>
    </w:div>
    <w:div w:id="1643803026">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6081400">
      <w:bodyDiv w:val="1"/>
      <w:marLeft w:val="0"/>
      <w:marRight w:val="0"/>
      <w:marTop w:val="0"/>
      <w:marBottom w:val="0"/>
      <w:divBdr>
        <w:top w:val="none" w:sz="0" w:space="0" w:color="auto"/>
        <w:left w:val="none" w:sz="0" w:space="0" w:color="auto"/>
        <w:bottom w:val="none" w:sz="0" w:space="0" w:color="auto"/>
        <w:right w:val="none" w:sz="0" w:space="0" w:color="auto"/>
      </w:divBdr>
    </w:div>
    <w:div w:id="1646082717">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49433611">
      <w:bodyDiv w:val="1"/>
      <w:marLeft w:val="0"/>
      <w:marRight w:val="0"/>
      <w:marTop w:val="0"/>
      <w:marBottom w:val="0"/>
      <w:divBdr>
        <w:top w:val="none" w:sz="0" w:space="0" w:color="auto"/>
        <w:left w:val="none" w:sz="0" w:space="0" w:color="auto"/>
        <w:bottom w:val="none" w:sz="0" w:space="0" w:color="auto"/>
        <w:right w:val="none" w:sz="0" w:space="0" w:color="auto"/>
      </w:divBdr>
    </w:div>
    <w:div w:id="1650745733">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098623">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6688525">
      <w:bodyDiv w:val="1"/>
      <w:marLeft w:val="0"/>
      <w:marRight w:val="0"/>
      <w:marTop w:val="0"/>
      <w:marBottom w:val="0"/>
      <w:divBdr>
        <w:top w:val="none" w:sz="0" w:space="0" w:color="auto"/>
        <w:left w:val="none" w:sz="0" w:space="0" w:color="auto"/>
        <w:bottom w:val="none" w:sz="0" w:space="0" w:color="auto"/>
        <w:right w:val="none" w:sz="0" w:space="0" w:color="auto"/>
      </w:divBdr>
    </w:div>
    <w:div w:id="1658916570">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59964367">
      <w:bodyDiv w:val="1"/>
      <w:marLeft w:val="0"/>
      <w:marRight w:val="0"/>
      <w:marTop w:val="0"/>
      <w:marBottom w:val="0"/>
      <w:divBdr>
        <w:top w:val="none" w:sz="0" w:space="0" w:color="auto"/>
        <w:left w:val="none" w:sz="0" w:space="0" w:color="auto"/>
        <w:bottom w:val="none" w:sz="0" w:space="0" w:color="auto"/>
        <w:right w:val="none" w:sz="0" w:space="0" w:color="auto"/>
      </w:divBdr>
    </w:div>
    <w:div w:id="1660619488">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1537372">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6930250">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0451104">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1985662">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3020531">
      <w:bodyDiv w:val="1"/>
      <w:marLeft w:val="0"/>
      <w:marRight w:val="0"/>
      <w:marTop w:val="0"/>
      <w:marBottom w:val="0"/>
      <w:divBdr>
        <w:top w:val="none" w:sz="0" w:space="0" w:color="auto"/>
        <w:left w:val="none" w:sz="0" w:space="0" w:color="auto"/>
        <w:bottom w:val="none" w:sz="0" w:space="0" w:color="auto"/>
        <w:right w:val="none" w:sz="0" w:space="0" w:color="auto"/>
      </w:divBdr>
    </w:div>
    <w:div w:id="1674456005">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81201011">
      <w:bodyDiv w:val="1"/>
      <w:marLeft w:val="0"/>
      <w:marRight w:val="0"/>
      <w:marTop w:val="0"/>
      <w:marBottom w:val="0"/>
      <w:divBdr>
        <w:top w:val="none" w:sz="0" w:space="0" w:color="auto"/>
        <w:left w:val="none" w:sz="0" w:space="0" w:color="auto"/>
        <w:bottom w:val="none" w:sz="0" w:space="0" w:color="auto"/>
        <w:right w:val="none" w:sz="0" w:space="0" w:color="auto"/>
      </w:divBdr>
    </w:div>
    <w:div w:id="1686319869">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88404023">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4115050">
      <w:bodyDiv w:val="1"/>
      <w:marLeft w:val="0"/>
      <w:marRight w:val="0"/>
      <w:marTop w:val="0"/>
      <w:marBottom w:val="0"/>
      <w:divBdr>
        <w:top w:val="none" w:sz="0" w:space="0" w:color="auto"/>
        <w:left w:val="none" w:sz="0" w:space="0" w:color="auto"/>
        <w:bottom w:val="none" w:sz="0" w:space="0" w:color="auto"/>
        <w:right w:val="none" w:sz="0" w:space="0" w:color="auto"/>
      </w:divBdr>
    </w:div>
    <w:div w:id="1695692911">
      <w:bodyDiv w:val="1"/>
      <w:marLeft w:val="0"/>
      <w:marRight w:val="0"/>
      <w:marTop w:val="0"/>
      <w:marBottom w:val="0"/>
      <w:divBdr>
        <w:top w:val="none" w:sz="0" w:space="0" w:color="auto"/>
        <w:left w:val="none" w:sz="0" w:space="0" w:color="auto"/>
        <w:bottom w:val="none" w:sz="0" w:space="0" w:color="auto"/>
        <w:right w:val="none" w:sz="0" w:space="0" w:color="auto"/>
      </w:divBdr>
    </w:div>
    <w:div w:id="1697199107">
      <w:bodyDiv w:val="1"/>
      <w:marLeft w:val="0"/>
      <w:marRight w:val="0"/>
      <w:marTop w:val="0"/>
      <w:marBottom w:val="0"/>
      <w:divBdr>
        <w:top w:val="none" w:sz="0" w:space="0" w:color="auto"/>
        <w:left w:val="none" w:sz="0" w:space="0" w:color="auto"/>
        <w:bottom w:val="none" w:sz="0" w:space="0" w:color="auto"/>
        <w:right w:val="none" w:sz="0" w:space="0" w:color="auto"/>
      </w:divBdr>
    </w:div>
    <w:div w:id="1697580209">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09181180">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2413783">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549698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1935119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3094154">
      <w:bodyDiv w:val="1"/>
      <w:marLeft w:val="0"/>
      <w:marRight w:val="0"/>
      <w:marTop w:val="0"/>
      <w:marBottom w:val="0"/>
      <w:divBdr>
        <w:top w:val="none" w:sz="0" w:space="0" w:color="auto"/>
        <w:left w:val="none" w:sz="0" w:space="0" w:color="auto"/>
        <w:bottom w:val="none" w:sz="0" w:space="0" w:color="auto"/>
        <w:right w:val="none" w:sz="0" w:space="0" w:color="auto"/>
      </w:divBdr>
    </w:div>
    <w:div w:id="1724523337">
      <w:bodyDiv w:val="1"/>
      <w:marLeft w:val="0"/>
      <w:marRight w:val="0"/>
      <w:marTop w:val="0"/>
      <w:marBottom w:val="0"/>
      <w:divBdr>
        <w:top w:val="none" w:sz="0" w:space="0" w:color="auto"/>
        <w:left w:val="none" w:sz="0" w:space="0" w:color="auto"/>
        <w:bottom w:val="none" w:sz="0" w:space="0" w:color="auto"/>
        <w:right w:val="none" w:sz="0" w:space="0" w:color="auto"/>
      </w:divBdr>
    </w:div>
    <w:div w:id="1725449317">
      <w:bodyDiv w:val="1"/>
      <w:marLeft w:val="0"/>
      <w:marRight w:val="0"/>
      <w:marTop w:val="0"/>
      <w:marBottom w:val="0"/>
      <w:divBdr>
        <w:top w:val="none" w:sz="0" w:space="0" w:color="auto"/>
        <w:left w:val="none" w:sz="0" w:space="0" w:color="auto"/>
        <w:bottom w:val="none" w:sz="0" w:space="0" w:color="auto"/>
        <w:right w:val="none" w:sz="0" w:space="0" w:color="auto"/>
      </w:divBdr>
    </w:div>
    <w:div w:id="1726684333">
      <w:bodyDiv w:val="1"/>
      <w:marLeft w:val="0"/>
      <w:marRight w:val="0"/>
      <w:marTop w:val="0"/>
      <w:marBottom w:val="0"/>
      <w:divBdr>
        <w:top w:val="none" w:sz="0" w:space="0" w:color="auto"/>
        <w:left w:val="none" w:sz="0" w:space="0" w:color="auto"/>
        <w:bottom w:val="none" w:sz="0" w:space="0" w:color="auto"/>
        <w:right w:val="none" w:sz="0" w:space="0" w:color="auto"/>
      </w:divBdr>
    </w:div>
    <w:div w:id="1727677441">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28333857">
      <w:bodyDiv w:val="1"/>
      <w:marLeft w:val="0"/>
      <w:marRight w:val="0"/>
      <w:marTop w:val="0"/>
      <w:marBottom w:val="0"/>
      <w:divBdr>
        <w:top w:val="none" w:sz="0" w:space="0" w:color="auto"/>
        <w:left w:val="none" w:sz="0" w:space="0" w:color="auto"/>
        <w:bottom w:val="none" w:sz="0" w:space="0" w:color="auto"/>
        <w:right w:val="none" w:sz="0" w:space="0" w:color="auto"/>
      </w:divBdr>
    </w:div>
    <w:div w:id="1729954956">
      <w:bodyDiv w:val="1"/>
      <w:marLeft w:val="0"/>
      <w:marRight w:val="0"/>
      <w:marTop w:val="0"/>
      <w:marBottom w:val="0"/>
      <w:divBdr>
        <w:top w:val="none" w:sz="0" w:space="0" w:color="auto"/>
        <w:left w:val="none" w:sz="0" w:space="0" w:color="auto"/>
        <w:bottom w:val="none" w:sz="0" w:space="0" w:color="auto"/>
        <w:right w:val="none" w:sz="0" w:space="0" w:color="auto"/>
      </w:divBdr>
    </w:div>
    <w:div w:id="1733118610">
      <w:bodyDiv w:val="1"/>
      <w:marLeft w:val="0"/>
      <w:marRight w:val="0"/>
      <w:marTop w:val="0"/>
      <w:marBottom w:val="0"/>
      <w:divBdr>
        <w:top w:val="none" w:sz="0" w:space="0" w:color="auto"/>
        <w:left w:val="none" w:sz="0" w:space="0" w:color="auto"/>
        <w:bottom w:val="none" w:sz="0" w:space="0" w:color="auto"/>
        <w:right w:val="none" w:sz="0" w:space="0" w:color="auto"/>
      </w:divBdr>
    </w:div>
    <w:div w:id="1733383288">
      <w:bodyDiv w:val="1"/>
      <w:marLeft w:val="0"/>
      <w:marRight w:val="0"/>
      <w:marTop w:val="0"/>
      <w:marBottom w:val="0"/>
      <w:divBdr>
        <w:top w:val="none" w:sz="0" w:space="0" w:color="auto"/>
        <w:left w:val="none" w:sz="0" w:space="0" w:color="auto"/>
        <w:bottom w:val="none" w:sz="0" w:space="0" w:color="auto"/>
        <w:right w:val="none" w:sz="0" w:space="0" w:color="auto"/>
      </w:divBdr>
    </w:div>
    <w:div w:id="1734161883">
      <w:bodyDiv w:val="1"/>
      <w:marLeft w:val="0"/>
      <w:marRight w:val="0"/>
      <w:marTop w:val="0"/>
      <w:marBottom w:val="0"/>
      <w:divBdr>
        <w:top w:val="none" w:sz="0" w:space="0" w:color="auto"/>
        <w:left w:val="none" w:sz="0" w:space="0" w:color="auto"/>
        <w:bottom w:val="none" w:sz="0" w:space="0" w:color="auto"/>
        <w:right w:val="none" w:sz="0" w:space="0" w:color="auto"/>
      </w:divBdr>
    </w:div>
    <w:div w:id="1736977046">
      <w:bodyDiv w:val="1"/>
      <w:marLeft w:val="0"/>
      <w:marRight w:val="0"/>
      <w:marTop w:val="0"/>
      <w:marBottom w:val="0"/>
      <w:divBdr>
        <w:top w:val="none" w:sz="0" w:space="0" w:color="auto"/>
        <w:left w:val="none" w:sz="0" w:space="0" w:color="auto"/>
        <w:bottom w:val="none" w:sz="0" w:space="0" w:color="auto"/>
        <w:right w:val="none" w:sz="0" w:space="0" w:color="auto"/>
      </w:divBdr>
    </w:div>
    <w:div w:id="1737971934">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486872">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3990602">
      <w:bodyDiv w:val="1"/>
      <w:marLeft w:val="0"/>
      <w:marRight w:val="0"/>
      <w:marTop w:val="0"/>
      <w:marBottom w:val="0"/>
      <w:divBdr>
        <w:top w:val="none" w:sz="0" w:space="0" w:color="auto"/>
        <w:left w:val="none" w:sz="0" w:space="0" w:color="auto"/>
        <w:bottom w:val="none" w:sz="0" w:space="0" w:color="auto"/>
        <w:right w:val="none" w:sz="0" w:space="0" w:color="auto"/>
      </w:divBdr>
    </w:div>
    <w:div w:id="1744598506">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48188373">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6709206">
      <w:bodyDiv w:val="1"/>
      <w:marLeft w:val="0"/>
      <w:marRight w:val="0"/>
      <w:marTop w:val="0"/>
      <w:marBottom w:val="0"/>
      <w:divBdr>
        <w:top w:val="none" w:sz="0" w:space="0" w:color="auto"/>
        <w:left w:val="none" w:sz="0" w:space="0" w:color="auto"/>
        <w:bottom w:val="none" w:sz="0" w:space="0" w:color="auto"/>
        <w:right w:val="none" w:sz="0" w:space="0" w:color="auto"/>
      </w:divBdr>
    </w:div>
    <w:div w:id="1756902038">
      <w:bodyDiv w:val="1"/>
      <w:marLeft w:val="0"/>
      <w:marRight w:val="0"/>
      <w:marTop w:val="0"/>
      <w:marBottom w:val="0"/>
      <w:divBdr>
        <w:top w:val="none" w:sz="0" w:space="0" w:color="auto"/>
        <w:left w:val="none" w:sz="0" w:space="0" w:color="auto"/>
        <w:bottom w:val="none" w:sz="0" w:space="0" w:color="auto"/>
        <w:right w:val="none" w:sz="0" w:space="0" w:color="auto"/>
      </w:divBdr>
    </w:div>
    <w:div w:id="1757704240">
      <w:bodyDiv w:val="1"/>
      <w:marLeft w:val="0"/>
      <w:marRight w:val="0"/>
      <w:marTop w:val="0"/>
      <w:marBottom w:val="0"/>
      <w:divBdr>
        <w:top w:val="none" w:sz="0" w:space="0" w:color="auto"/>
        <w:left w:val="none" w:sz="0" w:space="0" w:color="auto"/>
        <w:bottom w:val="none" w:sz="0" w:space="0" w:color="auto"/>
        <w:right w:val="none" w:sz="0" w:space="0" w:color="auto"/>
      </w:divBdr>
    </w:div>
    <w:div w:id="1757745137">
      <w:bodyDiv w:val="1"/>
      <w:marLeft w:val="0"/>
      <w:marRight w:val="0"/>
      <w:marTop w:val="0"/>
      <w:marBottom w:val="0"/>
      <w:divBdr>
        <w:top w:val="none" w:sz="0" w:space="0" w:color="auto"/>
        <w:left w:val="none" w:sz="0" w:space="0" w:color="auto"/>
        <w:bottom w:val="none" w:sz="0" w:space="0" w:color="auto"/>
        <w:right w:val="none" w:sz="0" w:space="0" w:color="auto"/>
      </w:divBdr>
    </w:div>
    <w:div w:id="1758091684">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2870122">
      <w:bodyDiv w:val="1"/>
      <w:marLeft w:val="0"/>
      <w:marRight w:val="0"/>
      <w:marTop w:val="0"/>
      <w:marBottom w:val="0"/>
      <w:divBdr>
        <w:top w:val="none" w:sz="0" w:space="0" w:color="auto"/>
        <w:left w:val="none" w:sz="0" w:space="0" w:color="auto"/>
        <w:bottom w:val="none" w:sz="0" w:space="0" w:color="auto"/>
        <w:right w:val="none" w:sz="0" w:space="0" w:color="auto"/>
      </w:divBdr>
    </w:div>
    <w:div w:id="1762950918">
      <w:bodyDiv w:val="1"/>
      <w:marLeft w:val="0"/>
      <w:marRight w:val="0"/>
      <w:marTop w:val="0"/>
      <w:marBottom w:val="0"/>
      <w:divBdr>
        <w:top w:val="none" w:sz="0" w:space="0" w:color="auto"/>
        <w:left w:val="none" w:sz="0" w:space="0" w:color="auto"/>
        <w:bottom w:val="none" w:sz="0" w:space="0" w:color="auto"/>
        <w:right w:val="none" w:sz="0" w:space="0" w:color="auto"/>
      </w:divBdr>
    </w:div>
    <w:div w:id="1763255721">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5802622">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428504">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4977264">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6635747">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5810693">
      <w:bodyDiv w:val="1"/>
      <w:marLeft w:val="0"/>
      <w:marRight w:val="0"/>
      <w:marTop w:val="0"/>
      <w:marBottom w:val="0"/>
      <w:divBdr>
        <w:top w:val="none" w:sz="0" w:space="0" w:color="auto"/>
        <w:left w:val="none" w:sz="0" w:space="0" w:color="auto"/>
        <w:bottom w:val="none" w:sz="0" w:space="0" w:color="auto"/>
        <w:right w:val="none" w:sz="0" w:space="0" w:color="auto"/>
      </w:divBdr>
    </w:div>
    <w:div w:id="1786805251">
      <w:bodyDiv w:val="1"/>
      <w:marLeft w:val="0"/>
      <w:marRight w:val="0"/>
      <w:marTop w:val="0"/>
      <w:marBottom w:val="0"/>
      <w:divBdr>
        <w:top w:val="none" w:sz="0" w:space="0" w:color="auto"/>
        <w:left w:val="none" w:sz="0" w:space="0" w:color="auto"/>
        <w:bottom w:val="none" w:sz="0" w:space="0" w:color="auto"/>
        <w:right w:val="none" w:sz="0" w:space="0" w:color="auto"/>
      </w:divBdr>
    </w:div>
    <w:div w:id="1788505778">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0859577">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795055617">
      <w:bodyDiv w:val="1"/>
      <w:marLeft w:val="0"/>
      <w:marRight w:val="0"/>
      <w:marTop w:val="0"/>
      <w:marBottom w:val="0"/>
      <w:divBdr>
        <w:top w:val="none" w:sz="0" w:space="0" w:color="auto"/>
        <w:left w:val="none" w:sz="0" w:space="0" w:color="auto"/>
        <w:bottom w:val="none" w:sz="0" w:space="0" w:color="auto"/>
        <w:right w:val="none" w:sz="0" w:space="0" w:color="auto"/>
      </w:divBdr>
    </w:div>
    <w:div w:id="1798446126">
      <w:bodyDiv w:val="1"/>
      <w:marLeft w:val="0"/>
      <w:marRight w:val="0"/>
      <w:marTop w:val="0"/>
      <w:marBottom w:val="0"/>
      <w:divBdr>
        <w:top w:val="none" w:sz="0" w:space="0" w:color="auto"/>
        <w:left w:val="none" w:sz="0" w:space="0" w:color="auto"/>
        <w:bottom w:val="none" w:sz="0" w:space="0" w:color="auto"/>
        <w:right w:val="none" w:sz="0" w:space="0" w:color="auto"/>
      </w:divBdr>
    </w:div>
    <w:div w:id="1799104737">
      <w:bodyDiv w:val="1"/>
      <w:marLeft w:val="0"/>
      <w:marRight w:val="0"/>
      <w:marTop w:val="0"/>
      <w:marBottom w:val="0"/>
      <w:divBdr>
        <w:top w:val="none" w:sz="0" w:space="0" w:color="auto"/>
        <w:left w:val="none" w:sz="0" w:space="0" w:color="auto"/>
        <w:bottom w:val="none" w:sz="0" w:space="0" w:color="auto"/>
        <w:right w:val="none" w:sz="0" w:space="0" w:color="auto"/>
      </w:divBdr>
    </w:div>
    <w:div w:id="1799179837">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141978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5465822">
      <w:bodyDiv w:val="1"/>
      <w:marLeft w:val="0"/>
      <w:marRight w:val="0"/>
      <w:marTop w:val="0"/>
      <w:marBottom w:val="0"/>
      <w:divBdr>
        <w:top w:val="none" w:sz="0" w:space="0" w:color="auto"/>
        <w:left w:val="none" w:sz="0" w:space="0" w:color="auto"/>
        <w:bottom w:val="none" w:sz="0" w:space="0" w:color="auto"/>
        <w:right w:val="none" w:sz="0" w:space="0" w:color="auto"/>
      </w:divBdr>
    </w:div>
    <w:div w:id="1805728950">
      <w:bodyDiv w:val="1"/>
      <w:marLeft w:val="0"/>
      <w:marRight w:val="0"/>
      <w:marTop w:val="0"/>
      <w:marBottom w:val="0"/>
      <w:divBdr>
        <w:top w:val="none" w:sz="0" w:space="0" w:color="auto"/>
        <w:left w:val="none" w:sz="0" w:space="0" w:color="auto"/>
        <w:bottom w:val="none" w:sz="0" w:space="0" w:color="auto"/>
        <w:right w:val="none" w:sz="0" w:space="0" w:color="auto"/>
      </w:divBdr>
    </w:div>
    <w:div w:id="1806119357">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09471195">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3937625">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6681030">
      <w:bodyDiv w:val="1"/>
      <w:marLeft w:val="0"/>
      <w:marRight w:val="0"/>
      <w:marTop w:val="0"/>
      <w:marBottom w:val="0"/>
      <w:divBdr>
        <w:top w:val="none" w:sz="0" w:space="0" w:color="auto"/>
        <w:left w:val="none" w:sz="0" w:space="0" w:color="auto"/>
        <w:bottom w:val="none" w:sz="0" w:space="0" w:color="auto"/>
        <w:right w:val="none" w:sz="0" w:space="0" w:color="auto"/>
      </w:divBdr>
    </w:div>
    <w:div w:id="1816988669">
      <w:bodyDiv w:val="1"/>
      <w:marLeft w:val="0"/>
      <w:marRight w:val="0"/>
      <w:marTop w:val="0"/>
      <w:marBottom w:val="0"/>
      <w:divBdr>
        <w:top w:val="none" w:sz="0" w:space="0" w:color="auto"/>
        <w:left w:val="none" w:sz="0" w:space="0" w:color="auto"/>
        <w:bottom w:val="none" w:sz="0" w:space="0" w:color="auto"/>
        <w:right w:val="none" w:sz="0" w:space="0" w:color="auto"/>
      </w:divBdr>
    </w:div>
    <w:div w:id="1817530986">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19833584">
      <w:bodyDiv w:val="1"/>
      <w:marLeft w:val="0"/>
      <w:marRight w:val="0"/>
      <w:marTop w:val="0"/>
      <w:marBottom w:val="0"/>
      <w:divBdr>
        <w:top w:val="none" w:sz="0" w:space="0" w:color="auto"/>
        <w:left w:val="none" w:sz="0" w:space="0" w:color="auto"/>
        <w:bottom w:val="none" w:sz="0" w:space="0" w:color="auto"/>
        <w:right w:val="none" w:sz="0" w:space="0" w:color="auto"/>
      </w:divBdr>
    </w:div>
    <w:div w:id="1821801914">
      <w:bodyDiv w:val="1"/>
      <w:marLeft w:val="0"/>
      <w:marRight w:val="0"/>
      <w:marTop w:val="0"/>
      <w:marBottom w:val="0"/>
      <w:divBdr>
        <w:top w:val="none" w:sz="0" w:space="0" w:color="auto"/>
        <w:left w:val="none" w:sz="0" w:space="0" w:color="auto"/>
        <w:bottom w:val="none" w:sz="0" w:space="0" w:color="auto"/>
        <w:right w:val="none" w:sz="0" w:space="0" w:color="auto"/>
      </w:divBdr>
    </w:div>
    <w:div w:id="1821843099">
      <w:bodyDiv w:val="1"/>
      <w:marLeft w:val="0"/>
      <w:marRight w:val="0"/>
      <w:marTop w:val="0"/>
      <w:marBottom w:val="0"/>
      <w:divBdr>
        <w:top w:val="none" w:sz="0" w:space="0" w:color="auto"/>
        <w:left w:val="none" w:sz="0" w:space="0" w:color="auto"/>
        <w:bottom w:val="none" w:sz="0" w:space="0" w:color="auto"/>
        <w:right w:val="none" w:sz="0" w:space="0" w:color="auto"/>
      </w:divBdr>
    </w:div>
    <w:div w:id="1823547848">
      <w:bodyDiv w:val="1"/>
      <w:marLeft w:val="0"/>
      <w:marRight w:val="0"/>
      <w:marTop w:val="0"/>
      <w:marBottom w:val="0"/>
      <w:divBdr>
        <w:top w:val="none" w:sz="0" w:space="0" w:color="auto"/>
        <w:left w:val="none" w:sz="0" w:space="0" w:color="auto"/>
        <w:bottom w:val="none" w:sz="0" w:space="0" w:color="auto"/>
        <w:right w:val="none" w:sz="0" w:space="0" w:color="auto"/>
      </w:divBdr>
    </w:div>
    <w:div w:id="1824852588">
      <w:bodyDiv w:val="1"/>
      <w:marLeft w:val="0"/>
      <w:marRight w:val="0"/>
      <w:marTop w:val="0"/>
      <w:marBottom w:val="0"/>
      <w:divBdr>
        <w:top w:val="none" w:sz="0" w:space="0" w:color="auto"/>
        <w:left w:val="none" w:sz="0" w:space="0" w:color="auto"/>
        <w:bottom w:val="none" w:sz="0" w:space="0" w:color="auto"/>
        <w:right w:val="none" w:sz="0" w:space="0" w:color="auto"/>
      </w:divBdr>
    </w:div>
    <w:div w:id="1825582380">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6968811">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3132185">
      <w:bodyDiv w:val="1"/>
      <w:marLeft w:val="0"/>
      <w:marRight w:val="0"/>
      <w:marTop w:val="0"/>
      <w:marBottom w:val="0"/>
      <w:divBdr>
        <w:top w:val="none" w:sz="0" w:space="0" w:color="auto"/>
        <w:left w:val="none" w:sz="0" w:space="0" w:color="auto"/>
        <w:bottom w:val="none" w:sz="0" w:space="0" w:color="auto"/>
        <w:right w:val="none" w:sz="0" w:space="0" w:color="auto"/>
      </w:divBdr>
    </w:div>
    <w:div w:id="1833839043">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6219307">
      <w:bodyDiv w:val="1"/>
      <w:marLeft w:val="0"/>
      <w:marRight w:val="0"/>
      <w:marTop w:val="0"/>
      <w:marBottom w:val="0"/>
      <w:divBdr>
        <w:top w:val="none" w:sz="0" w:space="0" w:color="auto"/>
        <w:left w:val="none" w:sz="0" w:space="0" w:color="auto"/>
        <w:bottom w:val="none" w:sz="0" w:space="0" w:color="auto"/>
        <w:right w:val="none" w:sz="0" w:space="0" w:color="auto"/>
      </w:divBdr>
    </w:div>
    <w:div w:id="1837070197">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5120423">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242995">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7401508">
      <w:bodyDiv w:val="1"/>
      <w:marLeft w:val="0"/>
      <w:marRight w:val="0"/>
      <w:marTop w:val="0"/>
      <w:marBottom w:val="0"/>
      <w:divBdr>
        <w:top w:val="none" w:sz="0" w:space="0" w:color="auto"/>
        <w:left w:val="none" w:sz="0" w:space="0" w:color="auto"/>
        <w:bottom w:val="none" w:sz="0" w:space="0" w:color="auto"/>
        <w:right w:val="none" w:sz="0" w:space="0" w:color="auto"/>
      </w:divBdr>
    </w:div>
    <w:div w:id="1849100875">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1945497">
      <w:bodyDiv w:val="1"/>
      <w:marLeft w:val="0"/>
      <w:marRight w:val="0"/>
      <w:marTop w:val="0"/>
      <w:marBottom w:val="0"/>
      <w:divBdr>
        <w:top w:val="none" w:sz="0" w:space="0" w:color="auto"/>
        <w:left w:val="none" w:sz="0" w:space="0" w:color="auto"/>
        <w:bottom w:val="none" w:sz="0" w:space="0" w:color="auto"/>
        <w:right w:val="none" w:sz="0" w:space="0" w:color="auto"/>
      </w:divBdr>
    </w:div>
    <w:div w:id="1852334838">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0117880">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0217464">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77426398">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431257">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243444">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3127847">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88906176">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4735614">
      <w:bodyDiv w:val="1"/>
      <w:marLeft w:val="0"/>
      <w:marRight w:val="0"/>
      <w:marTop w:val="0"/>
      <w:marBottom w:val="0"/>
      <w:divBdr>
        <w:top w:val="none" w:sz="0" w:space="0" w:color="auto"/>
        <w:left w:val="none" w:sz="0" w:space="0" w:color="auto"/>
        <w:bottom w:val="none" w:sz="0" w:space="0" w:color="auto"/>
        <w:right w:val="none" w:sz="0" w:space="0" w:color="auto"/>
      </w:divBdr>
    </w:div>
    <w:div w:id="1895117299">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6162119">
      <w:bodyDiv w:val="1"/>
      <w:marLeft w:val="0"/>
      <w:marRight w:val="0"/>
      <w:marTop w:val="0"/>
      <w:marBottom w:val="0"/>
      <w:divBdr>
        <w:top w:val="none" w:sz="0" w:space="0" w:color="auto"/>
        <w:left w:val="none" w:sz="0" w:space="0" w:color="auto"/>
        <w:bottom w:val="none" w:sz="0" w:space="0" w:color="auto"/>
        <w:right w:val="none" w:sz="0" w:space="0" w:color="auto"/>
      </w:divBdr>
    </w:div>
    <w:div w:id="1896576315">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8853571">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899702271">
      <w:bodyDiv w:val="1"/>
      <w:marLeft w:val="0"/>
      <w:marRight w:val="0"/>
      <w:marTop w:val="0"/>
      <w:marBottom w:val="0"/>
      <w:divBdr>
        <w:top w:val="none" w:sz="0" w:space="0" w:color="auto"/>
        <w:left w:val="none" w:sz="0" w:space="0" w:color="auto"/>
        <w:bottom w:val="none" w:sz="0" w:space="0" w:color="auto"/>
        <w:right w:val="none" w:sz="0" w:space="0" w:color="auto"/>
      </w:divBdr>
    </w:div>
    <w:div w:id="1901406270">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5331887">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09337302">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3395374">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5240261">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20019801">
      <w:bodyDiv w:val="1"/>
      <w:marLeft w:val="0"/>
      <w:marRight w:val="0"/>
      <w:marTop w:val="0"/>
      <w:marBottom w:val="0"/>
      <w:divBdr>
        <w:top w:val="none" w:sz="0" w:space="0" w:color="auto"/>
        <w:left w:val="none" w:sz="0" w:space="0" w:color="auto"/>
        <w:bottom w:val="none" w:sz="0" w:space="0" w:color="auto"/>
        <w:right w:val="none" w:sz="0" w:space="0" w:color="auto"/>
      </w:divBdr>
    </w:div>
    <w:div w:id="1920096411">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433563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6450886">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7612862">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074883">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1809982">
      <w:bodyDiv w:val="1"/>
      <w:marLeft w:val="0"/>
      <w:marRight w:val="0"/>
      <w:marTop w:val="0"/>
      <w:marBottom w:val="0"/>
      <w:divBdr>
        <w:top w:val="none" w:sz="0" w:space="0" w:color="auto"/>
        <w:left w:val="none" w:sz="0" w:space="0" w:color="auto"/>
        <w:bottom w:val="none" w:sz="0" w:space="0" w:color="auto"/>
        <w:right w:val="none" w:sz="0" w:space="0" w:color="auto"/>
      </w:divBdr>
    </w:div>
    <w:div w:id="1932542577">
      <w:bodyDiv w:val="1"/>
      <w:marLeft w:val="0"/>
      <w:marRight w:val="0"/>
      <w:marTop w:val="0"/>
      <w:marBottom w:val="0"/>
      <w:divBdr>
        <w:top w:val="none" w:sz="0" w:space="0" w:color="auto"/>
        <w:left w:val="none" w:sz="0" w:space="0" w:color="auto"/>
        <w:bottom w:val="none" w:sz="0" w:space="0" w:color="auto"/>
        <w:right w:val="none" w:sz="0" w:space="0" w:color="auto"/>
      </w:divBdr>
    </w:div>
    <w:div w:id="1932931313">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5018828">
      <w:bodyDiv w:val="1"/>
      <w:marLeft w:val="0"/>
      <w:marRight w:val="0"/>
      <w:marTop w:val="0"/>
      <w:marBottom w:val="0"/>
      <w:divBdr>
        <w:top w:val="none" w:sz="0" w:space="0" w:color="auto"/>
        <w:left w:val="none" w:sz="0" w:space="0" w:color="auto"/>
        <w:bottom w:val="none" w:sz="0" w:space="0" w:color="auto"/>
        <w:right w:val="none" w:sz="0" w:space="0" w:color="auto"/>
      </w:divBdr>
    </w:div>
    <w:div w:id="1937441812">
      <w:bodyDiv w:val="1"/>
      <w:marLeft w:val="0"/>
      <w:marRight w:val="0"/>
      <w:marTop w:val="0"/>
      <w:marBottom w:val="0"/>
      <w:divBdr>
        <w:top w:val="none" w:sz="0" w:space="0" w:color="auto"/>
        <w:left w:val="none" w:sz="0" w:space="0" w:color="auto"/>
        <w:bottom w:val="none" w:sz="0" w:space="0" w:color="auto"/>
        <w:right w:val="none" w:sz="0" w:space="0" w:color="auto"/>
      </w:divBdr>
    </w:div>
    <w:div w:id="1937788033">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41526550">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2564953">
      <w:bodyDiv w:val="1"/>
      <w:marLeft w:val="0"/>
      <w:marRight w:val="0"/>
      <w:marTop w:val="0"/>
      <w:marBottom w:val="0"/>
      <w:divBdr>
        <w:top w:val="none" w:sz="0" w:space="0" w:color="auto"/>
        <w:left w:val="none" w:sz="0" w:space="0" w:color="auto"/>
        <w:bottom w:val="none" w:sz="0" w:space="0" w:color="auto"/>
        <w:right w:val="none" w:sz="0" w:space="0" w:color="auto"/>
      </w:divBdr>
    </w:div>
    <w:div w:id="1943221244">
      <w:bodyDiv w:val="1"/>
      <w:marLeft w:val="0"/>
      <w:marRight w:val="0"/>
      <w:marTop w:val="0"/>
      <w:marBottom w:val="0"/>
      <w:divBdr>
        <w:top w:val="none" w:sz="0" w:space="0" w:color="auto"/>
        <w:left w:val="none" w:sz="0" w:space="0" w:color="auto"/>
        <w:bottom w:val="none" w:sz="0" w:space="0" w:color="auto"/>
        <w:right w:val="none" w:sz="0" w:space="0" w:color="auto"/>
      </w:divBdr>
    </w:div>
    <w:div w:id="1943492616">
      <w:bodyDiv w:val="1"/>
      <w:marLeft w:val="0"/>
      <w:marRight w:val="0"/>
      <w:marTop w:val="0"/>
      <w:marBottom w:val="0"/>
      <w:divBdr>
        <w:top w:val="none" w:sz="0" w:space="0" w:color="auto"/>
        <w:left w:val="none" w:sz="0" w:space="0" w:color="auto"/>
        <w:bottom w:val="none" w:sz="0" w:space="0" w:color="auto"/>
        <w:right w:val="none" w:sz="0" w:space="0" w:color="auto"/>
      </w:divBdr>
    </w:div>
    <w:div w:id="1943881984">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46961388">
      <w:bodyDiv w:val="1"/>
      <w:marLeft w:val="0"/>
      <w:marRight w:val="0"/>
      <w:marTop w:val="0"/>
      <w:marBottom w:val="0"/>
      <w:divBdr>
        <w:top w:val="none" w:sz="0" w:space="0" w:color="auto"/>
        <w:left w:val="none" w:sz="0" w:space="0" w:color="auto"/>
        <w:bottom w:val="none" w:sz="0" w:space="0" w:color="auto"/>
        <w:right w:val="none" w:sz="0" w:space="0" w:color="auto"/>
      </w:divBdr>
    </w:div>
    <w:div w:id="1949703989">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3046879">
      <w:bodyDiv w:val="1"/>
      <w:marLeft w:val="0"/>
      <w:marRight w:val="0"/>
      <w:marTop w:val="0"/>
      <w:marBottom w:val="0"/>
      <w:divBdr>
        <w:top w:val="none" w:sz="0" w:space="0" w:color="auto"/>
        <w:left w:val="none" w:sz="0" w:space="0" w:color="auto"/>
        <w:bottom w:val="none" w:sz="0" w:space="0" w:color="auto"/>
        <w:right w:val="none" w:sz="0" w:space="0" w:color="auto"/>
      </w:divBdr>
    </w:div>
    <w:div w:id="1954820936">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1957209">
      <w:bodyDiv w:val="1"/>
      <w:marLeft w:val="0"/>
      <w:marRight w:val="0"/>
      <w:marTop w:val="0"/>
      <w:marBottom w:val="0"/>
      <w:divBdr>
        <w:top w:val="none" w:sz="0" w:space="0" w:color="auto"/>
        <w:left w:val="none" w:sz="0" w:space="0" w:color="auto"/>
        <w:bottom w:val="none" w:sz="0" w:space="0" w:color="auto"/>
        <w:right w:val="none" w:sz="0" w:space="0" w:color="auto"/>
      </w:divBdr>
    </w:div>
    <w:div w:id="1962804166">
      <w:bodyDiv w:val="1"/>
      <w:marLeft w:val="0"/>
      <w:marRight w:val="0"/>
      <w:marTop w:val="0"/>
      <w:marBottom w:val="0"/>
      <w:divBdr>
        <w:top w:val="none" w:sz="0" w:space="0" w:color="auto"/>
        <w:left w:val="none" w:sz="0" w:space="0" w:color="auto"/>
        <w:bottom w:val="none" w:sz="0" w:space="0" w:color="auto"/>
        <w:right w:val="none" w:sz="0" w:space="0" w:color="auto"/>
      </w:divBdr>
    </w:div>
    <w:div w:id="1963610756">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230914">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7589443">
      <w:bodyDiv w:val="1"/>
      <w:marLeft w:val="0"/>
      <w:marRight w:val="0"/>
      <w:marTop w:val="0"/>
      <w:marBottom w:val="0"/>
      <w:divBdr>
        <w:top w:val="none" w:sz="0" w:space="0" w:color="auto"/>
        <w:left w:val="none" w:sz="0" w:space="0" w:color="auto"/>
        <w:bottom w:val="none" w:sz="0" w:space="0" w:color="auto"/>
        <w:right w:val="none" w:sz="0" w:space="0" w:color="auto"/>
      </w:divBdr>
    </w:div>
    <w:div w:id="1968973798">
      <w:bodyDiv w:val="1"/>
      <w:marLeft w:val="0"/>
      <w:marRight w:val="0"/>
      <w:marTop w:val="0"/>
      <w:marBottom w:val="0"/>
      <w:divBdr>
        <w:top w:val="none" w:sz="0" w:space="0" w:color="auto"/>
        <w:left w:val="none" w:sz="0" w:space="0" w:color="auto"/>
        <w:bottom w:val="none" w:sz="0" w:space="0" w:color="auto"/>
        <w:right w:val="none" w:sz="0" w:space="0" w:color="auto"/>
      </w:divBdr>
    </w:div>
    <w:div w:id="1969047815">
      <w:bodyDiv w:val="1"/>
      <w:marLeft w:val="0"/>
      <w:marRight w:val="0"/>
      <w:marTop w:val="0"/>
      <w:marBottom w:val="0"/>
      <w:divBdr>
        <w:top w:val="none" w:sz="0" w:space="0" w:color="auto"/>
        <w:left w:val="none" w:sz="0" w:space="0" w:color="auto"/>
        <w:bottom w:val="none" w:sz="0" w:space="0" w:color="auto"/>
        <w:right w:val="none" w:sz="0" w:space="0" w:color="auto"/>
      </w:divBdr>
    </w:div>
    <w:div w:id="1969703258">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1938816">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3366402">
      <w:bodyDiv w:val="1"/>
      <w:marLeft w:val="0"/>
      <w:marRight w:val="0"/>
      <w:marTop w:val="0"/>
      <w:marBottom w:val="0"/>
      <w:divBdr>
        <w:top w:val="none" w:sz="0" w:space="0" w:color="auto"/>
        <w:left w:val="none" w:sz="0" w:space="0" w:color="auto"/>
        <w:bottom w:val="none" w:sz="0" w:space="0" w:color="auto"/>
        <w:right w:val="none" w:sz="0" w:space="0" w:color="auto"/>
      </w:divBdr>
    </w:div>
    <w:div w:id="1976063897">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7560974">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2084">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3212728">
      <w:bodyDiv w:val="1"/>
      <w:marLeft w:val="0"/>
      <w:marRight w:val="0"/>
      <w:marTop w:val="0"/>
      <w:marBottom w:val="0"/>
      <w:divBdr>
        <w:top w:val="none" w:sz="0" w:space="0" w:color="auto"/>
        <w:left w:val="none" w:sz="0" w:space="0" w:color="auto"/>
        <w:bottom w:val="none" w:sz="0" w:space="0" w:color="auto"/>
        <w:right w:val="none" w:sz="0" w:space="0" w:color="auto"/>
      </w:divBdr>
    </w:div>
    <w:div w:id="1994603345">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177209">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1999110696">
      <w:bodyDiv w:val="1"/>
      <w:marLeft w:val="0"/>
      <w:marRight w:val="0"/>
      <w:marTop w:val="0"/>
      <w:marBottom w:val="0"/>
      <w:divBdr>
        <w:top w:val="none" w:sz="0" w:space="0" w:color="auto"/>
        <w:left w:val="none" w:sz="0" w:space="0" w:color="auto"/>
        <w:bottom w:val="none" w:sz="0" w:space="0" w:color="auto"/>
        <w:right w:val="none" w:sz="0" w:space="0" w:color="auto"/>
      </w:divBdr>
    </w:div>
    <w:div w:id="2000453274">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2535280">
      <w:bodyDiv w:val="1"/>
      <w:marLeft w:val="0"/>
      <w:marRight w:val="0"/>
      <w:marTop w:val="0"/>
      <w:marBottom w:val="0"/>
      <w:divBdr>
        <w:top w:val="none" w:sz="0" w:space="0" w:color="auto"/>
        <w:left w:val="none" w:sz="0" w:space="0" w:color="auto"/>
        <w:bottom w:val="none" w:sz="0" w:space="0" w:color="auto"/>
        <w:right w:val="none" w:sz="0" w:space="0" w:color="auto"/>
      </w:divBdr>
    </w:div>
    <w:div w:id="2002540526">
      <w:bodyDiv w:val="1"/>
      <w:marLeft w:val="0"/>
      <w:marRight w:val="0"/>
      <w:marTop w:val="0"/>
      <w:marBottom w:val="0"/>
      <w:divBdr>
        <w:top w:val="none" w:sz="0" w:space="0" w:color="auto"/>
        <w:left w:val="none" w:sz="0" w:space="0" w:color="auto"/>
        <w:bottom w:val="none" w:sz="0" w:space="0" w:color="auto"/>
        <w:right w:val="none" w:sz="0" w:space="0" w:color="auto"/>
      </w:divBdr>
    </w:div>
    <w:div w:id="200280725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0986771">
      <w:bodyDiv w:val="1"/>
      <w:marLeft w:val="0"/>
      <w:marRight w:val="0"/>
      <w:marTop w:val="0"/>
      <w:marBottom w:val="0"/>
      <w:divBdr>
        <w:top w:val="none" w:sz="0" w:space="0" w:color="auto"/>
        <w:left w:val="none" w:sz="0" w:space="0" w:color="auto"/>
        <w:bottom w:val="none" w:sz="0" w:space="0" w:color="auto"/>
        <w:right w:val="none" w:sz="0" w:space="0" w:color="auto"/>
      </w:divBdr>
    </w:div>
    <w:div w:id="2011711444">
      <w:bodyDiv w:val="1"/>
      <w:marLeft w:val="0"/>
      <w:marRight w:val="0"/>
      <w:marTop w:val="0"/>
      <w:marBottom w:val="0"/>
      <w:divBdr>
        <w:top w:val="none" w:sz="0" w:space="0" w:color="auto"/>
        <w:left w:val="none" w:sz="0" w:space="0" w:color="auto"/>
        <w:bottom w:val="none" w:sz="0" w:space="0" w:color="auto"/>
        <w:right w:val="none" w:sz="0" w:space="0" w:color="auto"/>
      </w:divBdr>
    </w:div>
    <w:div w:id="2013676694">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18000241">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2587189">
      <w:bodyDiv w:val="1"/>
      <w:marLeft w:val="0"/>
      <w:marRight w:val="0"/>
      <w:marTop w:val="0"/>
      <w:marBottom w:val="0"/>
      <w:divBdr>
        <w:top w:val="none" w:sz="0" w:space="0" w:color="auto"/>
        <w:left w:val="none" w:sz="0" w:space="0" w:color="auto"/>
        <w:bottom w:val="none" w:sz="0" w:space="0" w:color="auto"/>
        <w:right w:val="none" w:sz="0" w:space="0" w:color="auto"/>
      </w:divBdr>
    </w:div>
    <w:div w:id="2022775848">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9601903">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0569369">
      <w:bodyDiv w:val="1"/>
      <w:marLeft w:val="0"/>
      <w:marRight w:val="0"/>
      <w:marTop w:val="0"/>
      <w:marBottom w:val="0"/>
      <w:divBdr>
        <w:top w:val="none" w:sz="0" w:space="0" w:color="auto"/>
        <w:left w:val="none" w:sz="0" w:space="0" w:color="auto"/>
        <w:bottom w:val="none" w:sz="0" w:space="0" w:color="auto"/>
        <w:right w:val="none" w:sz="0" w:space="0" w:color="auto"/>
      </w:divBdr>
    </w:div>
    <w:div w:id="2032756358">
      <w:bodyDiv w:val="1"/>
      <w:marLeft w:val="0"/>
      <w:marRight w:val="0"/>
      <w:marTop w:val="0"/>
      <w:marBottom w:val="0"/>
      <w:divBdr>
        <w:top w:val="none" w:sz="0" w:space="0" w:color="auto"/>
        <w:left w:val="none" w:sz="0" w:space="0" w:color="auto"/>
        <w:bottom w:val="none" w:sz="0" w:space="0" w:color="auto"/>
        <w:right w:val="none" w:sz="0" w:space="0" w:color="auto"/>
      </w:divBdr>
    </w:div>
    <w:div w:id="2038047325">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0202341">
      <w:bodyDiv w:val="1"/>
      <w:marLeft w:val="0"/>
      <w:marRight w:val="0"/>
      <w:marTop w:val="0"/>
      <w:marBottom w:val="0"/>
      <w:divBdr>
        <w:top w:val="none" w:sz="0" w:space="0" w:color="auto"/>
        <w:left w:val="none" w:sz="0" w:space="0" w:color="auto"/>
        <w:bottom w:val="none" w:sz="0" w:space="0" w:color="auto"/>
        <w:right w:val="none" w:sz="0" w:space="0" w:color="auto"/>
      </w:divBdr>
    </w:div>
    <w:div w:id="2045279338">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7021743">
      <w:bodyDiv w:val="1"/>
      <w:marLeft w:val="0"/>
      <w:marRight w:val="0"/>
      <w:marTop w:val="0"/>
      <w:marBottom w:val="0"/>
      <w:divBdr>
        <w:top w:val="none" w:sz="0" w:space="0" w:color="auto"/>
        <w:left w:val="none" w:sz="0" w:space="0" w:color="auto"/>
        <w:bottom w:val="none" w:sz="0" w:space="0" w:color="auto"/>
        <w:right w:val="none" w:sz="0" w:space="0" w:color="auto"/>
      </w:divBdr>
    </w:div>
    <w:div w:id="2048017808">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49798772">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026396">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54310721">
      <w:bodyDiv w:val="1"/>
      <w:marLeft w:val="0"/>
      <w:marRight w:val="0"/>
      <w:marTop w:val="0"/>
      <w:marBottom w:val="0"/>
      <w:divBdr>
        <w:top w:val="none" w:sz="0" w:space="0" w:color="auto"/>
        <w:left w:val="none" w:sz="0" w:space="0" w:color="auto"/>
        <w:bottom w:val="none" w:sz="0" w:space="0" w:color="auto"/>
        <w:right w:val="none" w:sz="0" w:space="0" w:color="auto"/>
      </w:divBdr>
    </w:div>
    <w:div w:id="2058819806">
      <w:bodyDiv w:val="1"/>
      <w:marLeft w:val="0"/>
      <w:marRight w:val="0"/>
      <w:marTop w:val="0"/>
      <w:marBottom w:val="0"/>
      <w:divBdr>
        <w:top w:val="none" w:sz="0" w:space="0" w:color="auto"/>
        <w:left w:val="none" w:sz="0" w:space="0" w:color="auto"/>
        <w:bottom w:val="none" w:sz="0" w:space="0" w:color="auto"/>
        <w:right w:val="none" w:sz="0" w:space="0" w:color="auto"/>
      </w:divBdr>
    </w:div>
    <w:div w:id="2059476317">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5905136">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341811">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6273951">
      <w:bodyDiv w:val="1"/>
      <w:marLeft w:val="0"/>
      <w:marRight w:val="0"/>
      <w:marTop w:val="0"/>
      <w:marBottom w:val="0"/>
      <w:divBdr>
        <w:top w:val="none" w:sz="0" w:space="0" w:color="auto"/>
        <w:left w:val="none" w:sz="0" w:space="0" w:color="auto"/>
        <w:bottom w:val="none" w:sz="0" w:space="0" w:color="auto"/>
        <w:right w:val="none" w:sz="0" w:space="0" w:color="auto"/>
      </w:divBdr>
    </w:div>
    <w:div w:id="2077698240">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83482011">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93046047">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07701">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100982001">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6917438">
      <w:bodyDiv w:val="1"/>
      <w:marLeft w:val="0"/>
      <w:marRight w:val="0"/>
      <w:marTop w:val="0"/>
      <w:marBottom w:val="0"/>
      <w:divBdr>
        <w:top w:val="none" w:sz="0" w:space="0" w:color="auto"/>
        <w:left w:val="none" w:sz="0" w:space="0" w:color="auto"/>
        <w:bottom w:val="none" w:sz="0" w:space="0" w:color="auto"/>
        <w:right w:val="none" w:sz="0" w:space="0" w:color="auto"/>
      </w:divBdr>
    </w:div>
    <w:div w:id="2106919611">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114890">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8504198">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0081785">
      <w:bodyDiv w:val="1"/>
      <w:marLeft w:val="0"/>
      <w:marRight w:val="0"/>
      <w:marTop w:val="0"/>
      <w:marBottom w:val="0"/>
      <w:divBdr>
        <w:top w:val="none" w:sz="0" w:space="0" w:color="auto"/>
        <w:left w:val="none" w:sz="0" w:space="0" w:color="auto"/>
        <w:bottom w:val="none" w:sz="0" w:space="0" w:color="auto"/>
        <w:right w:val="none" w:sz="0" w:space="0" w:color="auto"/>
      </w:divBdr>
    </w:div>
    <w:div w:id="2110617768">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8401480">
      <w:bodyDiv w:val="1"/>
      <w:marLeft w:val="0"/>
      <w:marRight w:val="0"/>
      <w:marTop w:val="0"/>
      <w:marBottom w:val="0"/>
      <w:divBdr>
        <w:top w:val="none" w:sz="0" w:space="0" w:color="auto"/>
        <w:left w:val="none" w:sz="0" w:space="0" w:color="auto"/>
        <w:bottom w:val="none" w:sz="0" w:space="0" w:color="auto"/>
        <w:right w:val="none" w:sz="0" w:space="0" w:color="auto"/>
      </w:divBdr>
    </w:div>
    <w:div w:id="2119177357">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21995332">
      <w:bodyDiv w:val="1"/>
      <w:marLeft w:val="0"/>
      <w:marRight w:val="0"/>
      <w:marTop w:val="0"/>
      <w:marBottom w:val="0"/>
      <w:divBdr>
        <w:top w:val="none" w:sz="0" w:space="0" w:color="auto"/>
        <w:left w:val="none" w:sz="0" w:space="0" w:color="auto"/>
        <w:bottom w:val="none" w:sz="0" w:space="0" w:color="auto"/>
        <w:right w:val="none" w:sz="0" w:space="0" w:color="auto"/>
      </w:divBdr>
    </w:div>
    <w:div w:id="2122649136">
      <w:bodyDiv w:val="1"/>
      <w:marLeft w:val="0"/>
      <w:marRight w:val="0"/>
      <w:marTop w:val="0"/>
      <w:marBottom w:val="0"/>
      <w:divBdr>
        <w:top w:val="none" w:sz="0" w:space="0" w:color="auto"/>
        <w:left w:val="none" w:sz="0" w:space="0" w:color="auto"/>
        <w:bottom w:val="none" w:sz="0" w:space="0" w:color="auto"/>
        <w:right w:val="none" w:sz="0" w:space="0" w:color="auto"/>
      </w:divBdr>
    </w:div>
    <w:div w:id="2122870207">
      <w:bodyDiv w:val="1"/>
      <w:marLeft w:val="0"/>
      <w:marRight w:val="0"/>
      <w:marTop w:val="0"/>
      <w:marBottom w:val="0"/>
      <w:divBdr>
        <w:top w:val="none" w:sz="0" w:space="0" w:color="auto"/>
        <w:left w:val="none" w:sz="0" w:space="0" w:color="auto"/>
        <w:bottom w:val="none" w:sz="0" w:space="0" w:color="auto"/>
        <w:right w:val="none" w:sz="0" w:space="0" w:color="auto"/>
      </w:divBdr>
    </w:div>
    <w:div w:id="2126343134">
      <w:bodyDiv w:val="1"/>
      <w:marLeft w:val="0"/>
      <w:marRight w:val="0"/>
      <w:marTop w:val="0"/>
      <w:marBottom w:val="0"/>
      <w:divBdr>
        <w:top w:val="none" w:sz="0" w:space="0" w:color="auto"/>
        <w:left w:val="none" w:sz="0" w:space="0" w:color="auto"/>
        <w:bottom w:val="none" w:sz="0" w:space="0" w:color="auto"/>
        <w:right w:val="none" w:sz="0" w:space="0" w:color="auto"/>
      </w:divBdr>
    </w:div>
    <w:div w:id="2128353273">
      <w:bodyDiv w:val="1"/>
      <w:marLeft w:val="0"/>
      <w:marRight w:val="0"/>
      <w:marTop w:val="0"/>
      <w:marBottom w:val="0"/>
      <w:divBdr>
        <w:top w:val="none" w:sz="0" w:space="0" w:color="auto"/>
        <w:left w:val="none" w:sz="0" w:space="0" w:color="auto"/>
        <w:bottom w:val="none" w:sz="0" w:space="0" w:color="auto"/>
        <w:right w:val="none" w:sz="0" w:space="0" w:color="auto"/>
      </w:divBdr>
    </w:div>
    <w:div w:id="2128546916">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2167633">
      <w:bodyDiv w:val="1"/>
      <w:marLeft w:val="0"/>
      <w:marRight w:val="0"/>
      <w:marTop w:val="0"/>
      <w:marBottom w:val="0"/>
      <w:divBdr>
        <w:top w:val="none" w:sz="0" w:space="0" w:color="auto"/>
        <w:left w:val="none" w:sz="0" w:space="0" w:color="auto"/>
        <w:bottom w:val="none" w:sz="0" w:space="0" w:color="auto"/>
        <w:right w:val="none" w:sz="0" w:space="0" w:color="auto"/>
      </w:divBdr>
    </w:div>
    <w:div w:id="2132702937">
      <w:bodyDiv w:val="1"/>
      <w:marLeft w:val="0"/>
      <w:marRight w:val="0"/>
      <w:marTop w:val="0"/>
      <w:marBottom w:val="0"/>
      <w:divBdr>
        <w:top w:val="none" w:sz="0" w:space="0" w:color="auto"/>
        <w:left w:val="none" w:sz="0" w:space="0" w:color="auto"/>
        <w:bottom w:val="none" w:sz="0" w:space="0" w:color="auto"/>
        <w:right w:val="none" w:sz="0" w:space="0" w:color="auto"/>
      </w:divBdr>
    </w:div>
    <w:div w:id="213412842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4862993">
      <w:bodyDiv w:val="1"/>
      <w:marLeft w:val="0"/>
      <w:marRight w:val="0"/>
      <w:marTop w:val="0"/>
      <w:marBottom w:val="0"/>
      <w:divBdr>
        <w:top w:val="none" w:sz="0" w:space="0" w:color="auto"/>
        <w:left w:val="none" w:sz="0" w:space="0" w:color="auto"/>
        <w:bottom w:val="none" w:sz="0" w:space="0" w:color="auto"/>
        <w:right w:val="none" w:sz="0" w:space="0" w:color="auto"/>
      </w:divBdr>
    </w:div>
    <w:div w:id="2136294466">
      <w:bodyDiv w:val="1"/>
      <w:marLeft w:val="0"/>
      <w:marRight w:val="0"/>
      <w:marTop w:val="0"/>
      <w:marBottom w:val="0"/>
      <w:divBdr>
        <w:top w:val="none" w:sz="0" w:space="0" w:color="auto"/>
        <w:left w:val="none" w:sz="0" w:space="0" w:color="auto"/>
        <w:bottom w:val="none" w:sz="0" w:space="0" w:color="auto"/>
        <w:right w:val="none" w:sz="0" w:space="0" w:color="auto"/>
      </w:divBdr>
    </w:div>
    <w:div w:id="2136561840">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2768349">
      <w:bodyDiv w:val="1"/>
      <w:marLeft w:val="0"/>
      <w:marRight w:val="0"/>
      <w:marTop w:val="0"/>
      <w:marBottom w:val="0"/>
      <w:divBdr>
        <w:top w:val="none" w:sz="0" w:space="0" w:color="auto"/>
        <w:left w:val="none" w:sz="0" w:space="0" w:color="auto"/>
        <w:bottom w:val="none" w:sz="0" w:space="0" w:color="auto"/>
        <w:right w:val="none" w:sz="0" w:space="0" w:color="auto"/>
      </w:divBdr>
    </w:div>
    <w:div w:id="2142990135">
      <w:bodyDiv w:val="1"/>
      <w:marLeft w:val="0"/>
      <w:marRight w:val="0"/>
      <w:marTop w:val="0"/>
      <w:marBottom w:val="0"/>
      <w:divBdr>
        <w:top w:val="none" w:sz="0" w:space="0" w:color="auto"/>
        <w:left w:val="none" w:sz="0" w:space="0" w:color="auto"/>
        <w:bottom w:val="none" w:sz="0" w:space="0" w:color="auto"/>
        <w:right w:val="none" w:sz="0" w:space="0" w:color="auto"/>
      </w:divBdr>
    </w:div>
    <w:div w:id="2143838549">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omments" Target="comments.xml"/><Relationship Id="rId26" Type="http://schemas.openxmlformats.org/officeDocument/2006/relationships/image" Target="media/image10.png"/><Relationship Id="rId21" Type="http://schemas.microsoft.com/office/2018/08/relationships/commentsExtensible" Target="commentsExtensible.xml"/><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hyperlink" Target="https://nsidc.org/data/nsidc-0081/versions/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6</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7</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8</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9</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13</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14</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15</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16</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17</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18</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19</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23</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24</b:RefOrder>
  </b:Source>
  <b:Source>
    <b:Tag>Ste</b:Tag>
    <b:SourceType>JournalArticle</b:SourceType>
    <b:Guid>{DD5E99D4-7A85-400F-B2D0-817EAD6F2C40}</b:Guid>
    <b:Author>
      <b:Author>
        <b:NameList>
          <b:Person>
            <b:Last>Stepinski</b:Last>
            <b:First>T.</b:First>
            <b:Middle>F.</b:Middle>
          </b:Person>
        </b:NameList>
      </b:Author>
    </b:Author>
    <b:Title>Spatially explicit simulation of deforestation</b:Title>
    <b:JournalName>Environmental Research: Ecology</b:JournalName>
    <b:RefOrder>25</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27</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28</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29</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32</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35</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36</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37</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39</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2</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5</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4</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46</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47</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50</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51</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52</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53</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43</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44</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33</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38</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42</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41</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22</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30</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21</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20</b:RefOrder>
  </b:Source>
  <b:Source>
    <b:Tag>Kra41</b:Tag>
    <b:SourceType>JournalArticle</b:SourceType>
    <b:Guid>{97558031-927F-47CE-950B-C4E3D8471D1D}</b:Guid>
    <b:Title>Statistics of the Two-Dimensional Ferromagnet. Part I</b:Title>
    <b:Year>1941</b:Year>
    <b:Author>
      <b:Author>
        <b:NameList>
          <b:Person>
            <b:Last>Kramers</b:Last>
            <b:First>H.</b:First>
            <b:Middle>A.</b:Middle>
          </b:Person>
          <b:Person>
            <b:Last>Wannier</b:Last>
            <b:First>G.</b:First>
            <b:Middle>H.</b:Middle>
          </b:Person>
        </b:NameList>
      </b:Author>
    </b:Author>
    <b:JournalName>Physical Review</b:JournalName>
    <b:Pages>252-262</b:Pages>
    <b:Volume>60</b:Volume>
    <b:Issue>3</b:Issue>
    <b:DOI>10.1103/PhysRev.60.252</b:DOI>
    <b:RefOrder>10</b:RefOrder>
  </b:Source>
  <b:Source>
    <b:Tag>Kra411</b:Tag>
    <b:SourceType>JournalArticle</b:SourceType>
    <b:Guid>{C4628C77-F0BF-4F23-A1BE-E2A0B8471827}</b:Guid>
    <b:Author>
      <b:Author>
        <b:NameList>
          <b:Person>
            <b:Last>Kramers</b:Last>
            <b:First>H.</b:First>
            <b:Middle>A.</b:Middle>
          </b:Person>
          <b:Person>
            <b:Last>Wannier</b:Last>
            <b:First>G.</b:First>
            <b:Middle>H.</b:Middle>
          </b:Person>
        </b:NameList>
      </b:Author>
    </b:Author>
    <b:Title>Statistics of the Two-Dimensional Ferromagnet. Part II</b:Title>
    <b:JournalName>Physical Review</b:JournalName>
    <b:Year>1941</b:Year>
    <b:Pages>263-176</b:Pages>
    <b:Volume>60</b:Volume>
    <b:Issue>3</b:Issue>
    <b:DOI>10.1103/PhysRev.60.263</b:DOI>
    <b:RefOrder>11</b:RefOrder>
  </b:Source>
  <b:Source>
    <b:Tag>Zub77</b:Tag>
    <b:SourceType>JournalArticle</b:SourceType>
    <b:Guid>{D5738F4A-7AB9-4E85-A4A0-CD3FEE7DA830}</b:Guid>
    <b:Author>
      <b:Author>
        <b:NameList>
          <b:Person>
            <b:Last>Zuber</b:Last>
            <b:First>J.B.</b:First>
          </b:Person>
          <b:Person>
            <b:Last>Itzykson</b:Last>
            <b:First>C.</b:First>
          </b:Person>
        </b:NameList>
      </b:Author>
    </b:Author>
    <b:Title>Quantum field theory and the two-dimensional Ising model</b:Title>
    <b:JournalName>Physical Review D</b:JournalName>
    <b:Year>1977</b:Year>
    <b:Pages>2875</b:Pages>
    <b:Volume>15</b:Volume>
    <b:DOI>https://doi.org/10.1103/PhysRevD.15.2875</b:DOI>
    <b:RefOrder>12</b:RefOrder>
  </b:Source>
  <b:Source>
    <b:Tag>Ste23</b:Tag>
    <b:SourceType>JournalArticle</b:SourceType>
    <b:Guid>{826DA8B2-BE51-437E-8A2F-32AC3F7AA31A}</b:Guid>
    <b:Title>The kinetic Ising model encapsulates essential dynamics of land pattern change</b:Title>
    <b:JournalName>bioRxiv</b:JournalName>
    <b:Year>2023</b:Year>
    <b:Author>
      <b:Author>
        <b:NameList>
          <b:Person>
            <b:Last>Stepinski</b:Last>
            <b:First>Tomasz</b:First>
            <b:Middle>F.</b:Middle>
          </b:Person>
          <b:Person>
            <b:Last>Nowosad</b:Last>
            <b:First>Jakub</b:First>
          </b:Person>
        </b:NameList>
      </b:Author>
    </b:Author>
    <b:DOI>https://doi.org/10.1101/2023.07.04.547706</b:DOI>
    <b:RefOrder>26</b:RefOrder>
  </b:Source>
  <b:Source>
    <b:Tag>NOA24</b:Tag>
    <b:SourceType>InternetSite</b:SourceType>
    <b:Guid>{C193101C-5302-4B93-B08C-52C768DBFF0B}</b:Guid>
    <b:Title>Climate.gov</b:Title>
    <b:Year>2024</b:Year>
    <b:Author>
      <b:Author>
        <b:Corporate>NOAA National Centers for Environmental Information</b:Corporate>
      </b:Author>
    </b:Author>
    <b:Month>Januray</b:Month>
    <b:URL>https://www.climate.gov/news-features/featured-images/2023-was-warmest-year-modern-temperature-record#:~:text=The%20year%202023%20was%20the,decade%20(2014%E2%80%932023)</b:URL>
    <b:RefOrder>1</b:RefOrder>
  </b:Source>
  <b:Source>
    <b:Tag>Age</b:Tag>
    <b:SourceType>InternetSite</b:SourceType>
    <b:Guid>{7DC2E59D-DEE2-4470-9868-B64A5450CAD3}</b:Guid>
    <b:Author>
      <b:Author>
        <b:Corporate>United States Environmental Protection Agency</b:Corporate>
      </b:Author>
    </b:Author>
    <b:Title>Climate Change Indicators: Arctic Sea Ice</b:Title>
    <b:URL>https://www.epa.gov/climate-indicators/climate-change-indicators-arctic-sea-ice#:~:text=September%20is%20typically%20when%20the,maximum%20extent%20after%20winter%20freezing.</b:URL>
    <b:Year>2021</b:Year>
    <b:RefOrder>31</b:RefOrder>
  </b:Source>
  <b:Source>
    <b:Tag>Oak12</b:Tag>
    <b:SourceType>InternetSite</b:SourceType>
    <b:Guid>{8FBEEB15-19F7-4812-9960-EC79AC6F0EE5}</b:Guid>
    <b:Author>
      <b:Author>
        <b:NameList>
          <b:Person>
            <b:Last>Oakley</b:Last>
            <b:First>Karen</b:First>
            <b:Middle>L.</b:Middle>
          </b:Person>
          <b:Person>
            <b:Last>Whalen</b:Last>
            <b:First>Mary</b:First>
            <b:Middle>E.</b:Middle>
          </b:Person>
          <b:Person>
            <b:Last>Douglas</b:Last>
            <b:First>David</b:First>
            <b:Middle>C.</b:Middle>
          </b:Person>
          <b:Person>
            <b:Last>Udevitz</b:Last>
            <b:First>Mark</b:First>
            <b:Middle>S.</b:Middle>
          </b:Person>
          <b:Person>
            <b:Last>Atwood</b:Last>
            <b:First>Todd</b:First>
            <b:Middle>C.</b:Middle>
          </b:Person>
          <b:Person>
            <b:Last>Jay</b:Last>
            <b:First>C.</b:First>
          </b:Person>
        </b:NameList>
      </b:Author>
    </b:Author>
    <b:Title>USGS - Science for a changing world</b:Title>
    <b:Year>2012</b:Year>
    <b:URL>https://pubs.usgs.gov/publication/fs20123131</b:URL>
    <b:RefOrder>34</b:RefOrder>
  </b:Source>
  <b:Source>
    <b:Tag>She21</b:Tag>
    <b:SourceType>JournalArticle</b:SourceType>
    <b:Guid>{16234036-954C-45F7-8A43-D3776668B4ED}</b:Guid>
    <b:Title>Theory and simulation of the Ising model</b:Title>
    <b:Year>2021</b:Year>
    <b:URL>https://doi.org/10.48550/arXiv.2105.00841</b:URL>
    <b:Author>
      <b:Author>
        <b:NameList>
          <b:Person>
            <b:Last>Shekaari</b:Last>
            <b:First>Ashkan</b:First>
          </b:Person>
          <b:Person>
            <b:Last>Jafari</b:Last>
            <b:First>Mahmoud</b:First>
          </b:Person>
        </b:NameList>
      </b:Author>
    </b:Author>
    <b:JournalName>arXiv</b:JournalName>
    <b:DOI>arXiv:2105.00841</b:DOI>
    <b:RefOrder>40</b:RefOrder>
  </b:Source>
  <b:Source>
    <b:Tag>Kim23</b:Tag>
    <b:SourceType>JournalArticle</b:SourceType>
    <b:Guid>{C2A5FDAF-F21D-4534-B83E-4CAFA0EC2B8F}</b:Guid>
    <b:Title>Observationally-constrained projections of an ice-free Arctic even under a low emission scenario</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48</b:RefOrder>
  </b:Source>
  <b:Source>
    <b:Tag>Pen201</b:Tag>
    <b:SourceType>JournalArticle</b:SourceType>
    <b:Guid>{12DE84DE-D4D8-4547-BCE3-B7AC482515F7}</b:Guid>
    <b:Author>
      <b:Author>
        <b:NameList>
          <b:Person>
            <b:Last>Peng</b:Last>
            <b:First>Ge</b:First>
          </b:Person>
          <b:Person>
            <b:Last>Matthews</b:Last>
            <b:First>Jessica</b:First>
            <b:Middle>L.</b:Middle>
          </b:Person>
          <b:Person>
            <b:Last>Wang</b:Last>
            <b:First>Muyin</b:First>
          </b:Person>
          <b:Person>
            <b:Last>Vose</b:Last>
            <b:First>Russell</b:First>
          </b:Person>
          <b:Person>
            <b:Last>Sun</b:Last>
            <b:First>Liqiang</b:First>
          </b:Person>
        </b:NameList>
      </b:Author>
    </b:Author>
    <b:Title>What Do Global Climate Models Tell Us about Future Arctic Sea Ice Coverage Changes?</b:Title>
    <b:JournalName>Climate</b:JournalName>
    <b:Year>2020</b:Year>
    <b:Pages>1</b:Pages>
    <b:Volume>8</b:Volume>
    <b:Issue>15</b:Issue>
    <b:DOI>https://doi.org/10.3390/cli8010015</b:DOI>
    <b:RefOrder>49</b:RefOrder>
  </b:Source>
  <b:Source>
    <b:Tag>HuY13</b:Tag>
    <b:SourceType>JournalArticle</b:SourceType>
    <b:Guid>{D242C44E-FBC0-47F5-A37B-E44E80589673}</b:Guid>
    <b:Author>
      <b:Author>
        <b:NameList>
          <b:Person>
            <b:Last>Hu</b:Last>
            <b:First>Yongyun</b:First>
          </b:Person>
          <b:Person>
            <b:Last>Horton</b:Last>
            <b:First>Radley</b:First>
            <b:Middle>M.</b:Middle>
          </b:Person>
          <b:Person>
            <b:Last>Song</b:Last>
            <b:First>Mirong</b:First>
          </b:Person>
          <b:Person>
            <b:Last>Liu</b:Last>
            <b:First>Jiping</b:First>
          </b:Person>
        </b:NameList>
      </b:Author>
    </b:Author>
    <b:Title>Reducing spread in climate model projections of a September ice-free Arctic</b:Title>
    <b:JournalName>Proceedings of the National Academy of Sciences</b:JournalName>
    <b:Year>2013</b:Year>
    <b:Pages>12571–12576</b:Pages>
    <b:Volume>110</b:Volume>
    <b:Issue>31</b:Issue>
    <b:DOI>https://doi.org/10.1073%2Fpnas.1219716110</b:DOI>
    <b:RefOrder>45</b:RefOrder>
  </b:Source>
</b:Sources>
</file>

<file path=customXml/itemProps1.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2.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4.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5.xml><?xml version="1.0" encoding="utf-8"?>
<ds:datastoreItem xmlns:ds="http://schemas.openxmlformats.org/officeDocument/2006/customXml" ds:itemID="{3169841B-1455-4547-AFDD-BB88CD45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4</TotalTime>
  <Pages>26</Pages>
  <Words>8628</Words>
  <Characters>49182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5</cp:revision>
  <cp:lastPrinted>2024-04-09T03:30:00Z</cp:lastPrinted>
  <dcterms:created xsi:type="dcterms:W3CDTF">2024-04-11T23:00:00Z</dcterms:created>
  <dcterms:modified xsi:type="dcterms:W3CDTF">2024-04-11T23:03:00Z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